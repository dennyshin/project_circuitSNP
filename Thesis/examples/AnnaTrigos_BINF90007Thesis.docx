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E7960" w14:textId="77777777" w:rsidR="006B588C" w:rsidRPr="00A33986" w:rsidRDefault="006B588C" w:rsidP="004548CD">
      <w:pPr>
        <w:spacing w:line="360" w:lineRule="auto"/>
        <w:rPr>
          <w:rFonts w:cs="Times New Roman"/>
        </w:rPr>
      </w:pPr>
      <w:r w:rsidRPr="00A33986">
        <w:rPr>
          <w:rFonts w:cs="Times New Roman"/>
          <w:noProof/>
          <w:lang w:eastAsia="en-AU"/>
        </w:rPr>
        <w:drawing>
          <wp:anchor distT="0" distB="0" distL="114300" distR="114300" simplePos="0" relativeHeight="251659264" behindDoc="0" locked="0" layoutInCell="1" allowOverlap="1" wp14:anchorId="38F2816D" wp14:editId="4A5BFB21">
            <wp:simplePos x="0" y="0"/>
            <wp:positionH relativeFrom="margin">
              <wp:align>right</wp:align>
            </wp:positionH>
            <wp:positionV relativeFrom="paragraph">
              <wp:posOffset>25124</wp:posOffset>
            </wp:positionV>
            <wp:extent cx="2576215" cy="1059873"/>
            <wp:effectExtent l="0" t="0" r="0" b="0"/>
            <wp:wrapNone/>
            <wp:docPr id="3" name="Picture 3" descr="Pete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Peter M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215" cy="1059873"/>
                    </a:xfrm>
                    <a:prstGeom prst="rect">
                      <a:avLst/>
                    </a:prstGeom>
                    <a:noFill/>
                    <a:ln>
                      <a:noFill/>
                    </a:ln>
                  </pic:spPr>
                </pic:pic>
              </a:graphicData>
            </a:graphic>
          </wp:anchor>
        </w:drawing>
      </w:r>
      <w:r w:rsidRPr="00A33986">
        <w:rPr>
          <w:rFonts w:cs="Times New Roman"/>
          <w:noProof/>
          <w:lang w:eastAsia="en-AU"/>
        </w:rPr>
        <w:drawing>
          <wp:anchor distT="0" distB="0" distL="114300" distR="114300" simplePos="0" relativeHeight="251658240" behindDoc="0" locked="0" layoutInCell="1" allowOverlap="1" wp14:anchorId="45BDF43C" wp14:editId="234F7412">
            <wp:simplePos x="0" y="0"/>
            <wp:positionH relativeFrom="margin">
              <wp:align>left</wp:align>
            </wp:positionH>
            <wp:positionV relativeFrom="paragraph">
              <wp:posOffset>22915</wp:posOffset>
            </wp:positionV>
            <wp:extent cx="1267460" cy="1266190"/>
            <wp:effectExtent l="0" t="0" r="8890" b="0"/>
            <wp:wrapNone/>
            <wp:docPr id="1" name="Picture 1" descr="http://cms.unimelb.edu.au/__data/assets/image/0017/404162/UOM-Pos_S_CMYK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ms.unimelb.edu.au/__data/assets/image/0017/404162/UOM-Pos_S_CMYK_new.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177" t="14948" r="14480" b="14144"/>
                    <a:stretch/>
                  </pic:blipFill>
                  <pic:spPr bwMode="auto">
                    <a:xfrm>
                      <a:off x="0" y="0"/>
                      <a:ext cx="1267460" cy="12661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anchor>
        </w:drawing>
      </w:r>
      <w:r w:rsidRPr="00A33986">
        <w:rPr>
          <w:rFonts w:cs="Times New Roman"/>
        </w:rPr>
        <w:t xml:space="preserve"> </w:t>
      </w:r>
      <w:r w:rsidRPr="00A33986">
        <w:rPr>
          <w:rFonts w:cs="Times New Roman"/>
        </w:rPr>
        <w:tab/>
      </w:r>
      <w:r w:rsidRPr="00A33986">
        <w:rPr>
          <w:rFonts w:cs="Times New Roman"/>
        </w:rPr>
        <w:tab/>
      </w:r>
      <w:r w:rsidRPr="00A33986">
        <w:rPr>
          <w:rFonts w:cs="Times New Roman"/>
        </w:rPr>
        <w:tab/>
      </w:r>
    </w:p>
    <w:p w14:paraId="2E130655" w14:textId="77777777" w:rsidR="006B588C" w:rsidRPr="00A33986" w:rsidRDefault="006B588C" w:rsidP="004548CD">
      <w:pPr>
        <w:spacing w:line="360" w:lineRule="auto"/>
        <w:rPr>
          <w:rFonts w:cs="Times New Roman"/>
        </w:rPr>
      </w:pPr>
    </w:p>
    <w:p w14:paraId="2AE6B609" w14:textId="77777777" w:rsidR="006B588C" w:rsidRPr="00A33986" w:rsidRDefault="006B588C" w:rsidP="004548CD">
      <w:pPr>
        <w:spacing w:line="360" w:lineRule="auto"/>
        <w:rPr>
          <w:rFonts w:cs="Times New Roman"/>
        </w:rPr>
      </w:pPr>
    </w:p>
    <w:p w14:paraId="6FE231DC" w14:textId="77777777" w:rsidR="006B588C" w:rsidRPr="00A33986" w:rsidRDefault="006B588C" w:rsidP="004548CD">
      <w:pPr>
        <w:spacing w:line="360" w:lineRule="auto"/>
        <w:rPr>
          <w:rFonts w:cs="Times New Roman"/>
        </w:rPr>
      </w:pPr>
    </w:p>
    <w:p w14:paraId="539FC6C6" w14:textId="77777777" w:rsidR="006B588C" w:rsidRPr="00A33986" w:rsidRDefault="006B588C" w:rsidP="004548CD">
      <w:pPr>
        <w:spacing w:line="360" w:lineRule="auto"/>
        <w:rPr>
          <w:rFonts w:cs="Times New Roman"/>
        </w:rPr>
      </w:pPr>
    </w:p>
    <w:p w14:paraId="33996B87" w14:textId="77777777" w:rsidR="006B588C" w:rsidRPr="00A33986" w:rsidRDefault="006B588C" w:rsidP="004548CD">
      <w:pPr>
        <w:spacing w:line="360" w:lineRule="auto"/>
        <w:rPr>
          <w:rFonts w:cs="Times New Roman"/>
        </w:rPr>
      </w:pPr>
    </w:p>
    <w:p w14:paraId="1FBEEC77" w14:textId="77777777" w:rsidR="006B588C" w:rsidRDefault="006B588C" w:rsidP="004548CD">
      <w:pPr>
        <w:spacing w:line="360" w:lineRule="auto"/>
        <w:rPr>
          <w:rFonts w:cs="Times New Roman"/>
        </w:rPr>
      </w:pPr>
    </w:p>
    <w:p w14:paraId="7A826393" w14:textId="77777777" w:rsidR="00A05888" w:rsidRPr="00A33986" w:rsidRDefault="00A05888" w:rsidP="004548CD">
      <w:pPr>
        <w:spacing w:line="360" w:lineRule="auto"/>
        <w:rPr>
          <w:rFonts w:cs="Times New Roman"/>
        </w:rPr>
      </w:pPr>
    </w:p>
    <w:p w14:paraId="7732F024" w14:textId="77777777" w:rsidR="006B588C" w:rsidRPr="00D84EA8" w:rsidRDefault="006B588C" w:rsidP="004548CD">
      <w:pPr>
        <w:spacing w:line="360" w:lineRule="auto"/>
        <w:jc w:val="center"/>
        <w:rPr>
          <w:b/>
          <w:sz w:val="44"/>
          <w:lang w:eastAsia="en-AU"/>
        </w:rPr>
      </w:pPr>
      <w:r w:rsidRPr="00D84EA8">
        <w:rPr>
          <w:b/>
          <w:sz w:val="44"/>
          <w:lang w:eastAsia="en-AU"/>
        </w:rPr>
        <w:t>Searching for Ancient Gene Expression Signatures in Tumours</w:t>
      </w:r>
    </w:p>
    <w:p w14:paraId="78338B16" w14:textId="77777777" w:rsidR="006B588C" w:rsidRDefault="006B588C" w:rsidP="004548CD">
      <w:pPr>
        <w:spacing w:line="360" w:lineRule="auto"/>
        <w:jc w:val="center"/>
        <w:rPr>
          <w:rFonts w:cs="Times New Roman"/>
          <w:sz w:val="36"/>
          <w:szCs w:val="36"/>
        </w:rPr>
      </w:pPr>
      <w:r>
        <w:rPr>
          <w:rFonts w:cs="Times New Roman"/>
          <w:sz w:val="36"/>
          <w:szCs w:val="36"/>
        </w:rPr>
        <w:t>Anna Sofia Trigos Gomez</w:t>
      </w:r>
    </w:p>
    <w:p w14:paraId="6C6BCE7D" w14:textId="77777777" w:rsidR="006B588C" w:rsidRPr="00A05888" w:rsidRDefault="006B588C" w:rsidP="004548CD">
      <w:pPr>
        <w:spacing w:line="360" w:lineRule="auto"/>
        <w:jc w:val="center"/>
        <w:rPr>
          <w:rFonts w:cs="Times New Roman"/>
          <w:sz w:val="28"/>
          <w:szCs w:val="36"/>
        </w:rPr>
      </w:pPr>
      <w:r w:rsidRPr="00A05888">
        <w:rPr>
          <w:rFonts w:cs="Times New Roman"/>
          <w:sz w:val="28"/>
          <w:szCs w:val="36"/>
        </w:rPr>
        <w:t>Submitted in partial fulfilment of the requirements of the degree of Master of Science (Bioinformatics) (with coursework component)</w:t>
      </w:r>
    </w:p>
    <w:p w14:paraId="7EDD8938" w14:textId="77777777" w:rsidR="006B588C" w:rsidRDefault="006B588C" w:rsidP="004548CD">
      <w:pPr>
        <w:spacing w:line="360" w:lineRule="auto"/>
        <w:jc w:val="center"/>
        <w:rPr>
          <w:rFonts w:cs="Times New Roman"/>
          <w:sz w:val="28"/>
          <w:szCs w:val="36"/>
        </w:rPr>
      </w:pPr>
    </w:p>
    <w:p w14:paraId="13E61445" w14:textId="77777777" w:rsidR="00A05888" w:rsidRDefault="00A05888" w:rsidP="004548CD">
      <w:pPr>
        <w:spacing w:line="360" w:lineRule="auto"/>
        <w:jc w:val="center"/>
        <w:rPr>
          <w:rFonts w:cs="Times New Roman"/>
          <w:sz w:val="28"/>
          <w:szCs w:val="36"/>
        </w:rPr>
      </w:pPr>
    </w:p>
    <w:p w14:paraId="7CA45655" w14:textId="77777777" w:rsidR="00A05888" w:rsidRDefault="00A05888" w:rsidP="004548CD">
      <w:pPr>
        <w:spacing w:line="360" w:lineRule="auto"/>
        <w:jc w:val="center"/>
        <w:rPr>
          <w:rFonts w:cs="Times New Roman"/>
          <w:sz w:val="28"/>
          <w:szCs w:val="36"/>
        </w:rPr>
      </w:pPr>
    </w:p>
    <w:p w14:paraId="1E22DBCB" w14:textId="77777777" w:rsidR="00A05888" w:rsidRDefault="00A05888" w:rsidP="004548CD">
      <w:pPr>
        <w:spacing w:line="360" w:lineRule="auto"/>
        <w:jc w:val="center"/>
        <w:rPr>
          <w:rFonts w:cs="Times New Roman"/>
          <w:sz w:val="28"/>
          <w:szCs w:val="36"/>
        </w:rPr>
      </w:pPr>
    </w:p>
    <w:p w14:paraId="3A56B125" w14:textId="77777777" w:rsidR="00A05888" w:rsidRPr="00A05888" w:rsidRDefault="00A05888" w:rsidP="004548CD">
      <w:pPr>
        <w:spacing w:line="360" w:lineRule="auto"/>
        <w:jc w:val="center"/>
        <w:rPr>
          <w:rFonts w:cs="Times New Roman"/>
          <w:sz w:val="28"/>
          <w:szCs w:val="36"/>
        </w:rPr>
      </w:pPr>
    </w:p>
    <w:p w14:paraId="2AD6AD56" w14:textId="77777777" w:rsidR="006B588C" w:rsidRPr="00A05888" w:rsidRDefault="006B588C" w:rsidP="004548CD">
      <w:pPr>
        <w:spacing w:line="360" w:lineRule="auto"/>
        <w:jc w:val="center"/>
        <w:rPr>
          <w:rFonts w:cs="Times New Roman"/>
          <w:sz w:val="28"/>
          <w:szCs w:val="36"/>
        </w:rPr>
      </w:pPr>
      <w:r w:rsidRPr="00A05888">
        <w:rPr>
          <w:rFonts w:cs="Times New Roman"/>
          <w:sz w:val="28"/>
          <w:szCs w:val="36"/>
        </w:rPr>
        <w:t>November 2014</w:t>
      </w:r>
    </w:p>
    <w:p w14:paraId="08C48E5E" w14:textId="77777777" w:rsidR="006B588C" w:rsidRPr="00A05888" w:rsidRDefault="006B588C" w:rsidP="004548CD">
      <w:pPr>
        <w:spacing w:line="360" w:lineRule="auto"/>
        <w:jc w:val="center"/>
        <w:rPr>
          <w:rFonts w:cs="Times New Roman"/>
          <w:sz w:val="28"/>
          <w:szCs w:val="36"/>
        </w:rPr>
      </w:pPr>
      <w:r w:rsidRPr="00A05888">
        <w:rPr>
          <w:rFonts w:cs="Times New Roman"/>
          <w:sz w:val="28"/>
          <w:szCs w:val="36"/>
        </w:rPr>
        <w:t>Faculty of Science</w:t>
      </w:r>
    </w:p>
    <w:p w14:paraId="7796629E" w14:textId="77777777" w:rsidR="006B588C" w:rsidRPr="00A05888" w:rsidRDefault="006B588C" w:rsidP="004548CD">
      <w:pPr>
        <w:spacing w:line="360" w:lineRule="auto"/>
        <w:jc w:val="center"/>
        <w:rPr>
          <w:rFonts w:cs="Times New Roman"/>
          <w:sz w:val="28"/>
          <w:szCs w:val="36"/>
        </w:rPr>
      </w:pPr>
      <w:r w:rsidRPr="00A05888">
        <w:rPr>
          <w:rFonts w:cs="Times New Roman"/>
          <w:sz w:val="28"/>
          <w:szCs w:val="36"/>
        </w:rPr>
        <w:t>The University of Melbourne</w:t>
      </w:r>
    </w:p>
    <w:p w14:paraId="28A95C54" w14:textId="77777777" w:rsidR="00D84EA8" w:rsidRDefault="00D84EA8" w:rsidP="004548CD">
      <w:pPr>
        <w:spacing w:line="360" w:lineRule="auto"/>
        <w:jc w:val="center"/>
        <w:rPr>
          <w:b/>
        </w:rPr>
      </w:pPr>
    </w:p>
    <w:p w14:paraId="5F52499F" w14:textId="77777777" w:rsidR="006B588C" w:rsidRDefault="006B588C" w:rsidP="004548CD">
      <w:pPr>
        <w:spacing w:line="360" w:lineRule="auto"/>
        <w:jc w:val="center"/>
        <w:rPr>
          <w:b/>
        </w:rPr>
      </w:pPr>
      <w:r w:rsidRPr="006B588C">
        <w:rPr>
          <w:b/>
        </w:rPr>
        <w:lastRenderedPageBreak/>
        <w:t>Abstract</w:t>
      </w:r>
    </w:p>
    <w:p w14:paraId="72DF4D46" w14:textId="57BACDF7" w:rsidR="00F802F1" w:rsidRDefault="00A05888" w:rsidP="00BD4F0E">
      <w:pPr>
        <w:spacing w:line="360" w:lineRule="auto"/>
        <w:jc w:val="both"/>
      </w:pPr>
      <w:r>
        <w:t xml:space="preserve">Many of the main features of multicellularity, such as an effective cell-to-cell adhesion, communication and differentiation, are lost in cancer. One explanation is that cancer cells undergo a process of atavism, where they reactivate ancient transcriptional programs that evolved during the emergence of primitive organisms. </w:t>
      </w:r>
      <w:r w:rsidR="00F802F1">
        <w:t>However, to our knowledge</w:t>
      </w:r>
      <w:r w:rsidR="001D3CD9">
        <w:t>,</w:t>
      </w:r>
      <w:r w:rsidR="00F802F1">
        <w:t xml:space="preserve"> there have not been studies that directly address empirical validation of this hypothesis. This study aimed to </w:t>
      </w:r>
      <w:r w:rsidR="00B10E16">
        <w:t>search</w:t>
      </w:r>
      <w:r w:rsidR="00F802F1">
        <w:t xml:space="preserve"> for evidence of a possible atavism process in cancer cells by assessing the activation of ancient genes and functions in four tumour types, taking both gene-level and systems-level approaches. </w:t>
      </w:r>
    </w:p>
    <w:p w14:paraId="7BA46193" w14:textId="243D91C1" w:rsidR="006B588C" w:rsidRDefault="00A05888" w:rsidP="00737200">
      <w:pPr>
        <w:spacing w:line="360" w:lineRule="auto"/>
        <w:jc w:val="both"/>
      </w:pPr>
      <w:r>
        <w:t xml:space="preserve">Our results suggest that lung, breast and head and neck </w:t>
      </w:r>
      <w:r w:rsidR="00BD4F0E">
        <w:t>tumour</w:t>
      </w:r>
      <w:r>
        <w:t xml:space="preserve"> cells are expressing an older transcriptome than their normal counterparts due to the combined effect of two opposing trends: the overexpression of ancient genes that date back to the emergence of cellular and eukaryotic life, and the decrease</w:t>
      </w:r>
      <w:r w:rsidR="00B10E16">
        <w:t>d</w:t>
      </w:r>
      <w:r>
        <w:t xml:space="preserve"> expression of post-metazoan genes. Additionally, our gene-set analysis of functionally related genes </w:t>
      </w:r>
      <w:r w:rsidR="00BD4F0E">
        <w:t xml:space="preserve">points towards </w:t>
      </w:r>
      <w:r>
        <w:t>the reactivation of ancient transcriptional programs</w:t>
      </w:r>
      <w:r w:rsidR="00D84EA8">
        <w:t xml:space="preserve">. Finally, </w:t>
      </w:r>
      <w:r w:rsidR="00737200">
        <w:t xml:space="preserve">we discuss the relationship between candidate </w:t>
      </w:r>
      <w:r w:rsidR="00D84EA8">
        <w:t>biologica</w:t>
      </w:r>
      <w:r w:rsidR="00737200">
        <w:t>l mechanisms that are activated in tumours and their role in the atavism.</w:t>
      </w:r>
    </w:p>
    <w:p w14:paraId="6C403B03" w14:textId="77777777" w:rsidR="006B588C" w:rsidRDefault="006B588C" w:rsidP="004548CD">
      <w:pPr>
        <w:spacing w:line="360" w:lineRule="auto"/>
      </w:pPr>
    </w:p>
    <w:p w14:paraId="7724D09B" w14:textId="77777777" w:rsidR="001D3CD9" w:rsidRDefault="001D3CD9" w:rsidP="004548CD">
      <w:pPr>
        <w:spacing w:line="360" w:lineRule="auto"/>
      </w:pPr>
    </w:p>
    <w:p w14:paraId="5A63C783" w14:textId="77777777" w:rsidR="001D3CD9" w:rsidRDefault="001D3CD9" w:rsidP="004548CD">
      <w:pPr>
        <w:spacing w:line="360" w:lineRule="auto"/>
      </w:pPr>
    </w:p>
    <w:p w14:paraId="40E9DA83" w14:textId="77777777" w:rsidR="001D3CD9" w:rsidRDefault="001D3CD9" w:rsidP="004548CD">
      <w:pPr>
        <w:spacing w:line="360" w:lineRule="auto"/>
      </w:pPr>
    </w:p>
    <w:p w14:paraId="667098F9" w14:textId="77777777" w:rsidR="001D3CD9" w:rsidRDefault="001D3CD9" w:rsidP="004548CD">
      <w:pPr>
        <w:spacing w:line="360" w:lineRule="auto"/>
      </w:pPr>
    </w:p>
    <w:p w14:paraId="08A969F1" w14:textId="77777777" w:rsidR="001D3CD9" w:rsidRDefault="001D3CD9" w:rsidP="004548CD">
      <w:pPr>
        <w:spacing w:line="360" w:lineRule="auto"/>
      </w:pPr>
    </w:p>
    <w:p w14:paraId="66520217" w14:textId="77777777" w:rsidR="00BD4F0E" w:rsidRDefault="00BD4F0E" w:rsidP="004548CD">
      <w:pPr>
        <w:spacing w:line="360" w:lineRule="auto"/>
      </w:pPr>
    </w:p>
    <w:p w14:paraId="73270764" w14:textId="77777777" w:rsidR="00BD4F0E" w:rsidRDefault="00BD4F0E" w:rsidP="004548CD">
      <w:pPr>
        <w:spacing w:line="360" w:lineRule="auto"/>
      </w:pPr>
    </w:p>
    <w:p w14:paraId="3B537BC4" w14:textId="77777777" w:rsidR="00BD4F0E" w:rsidRDefault="00BD4F0E" w:rsidP="004548CD">
      <w:pPr>
        <w:spacing w:line="360" w:lineRule="auto"/>
      </w:pPr>
    </w:p>
    <w:p w14:paraId="0CBFF289" w14:textId="77777777" w:rsidR="00BD4F0E" w:rsidRDefault="00BD4F0E" w:rsidP="004548CD">
      <w:pPr>
        <w:spacing w:line="360" w:lineRule="auto"/>
      </w:pPr>
    </w:p>
    <w:p w14:paraId="3AC82D90" w14:textId="77777777" w:rsidR="001D3CD9" w:rsidRDefault="001D3CD9" w:rsidP="004548CD">
      <w:pPr>
        <w:spacing w:line="360" w:lineRule="auto"/>
      </w:pPr>
    </w:p>
    <w:p w14:paraId="2C88C534" w14:textId="77777777" w:rsidR="001D3CD9" w:rsidRDefault="001D3CD9" w:rsidP="004548CD">
      <w:pPr>
        <w:spacing w:line="360" w:lineRule="auto"/>
      </w:pPr>
    </w:p>
    <w:p w14:paraId="16023835" w14:textId="77777777" w:rsidR="001D3CD9" w:rsidRDefault="001D3CD9" w:rsidP="004548CD">
      <w:pPr>
        <w:spacing w:line="360" w:lineRule="auto"/>
      </w:pPr>
    </w:p>
    <w:p w14:paraId="33D47217" w14:textId="77777777" w:rsidR="006B588C" w:rsidRDefault="006B588C" w:rsidP="004548CD">
      <w:pPr>
        <w:spacing w:line="360" w:lineRule="auto"/>
        <w:jc w:val="center"/>
        <w:rPr>
          <w:b/>
        </w:rPr>
      </w:pPr>
      <w:r>
        <w:rPr>
          <w:b/>
        </w:rPr>
        <w:lastRenderedPageBreak/>
        <w:t>Declaration</w:t>
      </w:r>
    </w:p>
    <w:p w14:paraId="7829B717" w14:textId="77777777" w:rsidR="006B588C" w:rsidRPr="006B588C" w:rsidRDefault="006B588C" w:rsidP="004548CD">
      <w:pPr>
        <w:spacing w:line="360" w:lineRule="auto"/>
        <w:jc w:val="both"/>
        <w:rPr>
          <w:i/>
        </w:rPr>
      </w:pPr>
      <w:r w:rsidRPr="006B588C">
        <w:rPr>
          <w:i/>
        </w:rPr>
        <w:t>This is to certify that:</w:t>
      </w:r>
    </w:p>
    <w:p w14:paraId="7361EC48" w14:textId="77777777" w:rsidR="006B588C" w:rsidRPr="006B588C" w:rsidRDefault="006938D3" w:rsidP="004548CD">
      <w:pPr>
        <w:pStyle w:val="ListParagraph"/>
        <w:numPr>
          <w:ilvl w:val="0"/>
          <w:numId w:val="1"/>
        </w:numPr>
        <w:spacing w:line="360" w:lineRule="auto"/>
        <w:jc w:val="both"/>
        <w:rPr>
          <w:i/>
        </w:rPr>
      </w:pPr>
      <w:r>
        <w:rPr>
          <w:i/>
        </w:rPr>
        <w:t>T</w:t>
      </w:r>
      <w:r w:rsidR="006B588C" w:rsidRPr="006B588C">
        <w:rPr>
          <w:i/>
        </w:rPr>
        <w:t>he thesis comprises only my original work towards the masters except where indicated in the Preface,</w:t>
      </w:r>
    </w:p>
    <w:p w14:paraId="0EB27AF9" w14:textId="77777777" w:rsidR="006B588C" w:rsidRPr="006B588C" w:rsidRDefault="006938D3" w:rsidP="004548CD">
      <w:pPr>
        <w:pStyle w:val="ListParagraph"/>
        <w:numPr>
          <w:ilvl w:val="0"/>
          <w:numId w:val="1"/>
        </w:numPr>
        <w:spacing w:line="360" w:lineRule="auto"/>
        <w:jc w:val="both"/>
        <w:rPr>
          <w:i/>
        </w:rPr>
      </w:pPr>
      <w:r>
        <w:rPr>
          <w:i/>
        </w:rPr>
        <w:t>D</w:t>
      </w:r>
      <w:r w:rsidR="006B588C" w:rsidRPr="006B588C">
        <w:rPr>
          <w:i/>
        </w:rPr>
        <w:t>ue acknowledgement has been made in the text to all other material used,</w:t>
      </w:r>
    </w:p>
    <w:p w14:paraId="70245CD3" w14:textId="0E5A6E4C" w:rsidR="006B588C" w:rsidRPr="006B588C" w:rsidRDefault="006938D3" w:rsidP="00B10E16">
      <w:pPr>
        <w:pStyle w:val="ListParagraph"/>
        <w:numPr>
          <w:ilvl w:val="0"/>
          <w:numId w:val="1"/>
        </w:numPr>
        <w:spacing w:line="360" w:lineRule="auto"/>
        <w:jc w:val="both"/>
        <w:rPr>
          <w:i/>
        </w:rPr>
      </w:pPr>
      <w:r>
        <w:rPr>
          <w:i/>
        </w:rPr>
        <w:t>T</w:t>
      </w:r>
      <w:r w:rsidR="006B588C" w:rsidRPr="006B588C">
        <w:rPr>
          <w:i/>
        </w:rPr>
        <w:t xml:space="preserve">he thesis is less than </w:t>
      </w:r>
      <w:r w:rsidR="006B588C">
        <w:rPr>
          <w:i/>
        </w:rPr>
        <w:t>15,000</w:t>
      </w:r>
      <w:r w:rsidR="006B588C" w:rsidRPr="006B588C">
        <w:rPr>
          <w:i/>
        </w:rPr>
        <w:t xml:space="preserve"> words in length, </w:t>
      </w:r>
      <w:r w:rsidR="00B10E16">
        <w:rPr>
          <w:i/>
        </w:rPr>
        <w:t>exclusive of</w:t>
      </w:r>
      <w:r w:rsidR="00B10E16" w:rsidRPr="00B10E16">
        <w:rPr>
          <w:i/>
        </w:rPr>
        <w:t xml:space="preserve"> text in images, table</w:t>
      </w:r>
      <w:r w:rsidR="00B10E16">
        <w:rPr>
          <w:i/>
        </w:rPr>
        <w:t>s</w:t>
      </w:r>
      <w:r w:rsidR="00B10E16" w:rsidRPr="00B10E16">
        <w:rPr>
          <w:i/>
        </w:rPr>
        <w:t>, bibliographies and appendices</w:t>
      </w:r>
      <w:r w:rsidR="00B10E16">
        <w:rPr>
          <w:i/>
        </w:rPr>
        <w:t>.</w:t>
      </w:r>
    </w:p>
    <w:p w14:paraId="3E09F799" w14:textId="77777777" w:rsidR="006B588C" w:rsidRDefault="006B588C" w:rsidP="004548CD">
      <w:pPr>
        <w:spacing w:line="360" w:lineRule="auto"/>
      </w:pPr>
    </w:p>
    <w:p w14:paraId="1F6C869F" w14:textId="77777777" w:rsidR="006B588C" w:rsidRDefault="006B588C" w:rsidP="004548CD">
      <w:pPr>
        <w:spacing w:line="360" w:lineRule="auto"/>
      </w:pPr>
    </w:p>
    <w:p w14:paraId="217533AB" w14:textId="77777777" w:rsidR="006B588C" w:rsidRDefault="006B588C" w:rsidP="004548CD">
      <w:pPr>
        <w:spacing w:line="360" w:lineRule="auto"/>
      </w:pPr>
    </w:p>
    <w:p w14:paraId="284BD98D" w14:textId="77777777" w:rsidR="006B588C" w:rsidRDefault="006B588C" w:rsidP="004548CD">
      <w:pPr>
        <w:spacing w:line="360" w:lineRule="auto"/>
      </w:pPr>
    </w:p>
    <w:p w14:paraId="00E5B312" w14:textId="77777777" w:rsidR="006B588C" w:rsidRDefault="006B588C" w:rsidP="004548CD">
      <w:pPr>
        <w:spacing w:line="360" w:lineRule="auto"/>
      </w:pPr>
    </w:p>
    <w:p w14:paraId="0713598A" w14:textId="77777777" w:rsidR="006B588C" w:rsidRDefault="006B588C" w:rsidP="004548CD">
      <w:pPr>
        <w:spacing w:line="360" w:lineRule="auto"/>
      </w:pPr>
    </w:p>
    <w:p w14:paraId="0C5EA5C1" w14:textId="77777777" w:rsidR="006B588C" w:rsidRDefault="006B588C" w:rsidP="004548CD">
      <w:pPr>
        <w:spacing w:line="360" w:lineRule="auto"/>
      </w:pPr>
    </w:p>
    <w:p w14:paraId="260998F2" w14:textId="77777777" w:rsidR="006B588C" w:rsidRDefault="006B588C" w:rsidP="004548CD">
      <w:pPr>
        <w:spacing w:line="360" w:lineRule="auto"/>
      </w:pPr>
    </w:p>
    <w:p w14:paraId="593D441B" w14:textId="77777777" w:rsidR="006B588C" w:rsidRDefault="006B588C" w:rsidP="004548CD">
      <w:pPr>
        <w:spacing w:line="360" w:lineRule="auto"/>
      </w:pPr>
    </w:p>
    <w:p w14:paraId="1E6AAD3E" w14:textId="77777777" w:rsidR="006B588C" w:rsidRDefault="006B588C" w:rsidP="004548CD">
      <w:pPr>
        <w:spacing w:line="360" w:lineRule="auto"/>
      </w:pPr>
    </w:p>
    <w:p w14:paraId="7D84F531" w14:textId="77777777" w:rsidR="006B588C" w:rsidRDefault="006B588C" w:rsidP="004548CD">
      <w:pPr>
        <w:spacing w:line="360" w:lineRule="auto"/>
      </w:pPr>
    </w:p>
    <w:p w14:paraId="70BF588D" w14:textId="77777777" w:rsidR="006B588C" w:rsidRDefault="006B588C" w:rsidP="004548CD">
      <w:pPr>
        <w:spacing w:line="360" w:lineRule="auto"/>
      </w:pPr>
    </w:p>
    <w:p w14:paraId="77B50DE2" w14:textId="77777777" w:rsidR="006B588C" w:rsidRDefault="006B588C" w:rsidP="004548CD">
      <w:pPr>
        <w:spacing w:line="360" w:lineRule="auto"/>
      </w:pPr>
    </w:p>
    <w:p w14:paraId="77E29042" w14:textId="77777777" w:rsidR="006B588C" w:rsidRDefault="006B588C" w:rsidP="004548CD">
      <w:pPr>
        <w:spacing w:line="360" w:lineRule="auto"/>
      </w:pPr>
    </w:p>
    <w:p w14:paraId="49C5293D" w14:textId="77777777" w:rsidR="006B588C" w:rsidRDefault="006B588C" w:rsidP="004548CD">
      <w:pPr>
        <w:spacing w:line="360" w:lineRule="auto"/>
      </w:pPr>
    </w:p>
    <w:p w14:paraId="2BCBED57" w14:textId="77777777" w:rsidR="006B588C" w:rsidRDefault="006B588C" w:rsidP="004548CD">
      <w:pPr>
        <w:spacing w:line="360" w:lineRule="auto"/>
      </w:pPr>
    </w:p>
    <w:p w14:paraId="495CF6D3" w14:textId="77777777" w:rsidR="006B588C" w:rsidRDefault="006B588C" w:rsidP="004548CD">
      <w:pPr>
        <w:spacing w:line="360" w:lineRule="auto"/>
      </w:pPr>
    </w:p>
    <w:p w14:paraId="0E75DCCA" w14:textId="77777777" w:rsidR="00A05888" w:rsidRDefault="00A05888" w:rsidP="004548CD">
      <w:pPr>
        <w:spacing w:line="360" w:lineRule="auto"/>
      </w:pPr>
    </w:p>
    <w:p w14:paraId="5AA3E695" w14:textId="77777777" w:rsidR="006B588C" w:rsidRDefault="006B588C" w:rsidP="004548CD">
      <w:pPr>
        <w:spacing w:line="360" w:lineRule="auto"/>
      </w:pPr>
    </w:p>
    <w:p w14:paraId="5CD1BA9E" w14:textId="77777777" w:rsidR="006B588C" w:rsidRDefault="006B588C" w:rsidP="004548CD">
      <w:pPr>
        <w:spacing w:line="360" w:lineRule="auto"/>
        <w:jc w:val="center"/>
        <w:rPr>
          <w:b/>
        </w:rPr>
      </w:pPr>
      <w:r>
        <w:rPr>
          <w:b/>
        </w:rPr>
        <w:lastRenderedPageBreak/>
        <w:t>Preface</w:t>
      </w:r>
    </w:p>
    <w:p w14:paraId="74F12D17" w14:textId="77777777" w:rsidR="006B588C" w:rsidRPr="00D84E02" w:rsidRDefault="00D84E02" w:rsidP="004548CD">
      <w:pPr>
        <w:spacing w:line="360" w:lineRule="auto"/>
        <w:jc w:val="both"/>
      </w:pPr>
      <w:r>
        <w:t xml:space="preserve">This research project was carried out at the Peter MacCallum Cancer Centre under the supervision of Dr David Goode. </w:t>
      </w:r>
    </w:p>
    <w:p w14:paraId="635BC88F" w14:textId="77777777" w:rsidR="006B588C" w:rsidRDefault="006B588C" w:rsidP="004548CD">
      <w:pPr>
        <w:spacing w:line="360" w:lineRule="auto"/>
        <w:jc w:val="center"/>
        <w:rPr>
          <w:b/>
        </w:rPr>
      </w:pPr>
    </w:p>
    <w:p w14:paraId="532A03DE" w14:textId="77777777" w:rsidR="006B588C" w:rsidRDefault="006B588C" w:rsidP="004548CD">
      <w:pPr>
        <w:spacing w:line="360" w:lineRule="auto"/>
        <w:jc w:val="center"/>
        <w:rPr>
          <w:b/>
        </w:rPr>
      </w:pPr>
    </w:p>
    <w:p w14:paraId="0DE34766" w14:textId="77777777" w:rsidR="006B588C" w:rsidRDefault="006B588C" w:rsidP="004548CD">
      <w:pPr>
        <w:spacing w:line="360" w:lineRule="auto"/>
        <w:jc w:val="center"/>
        <w:rPr>
          <w:b/>
        </w:rPr>
      </w:pPr>
    </w:p>
    <w:p w14:paraId="6336CF2C" w14:textId="77777777" w:rsidR="006B588C" w:rsidRDefault="006B588C" w:rsidP="004548CD">
      <w:pPr>
        <w:spacing w:line="360" w:lineRule="auto"/>
        <w:jc w:val="center"/>
        <w:rPr>
          <w:b/>
        </w:rPr>
      </w:pPr>
    </w:p>
    <w:p w14:paraId="48B6B0E3" w14:textId="77777777" w:rsidR="006B588C" w:rsidRDefault="006B588C" w:rsidP="004548CD">
      <w:pPr>
        <w:spacing w:line="360" w:lineRule="auto"/>
        <w:jc w:val="center"/>
        <w:rPr>
          <w:b/>
        </w:rPr>
      </w:pPr>
    </w:p>
    <w:p w14:paraId="23ACCF81" w14:textId="77777777" w:rsidR="006B588C" w:rsidRDefault="006B588C" w:rsidP="004548CD">
      <w:pPr>
        <w:spacing w:line="360" w:lineRule="auto"/>
        <w:jc w:val="center"/>
        <w:rPr>
          <w:b/>
        </w:rPr>
      </w:pPr>
    </w:p>
    <w:p w14:paraId="37A155F0" w14:textId="77777777" w:rsidR="006B588C" w:rsidRDefault="006B588C" w:rsidP="004548CD">
      <w:pPr>
        <w:spacing w:line="360" w:lineRule="auto"/>
        <w:jc w:val="center"/>
        <w:rPr>
          <w:b/>
        </w:rPr>
      </w:pPr>
    </w:p>
    <w:p w14:paraId="436ABC5E" w14:textId="77777777" w:rsidR="006B588C" w:rsidRDefault="006B588C" w:rsidP="004548CD">
      <w:pPr>
        <w:spacing w:line="360" w:lineRule="auto"/>
        <w:jc w:val="center"/>
        <w:rPr>
          <w:b/>
        </w:rPr>
      </w:pPr>
    </w:p>
    <w:p w14:paraId="70C9365D" w14:textId="77777777" w:rsidR="006B588C" w:rsidRDefault="006B588C" w:rsidP="004548CD">
      <w:pPr>
        <w:spacing w:line="360" w:lineRule="auto"/>
        <w:jc w:val="center"/>
        <w:rPr>
          <w:b/>
        </w:rPr>
      </w:pPr>
    </w:p>
    <w:p w14:paraId="72379447" w14:textId="77777777" w:rsidR="006B588C" w:rsidRDefault="006B588C" w:rsidP="004548CD">
      <w:pPr>
        <w:spacing w:line="360" w:lineRule="auto"/>
        <w:jc w:val="center"/>
        <w:rPr>
          <w:b/>
        </w:rPr>
      </w:pPr>
    </w:p>
    <w:p w14:paraId="594069CB" w14:textId="77777777" w:rsidR="006B588C" w:rsidRDefault="006B588C" w:rsidP="004548CD">
      <w:pPr>
        <w:spacing w:line="360" w:lineRule="auto"/>
        <w:jc w:val="center"/>
        <w:rPr>
          <w:b/>
        </w:rPr>
      </w:pPr>
    </w:p>
    <w:p w14:paraId="17277048" w14:textId="77777777" w:rsidR="006B588C" w:rsidRDefault="006B588C" w:rsidP="004548CD">
      <w:pPr>
        <w:spacing w:line="360" w:lineRule="auto"/>
        <w:jc w:val="center"/>
        <w:rPr>
          <w:b/>
        </w:rPr>
      </w:pPr>
    </w:p>
    <w:p w14:paraId="5F0B4455" w14:textId="77777777" w:rsidR="006B588C" w:rsidRDefault="006B588C" w:rsidP="004548CD">
      <w:pPr>
        <w:spacing w:line="360" w:lineRule="auto"/>
        <w:jc w:val="center"/>
        <w:rPr>
          <w:b/>
        </w:rPr>
      </w:pPr>
    </w:p>
    <w:p w14:paraId="4E496A56" w14:textId="77777777" w:rsidR="006B588C" w:rsidRDefault="006B588C" w:rsidP="004548CD">
      <w:pPr>
        <w:spacing w:line="360" w:lineRule="auto"/>
        <w:jc w:val="center"/>
        <w:rPr>
          <w:b/>
        </w:rPr>
      </w:pPr>
    </w:p>
    <w:p w14:paraId="71814FF0" w14:textId="77777777" w:rsidR="006B588C" w:rsidRDefault="006B588C" w:rsidP="004548CD">
      <w:pPr>
        <w:spacing w:line="360" w:lineRule="auto"/>
        <w:jc w:val="center"/>
        <w:rPr>
          <w:b/>
        </w:rPr>
      </w:pPr>
    </w:p>
    <w:p w14:paraId="08E49D35" w14:textId="77777777" w:rsidR="006B588C" w:rsidRDefault="006B588C" w:rsidP="004548CD">
      <w:pPr>
        <w:spacing w:line="360" w:lineRule="auto"/>
        <w:jc w:val="center"/>
        <w:rPr>
          <w:b/>
        </w:rPr>
      </w:pPr>
    </w:p>
    <w:p w14:paraId="456FA6D6" w14:textId="77777777" w:rsidR="006B588C" w:rsidRDefault="006B588C" w:rsidP="004548CD">
      <w:pPr>
        <w:spacing w:line="360" w:lineRule="auto"/>
        <w:jc w:val="center"/>
        <w:rPr>
          <w:b/>
        </w:rPr>
      </w:pPr>
    </w:p>
    <w:p w14:paraId="67603C80" w14:textId="77777777" w:rsidR="006B588C" w:rsidRDefault="006B588C" w:rsidP="004548CD">
      <w:pPr>
        <w:spacing w:line="360" w:lineRule="auto"/>
        <w:jc w:val="center"/>
        <w:rPr>
          <w:b/>
        </w:rPr>
      </w:pPr>
    </w:p>
    <w:p w14:paraId="71FDF5C1" w14:textId="77777777" w:rsidR="006B588C" w:rsidRDefault="006B588C" w:rsidP="004548CD">
      <w:pPr>
        <w:spacing w:line="360" w:lineRule="auto"/>
        <w:jc w:val="center"/>
        <w:rPr>
          <w:b/>
        </w:rPr>
      </w:pPr>
    </w:p>
    <w:p w14:paraId="36C9E599" w14:textId="77777777" w:rsidR="006B588C" w:rsidRDefault="006B588C" w:rsidP="004548CD">
      <w:pPr>
        <w:spacing w:line="360" w:lineRule="auto"/>
        <w:jc w:val="center"/>
        <w:rPr>
          <w:b/>
        </w:rPr>
      </w:pPr>
    </w:p>
    <w:p w14:paraId="7A79FB6A" w14:textId="77777777" w:rsidR="006B588C" w:rsidRDefault="006B588C" w:rsidP="004548CD">
      <w:pPr>
        <w:spacing w:line="360" w:lineRule="auto"/>
        <w:jc w:val="center"/>
        <w:rPr>
          <w:b/>
        </w:rPr>
      </w:pPr>
    </w:p>
    <w:p w14:paraId="34AF13BC" w14:textId="77777777" w:rsidR="006B588C" w:rsidRDefault="006B588C" w:rsidP="004548CD">
      <w:pPr>
        <w:spacing w:line="360" w:lineRule="auto"/>
        <w:jc w:val="center"/>
        <w:rPr>
          <w:b/>
        </w:rPr>
      </w:pPr>
    </w:p>
    <w:p w14:paraId="3B94E173" w14:textId="77777777" w:rsidR="006B588C" w:rsidRPr="006B588C" w:rsidRDefault="006B588C" w:rsidP="004548CD">
      <w:pPr>
        <w:spacing w:line="360" w:lineRule="auto"/>
        <w:jc w:val="center"/>
        <w:rPr>
          <w:b/>
        </w:rPr>
      </w:pPr>
      <w:r>
        <w:rPr>
          <w:b/>
        </w:rPr>
        <w:lastRenderedPageBreak/>
        <w:t>Acknowledgements</w:t>
      </w:r>
    </w:p>
    <w:p w14:paraId="5999BD8F" w14:textId="7E9D1661" w:rsidR="006B588C" w:rsidRDefault="003B16B7" w:rsidP="008F6055">
      <w:pPr>
        <w:spacing w:line="360" w:lineRule="auto"/>
        <w:jc w:val="both"/>
      </w:pPr>
      <w:r>
        <w:t xml:space="preserve">I would like to thank Dr David Good for giving me the opportunity to work on this research topic and for his unwavering support and guidance during this journey. </w:t>
      </w:r>
    </w:p>
    <w:p w14:paraId="3042FDC8" w14:textId="343DF7CE" w:rsidR="003B16B7" w:rsidRDefault="003B16B7" w:rsidP="008F6055">
      <w:pPr>
        <w:spacing w:line="360" w:lineRule="auto"/>
        <w:jc w:val="both"/>
      </w:pPr>
      <w:r>
        <w:t xml:space="preserve">I thank my mother, grandfather </w:t>
      </w:r>
      <w:r w:rsidR="00413046">
        <w:t xml:space="preserve">and late father </w:t>
      </w:r>
      <w:r>
        <w:t>for encouraging me to embark on postgraduate studies and all their continuous support during my degree.</w:t>
      </w:r>
    </w:p>
    <w:p w14:paraId="10BA1542" w14:textId="3E4621FE" w:rsidR="003B16B7" w:rsidRDefault="003B16B7" w:rsidP="008F6055">
      <w:pPr>
        <w:spacing w:line="360" w:lineRule="auto"/>
        <w:jc w:val="both"/>
      </w:pPr>
      <w:r>
        <w:t>I also want to thank all the lecturers I have had during my life. Each one of you have imparted a bit of the wisdom I needed to pursue this project.</w:t>
      </w:r>
    </w:p>
    <w:p w14:paraId="6A120D89" w14:textId="67FA8DD6" w:rsidR="008F6055" w:rsidRDefault="008F6055" w:rsidP="008F6055">
      <w:pPr>
        <w:spacing w:line="360" w:lineRule="auto"/>
        <w:jc w:val="both"/>
      </w:pPr>
      <w:r>
        <w:t>Finally, I would like to thank my classmates for their comradery.</w:t>
      </w:r>
    </w:p>
    <w:p w14:paraId="6EB155A6" w14:textId="77777777" w:rsidR="006B588C" w:rsidRDefault="006B588C" w:rsidP="004548CD">
      <w:pPr>
        <w:spacing w:line="360" w:lineRule="auto"/>
      </w:pPr>
    </w:p>
    <w:p w14:paraId="242FBFB6" w14:textId="77777777" w:rsidR="006B588C" w:rsidRDefault="006B588C" w:rsidP="004548CD">
      <w:pPr>
        <w:spacing w:line="360" w:lineRule="auto"/>
      </w:pPr>
    </w:p>
    <w:p w14:paraId="56DA6D13" w14:textId="77777777" w:rsidR="006B588C" w:rsidRDefault="006B588C" w:rsidP="004548CD">
      <w:pPr>
        <w:spacing w:line="360" w:lineRule="auto"/>
      </w:pPr>
    </w:p>
    <w:p w14:paraId="14976871" w14:textId="77777777" w:rsidR="006B588C" w:rsidRDefault="006B588C" w:rsidP="004548CD">
      <w:pPr>
        <w:spacing w:line="360" w:lineRule="auto"/>
      </w:pPr>
    </w:p>
    <w:p w14:paraId="0F8E782B" w14:textId="77777777" w:rsidR="006B588C" w:rsidRDefault="006B588C" w:rsidP="004548CD">
      <w:pPr>
        <w:spacing w:line="360" w:lineRule="auto"/>
      </w:pPr>
    </w:p>
    <w:p w14:paraId="67A4B72D" w14:textId="77777777" w:rsidR="006B588C" w:rsidRDefault="006B588C" w:rsidP="004548CD">
      <w:pPr>
        <w:spacing w:line="360" w:lineRule="auto"/>
      </w:pPr>
    </w:p>
    <w:p w14:paraId="351423F9" w14:textId="77777777" w:rsidR="006B588C" w:rsidRDefault="006B588C" w:rsidP="004548CD">
      <w:pPr>
        <w:spacing w:line="360" w:lineRule="auto"/>
      </w:pPr>
    </w:p>
    <w:p w14:paraId="60B4CD24" w14:textId="77777777" w:rsidR="006B588C" w:rsidRDefault="006B588C" w:rsidP="004548CD">
      <w:pPr>
        <w:spacing w:line="360" w:lineRule="auto"/>
      </w:pPr>
    </w:p>
    <w:p w14:paraId="132EB513" w14:textId="77777777" w:rsidR="006B588C" w:rsidRDefault="006B588C" w:rsidP="004548CD">
      <w:pPr>
        <w:spacing w:line="360" w:lineRule="auto"/>
      </w:pPr>
    </w:p>
    <w:p w14:paraId="01E548F6" w14:textId="77777777" w:rsidR="006B588C" w:rsidRDefault="006B588C" w:rsidP="004548CD">
      <w:pPr>
        <w:spacing w:line="360" w:lineRule="auto"/>
      </w:pPr>
    </w:p>
    <w:p w14:paraId="542CBB8A" w14:textId="77777777" w:rsidR="006B588C" w:rsidRDefault="006B588C" w:rsidP="004548CD">
      <w:pPr>
        <w:spacing w:line="360" w:lineRule="auto"/>
      </w:pPr>
    </w:p>
    <w:p w14:paraId="5323837D" w14:textId="77777777" w:rsidR="006B588C" w:rsidRDefault="006B588C" w:rsidP="004548CD">
      <w:pPr>
        <w:spacing w:line="360" w:lineRule="auto"/>
      </w:pPr>
    </w:p>
    <w:p w14:paraId="1478218A" w14:textId="77777777" w:rsidR="006B588C" w:rsidRDefault="006B588C" w:rsidP="004548CD">
      <w:pPr>
        <w:spacing w:line="360" w:lineRule="auto"/>
      </w:pPr>
    </w:p>
    <w:p w14:paraId="5FAB576A" w14:textId="77777777" w:rsidR="006B588C" w:rsidRDefault="006B588C" w:rsidP="004548CD">
      <w:pPr>
        <w:spacing w:line="360" w:lineRule="auto"/>
      </w:pPr>
    </w:p>
    <w:p w14:paraId="4B4564C2" w14:textId="77777777" w:rsidR="006B588C" w:rsidRDefault="006B588C" w:rsidP="004548CD">
      <w:pPr>
        <w:spacing w:line="360" w:lineRule="auto"/>
      </w:pPr>
    </w:p>
    <w:p w14:paraId="40374BDB" w14:textId="77777777" w:rsidR="006B588C" w:rsidRDefault="006B588C" w:rsidP="004548CD">
      <w:pPr>
        <w:spacing w:line="360" w:lineRule="auto"/>
      </w:pPr>
    </w:p>
    <w:p w14:paraId="2465E12F" w14:textId="77777777" w:rsidR="006B588C" w:rsidRDefault="006B588C" w:rsidP="004548CD">
      <w:pPr>
        <w:spacing w:line="360" w:lineRule="auto"/>
      </w:pPr>
    </w:p>
    <w:p w14:paraId="737C8CA1" w14:textId="77777777" w:rsidR="006B588C" w:rsidRDefault="006B588C" w:rsidP="004548CD">
      <w:pPr>
        <w:spacing w:line="360" w:lineRule="auto"/>
      </w:pPr>
    </w:p>
    <w:sdt>
      <w:sdtPr>
        <w:rPr>
          <w:rFonts w:asciiTheme="minorHAnsi" w:eastAsiaTheme="minorHAnsi" w:hAnsiTheme="minorHAnsi" w:cstheme="minorBidi"/>
          <w:color w:val="auto"/>
          <w:sz w:val="22"/>
          <w:szCs w:val="22"/>
          <w:lang w:val="en-AU"/>
        </w:rPr>
        <w:id w:val="-1760360592"/>
        <w:docPartObj>
          <w:docPartGallery w:val="Table of Contents"/>
          <w:docPartUnique/>
        </w:docPartObj>
      </w:sdtPr>
      <w:sdtEndPr>
        <w:rPr>
          <w:b/>
          <w:bCs/>
          <w:noProof/>
        </w:rPr>
      </w:sdtEndPr>
      <w:sdtContent>
        <w:p w14:paraId="387AC21C" w14:textId="50A6258F" w:rsidR="00B1299E" w:rsidRDefault="00B1299E">
          <w:pPr>
            <w:pStyle w:val="TOCHeading"/>
          </w:pPr>
          <w:r>
            <w:t>Table of Contents</w:t>
          </w:r>
        </w:p>
        <w:p w14:paraId="5D7E8925" w14:textId="77777777" w:rsidR="001B2B09" w:rsidRDefault="00B1299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04262869" w:history="1">
            <w:r w:rsidR="001B2B09" w:rsidRPr="00C16541">
              <w:rPr>
                <w:rStyle w:val="Hyperlink"/>
                <w:noProof/>
              </w:rPr>
              <w:t>List of tables and figures</w:t>
            </w:r>
            <w:r w:rsidR="001B2B09">
              <w:rPr>
                <w:noProof/>
                <w:webHidden/>
              </w:rPr>
              <w:tab/>
            </w:r>
            <w:r w:rsidR="001B2B09">
              <w:rPr>
                <w:noProof/>
                <w:webHidden/>
              </w:rPr>
              <w:fldChar w:fldCharType="begin"/>
            </w:r>
            <w:r w:rsidR="001B2B09">
              <w:rPr>
                <w:noProof/>
                <w:webHidden/>
              </w:rPr>
              <w:instrText xml:space="preserve"> PAGEREF _Toc404262869 \h </w:instrText>
            </w:r>
            <w:r w:rsidR="001B2B09">
              <w:rPr>
                <w:noProof/>
                <w:webHidden/>
              </w:rPr>
            </w:r>
            <w:r w:rsidR="001B2B09">
              <w:rPr>
                <w:noProof/>
                <w:webHidden/>
              </w:rPr>
              <w:fldChar w:fldCharType="separate"/>
            </w:r>
            <w:r w:rsidR="00F85D63">
              <w:rPr>
                <w:noProof/>
                <w:webHidden/>
              </w:rPr>
              <w:t>viii</w:t>
            </w:r>
            <w:r w:rsidR="001B2B09">
              <w:rPr>
                <w:noProof/>
                <w:webHidden/>
              </w:rPr>
              <w:fldChar w:fldCharType="end"/>
            </w:r>
          </w:hyperlink>
        </w:p>
        <w:p w14:paraId="5A604075" w14:textId="77777777" w:rsidR="001B2B09" w:rsidRDefault="001774B2">
          <w:pPr>
            <w:pStyle w:val="TOC1"/>
            <w:tabs>
              <w:tab w:val="right" w:leader="dot" w:pos="9016"/>
            </w:tabs>
            <w:rPr>
              <w:rFonts w:eastAsiaTheme="minorEastAsia"/>
              <w:noProof/>
              <w:lang w:eastAsia="en-AU"/>
            </w:rPr>
          </w:pPr>
          <w:hyperlink w:anchor="_Toc404262870" w:history="1">
            <w:r w:rsidR="001B2B09" w:rsidRPr="00C16541">
              <w:rPr>
                <w:rStyle w:val="Hyperlink"/>
                <w:noProof/>
              </w:rPr>
              <w:t>Introduction</w:t>
            </w:r>
            <w:r w:rsidR="001B2B09">
              <w:rPr>
                <w:noProof/>
                <w:webHidden/>
              </w:rPr>
              <w:tab/>
            </w:r>
            <w:r w:rsidR="001B2B09">
              <w:rPr>
                <w:noProof/>
                <w:webHidden/>
              </w:rPr>
              <w:fldChar w:fldCharType="begin"/>
            </w:r>
            <w:r w:rsidR="001B2B09">
              <w:rPr>
                <w:noProof/>
                <w:webHidden/>
              </w:rPr>
              <w:instrText xml:space="preserve"> PAGEREF _Toc404262870 \h </w:instrText>
            </w:r>
            <w:r w:rsidR="001B2B09">
              <w:rPr>
                <w:noProof/>
                <w:webHidden/>
              </w:rPr>
            </w:r>
            <w:r w:rsidR="001B2B09">
              <w:rPr>
                <w:noProof/>
                <w:webHidden/>
              </w:rPr>
              <w:fldChar w:fldCharType="separate"/>
            </w:r>
            <w:r w:rsidR="00F85D63">
              <w:rPr>
                <w:noProof/>
                <w:webHidden/>
              </w:rPr>
              <w:t>1</w:t>
            </w:r>
            <w:r w:rsidR="001B2B09">
              <w:rPr>
                <w:noProof/>
                <w:webHidden/>
              </w:rPr>
              <w:fldChar w:fldCharType="end"/>
            </w:r>
          </w:hyperlink>
        </w:p>
        <w:p w14:paraId="3995B78C" w14:textId="77777777" w:rsidR="001B2B09" w:rsidRDefault="001774B2">
          <w:pPr>
            <w:pStyle w:val="TOC1"/>
            <w:tabs>
              <w:tab w:val="right" w:leader="dot" w:pos="9016"/>
            </w:tabs>
            <w:rPr>
              <w:rFonts w:eastAsiaTheme="minorEastAsia"/>
              <w:noProof/>
              <w:lang w:eastAsia="en-AU"/>
            </w:rPr>
          </w:pPr>
          <w:hyperlink w:anchor="_Toc404262871" w:history="1">
            <w:r w:rsidR="001B2B09" w:rsidRPr="00C16541">
              <w:rPr>
                <w:rStyle w:val="Hyperlink"/>
                <w:noProof/>
              </w:rPr>
              <w:t>Literature review</w:t>
            </w:r>
            <w:r w:rsidR="001B2B09">
              <w:rPr>
                <w:noProof/>
                <w:webHidden/>
              </w:rPr>
              <w:tab/>
            </w:r>
            <w:r w:rsidR="001B2B09">
              <w:rPr>
                <w:noProof/>
                <w:webHidden/>
              </w:rPr>
              <w:fldChar w:fldCharType="begin"/>
            </w:r>
            <w:r w:rsidR="001B2B09">
              <w:rPr>
                <w:noProof/>
                <w:webHidden/>
              </w:rPr>
              <w:instrText xml:space="preserve"> PAGEREF _Toc404262871 \h </w:instrText>
            </w:r>
            <w:r w:rsidR="001B2B09">
              <w:rPr>
                <w:noProof/>
                <w:webHidden/>
              </w:rPr>
            </w:r>
            <w:r w:rsidR="001B2B09">
              <w:rPr>
                <w:noProof/>
                <w:webHidden/>
              </w:rPr>
              <w:fldChar w:fldCharType="separate"/>
            </w:r>
            <w:r w:rsidR="00F85D63">
              <w:rPr>
                <w:noProof/>
                <w:webHidden/>
              </w:rPr>
              <w:t>2</w:t>
            </w:r>
            <w:r w:rsidR="001B2B09">
              <w:rPr>
                <w:noProof/>
                <w:webHidden/>
              </w:rPr>
              <w:fldChar w:fldCharType="end"/>
            </w:r>
          </w:hyperlink>
        </w:p>
        <w:p w14:paraId="3FAF570B" w14:textId="77777777" w:rsidR="001B2B09" w:rsidRDefault="001774B2">
          <w:pPr>
            <w:pStyle w:val="TOC2"/>
            <w:tabs>
              <w:tab w:val="right" w:leader="dot" w:pos="9016"/>
            </w:tabs>
            <w:rPr>
              <w:rFonts w:eastAsiaTheme="minorEastAsia"/>
              <w:noProof/>
              <w:lang w:eastAsia="en-AU"/>
            </w:rPr>
          </w:pPr>
          <w:hyperlink w:anchor="_Toc404262872" w:history="1">
            <w:r w:rsidR="001B2B09" w:rsidRPr="00C16541">
              <w:rPr>
                <w:rStyle w:val="Hyperlink"/>
                <w:noProof/>
              </w:rPr>
              <w:t>Accumulation of mutations leads to cancer initiation and progression</w:t>
            </w:r>
            <w:r w:rsidR="001B2B09">
              <w:rPr>
                <w:noProof/>
                <w:webHidden/>
              </w:rPr>
              <w:tab/>
            </w:r>
            <w:r w:rsidR="001B2B09">
              <w:rPr>
                <w:noProof/>
                <w:webHidden/>
              </w:rPr>
              <w:fldChar w:fldCharType="begin"/>
            </w:r>
            <w:r w:rsidR="001B2B09">
              <w:rPr>
                <w:noProof/>
                <w:webHidden/>
              </w:rPr>
              <w:instrText xml:space="preserve"> PAGEREF _Toc404262872 \h </w:instrText>
            </w:r>
            <w:r w:rsidR="001B2B09">
              <w:rPr>
                <w:noProof/>
                <w:webHidden/>
              </w:rPr>
            </w:r>
            <w:r w:rsidR="001B2B09">
              <w:rPr>
                <w:noProof/>
                <w:webHidden/>
              </w:rPr>
              <w:fldChar w:fldCharType="separate"/>
            </w:r>
            <w:r w:rsidR="00F85D63">
              <w:rPr>
                <w:noProof/>
                <w:webHidden/>
              </w:rPr>
              <w:t>2</w:t>
            </w:r>
            <w:r w:rsidR="001B2B09">
              <w:rPr>
                <w:noProof/>
                <w:webHidden/>
              </w:rPr>
              <w:fldChar w:fldCharType="end"/>
            </w:r>
          </w:hyperlink>
        </w:p>
        <w:p w14:paraId="44AB0B06" w14:textId="77777777" w:rsidR="001B2B09" w:rsidRDefault="001774B2">
          <w:pPr>
            <w:pStyle w:val="TOC2"/>
            <w:tabs>
              <w:tab w:val="right" w:leader="dot" w:pos="9016"/>
            </w:tabs>
            <w:rPr>
              <w:rFonts w:eastAsiaTheme="minorEastAsia"/>
              <w:noProof/>
              <w:lang w:eastAsia="en-AU"/>
            </w:rPr>
          </w:pPr>
          <w:hyperlink w:anchor="_Toc404262873" w:history="1">
            <w:r w:rsidR="001B2B09" w:rsidRPr="00C16541">
              <w:rPr>
                <w:rStyle w:val="Hyperlink"/>
                <w:noProof/>
              </w:rPr>
              <w:t>Link between cancer and unicellular life</w:t>
            </w:r>
            <w:r w:rsidR="001B2B09">
              <w:rPr>
                <w:noProof/>
                <w:webHidden/>
              </w:rPr>
              <w:tab/>
            </w:r>
            <w:r w:rsidR="001B2B09">
              <w:rPr>
                <w:noProof/>
                <w:webHidden/>
              </w:rPr>
              <w:fldChar w:fldCharType="begin"/>
            </w:r>
            <w:r w:rsidR="001B2B09">
              <w:rPr>
                <w:noProof/>
                <w:webHidden/>
              </w:rPr>
              <w:instrText xml:space="preserve"> PAGEREF _Toc404262873 \h </w:instrText>
            </w:r>
            <w:r w:rsidR="001B2B09">
              <w:rPr>
                <w:noProof/>
                <w:webHidden/>
              </w:rPr>
            </w:r>
            <w:r w:rsidR="001B2B09">
              <w:rPr>
                <w:noProof/>
                <w:webHidden/>
              </w:rPr>
              <w:fldChar w:fldCharType="separate"/>
            </w:r>
            <w:r w:rsidR="00F85D63">
              <w:rPr>
                <w:noProof/>
                <w:webHidden/>
              </w:rPr>
              <w:t>2</w:t>
            </w:r>
            <w:r w:rsidR="001B2B09">
              <w:rPr>
                <w:noProof/>
                <w:webHidden/>
              </w:rPr>
              <w:fldChar w:fldCharType="end"/>
            </w:r>
          </w:hyperlink>
        </w:p>
        <w:p w14:paraId="70D2D0B3" w14:textId="77777777" w:rsidR="001B2B09" w:rsidRDefault="001774B2">
          <w:pPr>
            <w:pStyle w:val="TOC2"/>
            <w:tabs>
              <w:tab w:val="right" w:leader="dot" w:pos="9016"/>
            </w:tabs>
            <w:rPr>
              <w:rFonts w:eastAsiaTheme="minorEastAsia"/>
              <w:noProof/>
              <w:lang w:eastAsia="en-AU"/>
            </w:rPr>
          </w:pPr>
          <w:hyperlink w:anchor="_Toc404262874" w:history="1">
            <w:r w:rsidR="001B2B09" w:rsidRPr="00C16541">
              <w:rPr>
                <w:rStyle w:val="Hyperlink"/>
                <w:noProof/>
              </w:rPr>
              <w:t>The role of stress in cancer and the acquisition of similarities with unicellular organisms</w:t>
            </w:r>
            <w:r w:rsidR="001B2B09">
              <w:rPr>
                <w:noProof/>
                <w:webHidden/>
              </w:rPr>
              <w:tab/>
            </w:r>
            <w:r w:rsidR="001B2B09">
              <w:rPr>
                <w:noProof/>
                <w:webHidden/>
              </w:rPr>
              <w:fldChar w:fldCharType="begin"/>
            </w:r>
            <w:r w:rsidR="001B2B09">
              <w:rPr>
                <w:noProof/>
                <w:webHidden/>
              </w:rPr>
              <w:instrText xml:space="preserve"> PAGEREF _Toc404262874 \h </w:instrText>
            </w:r>
            <w:r w:rsidR="001B2B09">
              <w:rPr>
                <w:noProof/>
                <w:webHidden/>
              </w:rPr>
            </w:r>
            <w:r w:rsidR="001B2B09">
              <w:rPr>
                <w:noProof/>
                <w:webHidden/>
              </w:rPr>
              <w:fldChar w:fldCharType="separate"/>
            </w:r>
            <w:r w:rsidR="00F85D63">
              <w:rPr>
                <w:noProof/>
                <w:webHidden/>
              </w:rPr>
              <w:t>3</w:t>
            </w:r>
            <w:r w:rsidR="001B2B09">
              <w:rPr>
                <w:noProof/>
                <w:webHidden/>
              </w:rPr>
              <w:fldChar w:fldCharType="end"/>
            </w:r>
          </w:hyperlink>
        </w:p>
        <w:p w14:paraId="629D55F7" w14:textId="77777777" w:rsidR="001B2B09" w:rsidRDefault="001774B2">
          <w:pPr>
            <w:pStyle w:val="TOC2"/>
            <w:tabs>
              <w:tab w:val="right" w:leader="dot" w:pos="9016"/>
            </w:tabs>
            <w:rPr>
              <w:rFonts w:eastAsiaTheme="minorEastAsia"/>
              <w:noProof/>
              <w:lang w:eastAsia="en-AU"/>
            </w:rPr>
          </w:pPr>
          <w:hyperlink w:anchor="_Toc404262875" w:history="1">
            <w:r w:rsidR="001B2B09" w:rsidRPr="00C16541">
              <w:rPr>
                <w:rStyle w:val="Hyperlink"/>
                <w:noProof/>
              </w:rPr>
              <w:t>Atavism hypothesis of cancer</w:t>
            </w:r>
            <w:r w:rsidR="001B2B09">
              <w:rPr>
                <w:noProof/>
                <w:webHidden/>
              </w:rPr>
              <w:tab/>
            </w:r>
            <w:r w:rsidR="001B2B09">
              <w:rPr>
                <w:noProof/>
                <w:webHidden/>
              </w:rPr>
              <w:fldChar w:fldCharType="begin"/>
            </w:r>
            <w:r w:rsidR="001B2B09">
              <w:rPr>
                <w:noProof/>
                <w:webHidden/>
              </w:rPr>
              <w:instrText xml:space="preserve"> PAGEREF _Toc404262875 \h </w:instrText>
            </w:r>
            <w:r w:rsidR="001B2B09">
              <w:rPr>
                <w:noProof/>
                <w:webHidden/>
              </w:rPr>
            </w:r>
            <w:r w:rsidR="001B2B09">
              <w:rPr>
                <w:noProof/>
                <w:webHidden/>
              </w:rPr>
              <w:fldChar w:fldCharType="separate"/>
            </w:r>
            <w:r w:rsidR="00F85D63">
              <w:rPr>
                <w:noProof/>
                <w:webHidden/>
              </w:rPr>
              <w:t>4</w:t>
            </w:r>
            <w:r w:rsidR="001B2B09">
              <w:rPr>
                <w:noProof/>
                <w:webHidden/>
              </w:rPr>
              <w:fldChar w:fldCharType="end"/>
            </w:r>
          </w:hyperlink>
        </w:p>
        <w:p w14:paraId="48F7D725" w14:textId="77777777" w:rsidR="001B2B09" w:rsidRDefault="001774B2">
          <w:pPr>
            <w:pStyle w:val="TOC3"/>
            <w:tabs>
              <w:tab w:val="right" w:leader="dot" w:pos="9016"/>
            </w:tabs>
            <w:rPr>
              <w:rFonts w:eastAsiaTheme="minorEastAsia"/>
              <w:noProof/>
              <w:lang w:eastAsia="en-AU"/>
            </w:rPr>
          </w:pPr>
          <w:hyperlink w:anchor="_Toc404262876" w:history="1">
            <w:r w:rsidR="001B2B09" w:rsidRPr="00C16541">
              <w:rPr>
                <w:rStyle w:val="Hyperlink"/>
                <w:noProof/>
              </w:rPr>
              <w:t>Cells can lose features of multicellularity</w:t>
            </w:r>
            <w:r w:rsidR="001B2B09">
              <w:rPr>
                <w:noProof/>
                <w:webHidden/>
              </w:rPr>
              <w:tab/>
            </w:r>
            <w:r w:rsidR="001B2B09">
              <w:rPr>
                <w:noProof/>
                <w:webHidden/>
              </w:rPr>
              <w:fldChar w:fldCharType="begin"/>
            </w:r>
            <w:r w:rsidR="001B2B09">
              <w:rPr>
                <w:noProof/>
                <w:webHidden/>
              </w:rPr>
              <w:instrText xml:space="preserve"> PAGEREF _Toc404262876 \h </w:instrText>
            </w:r>
            <w:r w:rsidR="001B2B09">
              <w:rPr>
                <w:noProof/>
                <w:webHidden/>
              </w:rPr>
            </w:r>
            <w:r w:rsidR="001B2B09">
              <w:rPr>
                <w:noProof/>
                <w:webHidden/>
              </w:rPr>
              <w:fldChar w:fldCharType="separate"/>
            </w:r>
            <w:r w:rsidR="00F85D63">
              <w:rPr>
                <w:noProof/>
                <w:webHidden/>
              </w:rPr>
              <w:t>5</w:t>
            </w:r>
            <w:r w:rsidR="001B2B09">
              <w:rPr>
                <w:noProof/>
                <w:webHidden/>
              </w:rPr>
              <w:fldChar w:fldCharType="end"/>
            </w:r>
          </w:hyperlink>
        </w:p>
        <w:p w14:paraId="67058E4A" w14:textId="77777777" w:rsidR="001B2B09" w:rsidRDefault="001774B2">
          <w:pPr>
            <w:pStyle w:val="TOC1"/>
            <w:tabs>
              <w:tab w:val="right" w:leader="dot" w:pos="9016"/>
            </w:tabs>
            <w:rPr>
              <w:rFonts w:eastAsiaTheme="minorEastAsia"/>
              <w:noProof/>
              <w:lang w:eastAsia="en-AU"/>
            </w:rPr>
          </w:pPr>
          <w:hyperlink w:anchor="_Toc404262877" w:history="1">
            <w:r w:rsidR="001B2B09" w:rsidRPr="00C16541">
              <w:rPr>
                <w:rStyle w:val="Hyperlink"/>
                <w:noProof/>
              </w:rPr>
              <w:t>Research Question and Objectives</w:t>
            </w:r>
            <w:r w:rsidR="001B2B09">
              <w:rPr>
                <w:noProof/>
                <w:webHidden/>
              </w:rPr>
              <w:tab/>
            </w:r>
            <w:r w:rsidR="001B2B09">
              <w:rPr>
                <w:noProof/>
                <w:webHidden/>
              </w:rPr>
              <w:fldChar w:fldCharType="begin"/>
            </w:r>
            <w:r w:rsidR="001B2B09">
              <w:rPr>
                <w:noProof/>
                <w:webHidden/>
              </w:rPr>
              <w:instrText xml:space="preserve"> PAGEREF _Toc404262877 \h </w:instrText>
            </w:r>
            <w:r w:rsidR="001B2B09">
              <w:rPr>
                <w:noProof/>
                <w:webHidden/>
              </w:rPr>
            </w:r>
            <w:r w:rsidR="001B2B09">
              <w:rPr>
                <w:noProof/>
                <w:webHidden/>
              </w:rPr>
              <w:fldChar w:fldCharType="separate"/>
            </w:r>
            <w:r w:rsidR="00F85D63">
              <w:rPr>
                <w:noProof/>
                <w:webHidden/>
              </w:rPr>
              <w:t>6</w:t>
            </w:r>
            <w:r w:rsidR="001B2B09">
              <w:rPr>
                <w:noProof/>
                <w:webHidden/>
              </w:rPr>
              <w:fldChar w:fldCharType="end"/>
            </w:r>
          </w:hyperlink>
        </w:p>
        <w:p w14:paraId="5B30A3A5" w14:textId="77777777" w:rsidR="001B2B09" w:rsidRDefault="001774B2">
          <w:pPr>
            <w:pStyle w:val="TOC1"/>
            <w:tabs>
              <w:tab w:val="right" w:leader="dot" w:pos="9016"/>
            </w:tabs>
            <w:rPr>
              <w:rFonts w:eastAsiaTheme="minorEastAsia"/>
              <w:noProof/>
              <w:lang w:eastAsia="en-AU"/>
            </w:rPr>
          </w:pPr>
          <w:hyperlink w:anchor="_Toc404262878" w:history="1">
            <w:r w:rsidR="001B2B09" w:rsidRPr="00C16541">
              <w:rPr>
                <w:rStyle w:val="Hyperlink"/>
                <w:noProof/>
              </w:rPr>
              <w:t>Significance</w:t>
            </w:r>
            <w:r w:rsidR="001B2B09">
              <w:rPr>
                <w:noProof/>
                <w:webHidden/>
              </w:rPr>
              <w:tab/>
            </w:r>
            <w:r w:rsidR="001B2B09">
              <w:rPr>
                <w:noProof/>
                <w:webHidden/>
              </w:rPr>
              <w:fldChar w:fldCharType="begin"/>
            </w:r>
            <w:r w:rsidR="001B2B09">
              <w:rPr>
                <w:noProof/>
                <w:webHidden/>
              </w:rPr>
              <w:instrText xml:space="preserve"> PAGEREF _Toc404262878 \h </w:instrText>
            </w:r>
            <w:r w:rsidR="001B2B09">
              <w:rPr>
                <w:noProof/>
                <w:webHidden/>
              </w:rPr>
            </w:r>
            <w:r w:rsidR="001B2B09">
              <w:rPr>
                <w:noProof/>
                <w:webHidden/>
              </w:rPr>
              <w:fldChar w:fldCharType="separate"/>
            </w:r>
            <w:r w:rsidR="00F85D63">
              <w:rPr>
                <w:noProof/>
                <w:webHidden/>
              </w:rPr>
              <w:t>7</w:t>
            </w:r>
            <w:r w:rsidR="001B2B09">
              <w:rPr>
                <w:noProof/>
                <w:webHidden/>
              </w:rPr>
              <w:fldChar w:fldCharType="end"/>
            </w:r>
          </w:hyperlink>
        </w:p>
        <w:p w14:paraId="7402C6F5" w14:textId="77777777" w:rsidR="001B2B09" w:rsidRDefault="001774B2">
          <w:pPr>
            <w:pStyle w:val="TOC1"/>
            <w:tabs>
              <w:tab w:val="right" w:leader="dot" w:pos="9016"/>
            </w:tabs>
            <w:rPr>
              <w:rFonts w:eastAsiaTheme="minorEastAsia"/>
              <w:noProof/>
              <w:lang w:eastAsia="en-AU"/>
            </w:rPr>
          </w:pPr>
          <w:hyperlink w:anchor="_Toc404262879" w:history="1">
            <w:r w:rsidR="001B2B09" w:rsidRPr="00C16541">
              <w:rPr>
                <w:rStyle w:val="Hyperlink"/>
                <w:noProof/>
              </w:rPr>
              <w:t>Methodology</w:t>
            </w:r>
            <w:r w:rsidR="001B2B09">
              <w:rPr>
                <w:noProof/>
                <w:webHidden/>
              </w:rPr>
              <w:tab/>
            </w:r>
            <w:r w:rsidR="001B2B09">
              <w:rPr>
                <w:noProof/>
                <w:webHidden/>
              </w:rPr>
              <w:fldChar w:fldCharType="begin"/>
            </w:r>
            <w:r w:rsidR="001B2B09">
              <w:rPr>
                <w:noProof/>
                <w:webHidden/>
              </w:rPr>
              <w:instrText xml:space="preserve"> PAGEREF _Toc404262879 \h </w:instrText>
            </w:r>
            <w:r w:rsidR="001B2B09">
              <w:rPr>
                <w:noProof/>
                <w:webHidden/>
              </w:rPr>
            </w:r>
            <w:r w:rsidR="001B2B09">
              <w:rPr>
                <w:noProof/>
                <w:webHidden/>
              </w:rPr>
              <w:fldChar w:fldCharType="separate"/>
            </w:r>
            <w:r w:rsidR="00F85D63">
              <w:rPr>
                <w:noProof/>
                <w:webHidden/>
              </w:rPr>
              <w:t>8</w:t>
            </w:r>
            <w:r w:rsidR="001B2B09">
              <w:rPr>
                <w:noProof/>
                <w:webHidden/>
              </w:rPr>
              <w:fldChar w:fldCharType="end"/>
            </w:r>
          </w:hyperlink>
        </w:p>
        <w:p w14:paraId="299792ED" w14:textId="77777777" w:rsidR="001B2B09" w:rsidRDefault="001774B2">
          <w:pPr>
            <w:pStyle w:val="TOC2"/>
            <w:tabs>
              <w:tab w:val="left" w:pos="660"/>
              <w:tab w:val="right" w:leader="dot" w:pos="9016"/>
            </w:tabs>
            <w:rPr>
              <w:rFonts w:eastAsiaTheme="minorEastAsia"/>
              <w:noProof/>
              <w:lang w:eastAsia="en-AU"/>
            </w:rPr>
          </w:pPr>
          <w:hyperlink w:anchor="_Toc404262880" w:history="1">
            <w:r w:rsidR="001B2B09" w:rsidRPr="00C16541">
              <w:rPr>
                <w:rStyle w:val="Hyperlink"/>
                <w:noProof/>
              </w:rPr>
              <w:t>1.</w:t>
            </w:r>
            <w:r w:rsidR="001B2B09">
              <w:rPr>
                <w:rFonts w:eastAsiaTheme="minorEastAsia"/>
                <w:noProof/>
                <w:lang w:eastAsia="en-AU"/>
              </w:rPr>
              <w:tab/>
            </w:r>
            <w:r w:rsidR="001B2B09" w:rsidRPr="00C16541">
              <w:rPr>
                <w:rStyle w:val="Hyperlink"/>
                <w:noProof/>
              </w:rPr>
              <w:t>Classification of human genes by their point of emergence</w:t>
            </w:r>
            <w:r w:rsidR="001B2B09">
              <w:rPr>
                <w:noProof/>
                <w:webHidden/>
              </w:rPr>
              <w:tab/>
            </w:r>
            <w:r w:rsidR="001B2B09">
              <w:rPr>
                <w:noProof/>
                <w:webHidden/>
              </w:rPr>
              <w:fldChar w:fldCharType="begin"/>
            </w:r>
            <w:r w:rsidR="001B2B09">
              <w:rPr>
                <w:noProof/>
                <w:webHidden/>
              </w:rPr>
              <w:instrText xml:space="preserve"> PAGEREF _Toc404262880 \h </w:instrText>
            </w:r>
            <w:r w:rsidR="001B2B09">
              <w:rPr>
                <w:noProof/>
                <w:webHidden/>
              </w:rPr>
            </w:r>
            <w:r w:rsidR="001B2B09">
              <w:rPr>
                <w:noProof/>
                <w:webHidden/>
              </w:rPr>
              <w:fldChar w:fldCharType="separate"/>
            </w:r>
            <w:r w:rsidR="00F85D63">
              <w:rPr>
                <w:noProof/>
                <w:webHidden/>
              </w:rPr>
              <w:t>8</w:t>
            </w:r>
            <w:r w:rsidR="001B2B09">
              <w:rPr>
                <w:noProof/>
                <w:webHidden/>
              </w:rPr>
              <w:fldChar w:fldCharType="end"/>
            </w:r>
          </w:hyperlink>
        </w:p>
        <w:p w14:paraId="36EC538F" w14:textId="77777777" w:rsidR="001B2B09" w:rsidRDefault="001774B2">
          <w:pPr>
            <w:pStyle w:val="TOC3"/>
            <w:tabs>
              <w:tab w:val="right" w:leader="dot" w:pos="9016"/>
            </w:tabs>
            <w:rPr>
              <w:rFonts w:eastAsiaTheme="minorEastAsia"/>
              <w:noProof/>
              <w:lang w:eastAsia="en-AU"/>
            </w:rPr>
          </w:pPr>
          <w:hyperlink w:anchor="_Toc404262881" w:history="1">
            <w:r w:rsidR="001B2B09" w:rsidRPr="00C16541">
              <w:rPr>
                <w:rStyle w:val="Hyperlink"/>
                <w:noProof/>
              </w:rPr>
              <w:t>1.1 Determining the founders of human genes</w:t>
            </w:r>
            <w:r w:rsidR="001B2B09">
              <w:rPr>
                <w:noProof/>
                <w:webHidden/>
              </w:rPr>
              <w:tab/>
            </w:r>
            <w:r w:rsidR="001B2B09">
              <w:rPr>
                <w:noProof/>
                <w:webHidden/>
              </w:rPr>
              <w:fldChar w:fldCharType="begin"/>
            </w:r>
            <w:r w:rsidR="001B2B09">
              <w:rPr>
                <w:noProof/>
                <w:webHidden/>
              </w:rPr>
              <w:instrText xml:space="preserve"> PAGEREF _Toc404262881 \h </w:instrText>
            </w:r>
            <w:r w:rsidR="001B2B09">
              <w:rPr>
                <w:noProof/>
                <w:webHidden/>
              </w:rPr>
            </w:r>
            <w:r w:rsidR="001B2B09">
              <w:rPr>
                <w:noProof/>
                <w:webHidden/>
              </w:rPr>
              <w:fldChar w:fldCharType="separate"/>
            </w:r>
            <w:r w:rsidR="00F85D63">
              <w:rPr>
                <w:noProof/>
                <w:webHidden/>
              </w:rPr>
              <w:t>8</w:t>
            </w:r>
            <w:r w:rsidR="001B2B09">
              <w:rPr>
                <w:noProof/>
                <w:webHidden/>
              </w:rPr>
              <w:fldChar w:fldCharType="end"/>
            </w:r>
          </w:hyperlink>
        </w:p>
        <w:p w14:paraId="234E570A" w14:textId="77777777" w:rsidR="001B2B09" w:rsidRDefault="001774B2">
          <w:pPr>
            <w:pStyle w:val="TOC3"/>
            <w:tabs>
              <w:tab w:val="right" w:leader="dot" w:pos="9016"/>
            </w:tabs>
            <w:rPr>
              <w:rFonts w:eastAsiaTheme="minorEastAsia"/>
              <w:noProof/>
              <w:lang w:eastAsia="en-AU"/>
            </w:rPr>
          </w:pPr>
          <w:hyperlink w:anchor="_Toc404262882" w:history="1">
            <w:r w:rsidR="001B2B09" w:rsidRPr="00C16541">
              <w:rPr>
                <w:rStyle w:val="Hyperlink"/>
                <w:noProof/>
              </w:rPr>
              <w:t>1.2 Comparison of the assignment of phylostrata to human genes by other authors</w:t>
            </w:r>
            <w:r w:rsidR="001B2B09">
              <w:rPr>
                <w:noProof/>
                <w:webHidden/>
              </w:rPr>
              <w:tab/>
            </w:r>
            <w:r w:rsidR="001B2B09">
              <w:rPr>
                <w:noProof/>
                <w:webHidden/>
              </w:rPr>
              <w:fldChar w:fldCharType="begin"/>
            </w:r>
            <w:r w:rsidR="001B2B09">
              <w:rPr>
                <w:noProof/>
                <w:webHidden/>
              </w:rPr>
              <w:instrText xml:space="preserve"> PAGEREF _Toc404262882 \h </w:instrText>
            </w:r>
            <w:r w:rsidR="001B2B09">
              <w:rPr>
                <w:noProof/>
                <w:webHidden/>
              </w:rPr>
            </w:r>
            <w:r w:rsidR="001B2B09">
              <w:rPr>
                <w:noProof/>
                <w:webHidden/>
              </w:rPr>
              <w:fldChar w:fldCharType="separate"/>
            </w:r>
            <w:r w:rsidR="00F85D63">
              <w:rPr>
                <w:noProof/>
                <w:webHidden/>
              </w:rPr>
              <w:t>9</w:t>
            </w:r>
            <w:r w:rsidR="001B2B09">
              <w:rPr>
                <w:noProof/>
                <w:webHidden/>
              </w:rPr>
              <w:fldChar w:fldCharType="end"/>
            </w:r>
          </w:hyperlink>
        </w:p>
        <w:p w14:paraId="0F6DD60E" w14:textId="77777777" w:rsidR="001B2B09" w:rsidRDefault="001774B2">
          <w:pPr>
            <w:pStyle w:val="TOC3"/>
            <w:tabs>
              <w:tab w:val="right" w:leader="dot" w:pos="9016"/>
            </w:tabs>
            <w:rPr>
              <w:rFonts w:eastAsiaTheme="minorEastAsia"/>
              <w:noProof/>
              <w:lang w:eastAsia="en-AU"/>
            </w:rPr>
          </w:pPr>
          <w:hyperlink w:anchor="_Toc404262883" w:history="1">
            <w:r w:rsidR="001B2B09" w:rsidRPr="00C16541">
              <w:rPr>
                <w:rStyle w:val="Hyperlink"/>
                <w:noProof/>
              </w:rPr>
              <w:t>1.3 Verification of the phylostrata of emergence of genes by enrichment of functional categories</w:t>
            </w:r>
            <w:r w:rsidR="001B2B09">
              <w:rPr>
                <w:noProof/>
                <w:webHidden/>
              </w:rPr>
              <w:tab/>
            </w:r>
            <w:r w:rsidR="001B2B09">
              <w:rPr>
                <w:noProof/>
                <w:webHidden/>
              </w:rPr>
              <w:fldChar w:fldCharType="begin"/>
            </w:r>
            <w:r w:rsidR="001B2B09">
              <w:rPr>
                <w:noProof/>
                <w:webHidden/>
              </w:rPr>
              <w:instrText xml:space="preserve"> PAGEREF _Toc404262883 \h </w:instrText>
            </w:r>
            <w:r w:rsidR="001B2B09">
              <w:rPr>
                <w:noProof/>
                <w:webHidden/>
              </w:rPr>
            </w:r>
            <w:r w:rsidR="001B2B09">
              <w:rPr>
                <w:noProof/>
                <w:webHidden/>
              </w:rPr>
              <w:fldChar w:fldCharType="separate"/>
            </w:r>
            <w:r w:rsidR="00F85D63">
              <w:rPr>
                <w:noProof/>
                <w:webHidden/>
              </w:rPr>
              <w:t>9</w:t>
            </w:r>
            <w:r w:rsidR="001B2B09">
              <w:rPr>
                <w:noProof/>
                <w:webHidden/>
              </w:rPr>
              <w:fldChar w:fldCharType="end"/>
            </w:r>
          </w:hyperlink>
        </w:p>
        <w:p w14:paraId="03B98C24" w14:textId="77777777" w:rsidR="001B2B09" w:rsidRDefault="001774B2">
          <w:pPr>
            <w:pStyle w:val="TOC2"/>
            <w:tabs>
              <w:tab w:val="left" w:pos="660"/>
              <w:tab w:val="right" w:leader="dot" w:pos="9016"/>
            </w:tabs>
            <w:rPr>
              <w:rFonts w:eastAsiaTheme="minorEastAsia"/>
              <w:noProof/>
              <w:lang w:eastAsia="en-AU"/>
            </w:rPr>
          </w:pPr>
          <w:hyperlink w:anchor="_Toc404262884" w:history="1">
            <w:r w:rsidR="001B2B09" w:rsidRPr="00C16541">
              <w:rPr>
                <w:rStyle w:val="Hyperlink"/>
                <w:noProof/>
              </w:rPr>
              <w:t>2.</w:t>
            </w:r>
            <w:r w:rsidR="001B2B09">
              <w:rPr>
                <w:rFonts w:eastAsiaTheme="minorEastAsia"/>
                <w:noProof/>
                <w:lang w:eastAsia="en-AU"/>
              </w:rPr>
              <w:tab/>
            </w:r>
            <w:r w:rsidR="001B2B09" w:rsidRPr="00C16541">
              <w:rPr>
                <w:rStyle w:val="Hyperlink"/>
                <w:noProof/>
              </w:rPr>
              <w:t>Age of the cancer transcriptome</w:t>
            </w:r>
            <w:r w:rsidR="001B2B09">
              <w:rPr>
                <w:noProof/>
                <w:webHidden/>
              </w:rPr>
              <w:tab/>
            </w:r>
            <w:r w:rsidR="001B2B09">
              <w:rPr>
                <w:noProof/>
                <w:webHidden/>
              </w:rPr>
              <w:fldChar w:fldCharType="begin"/>
            </w:r>
            <w:r w:rsidR="001B2B09">
              <w:rPr>
                <w:noProof/>
                <w:webHidden/>
              </w:rPr>
              <w:instrText xml:space="preserve"> PAGEREF _Toc404262884 \h </w:instrText>
            </w:r>
            <w:r w:rsidR="001B2B09">
              <w:rPr>
                <w:noProof/>
                <w:webHidden/>
              </w:rPr>
            </w:r>
            <w:r w:rsidR="001B2B09">
              <w:rPr>
                <w:noProof/>
                <w:webHidden/>
              </w:rPr>
              <w:fldChar w:fldCharType="separate"/>
            </w:r>
            <w:r w:rsidR="00F85D63">
              <w:rPr>
                <w:noProof/>
                <w:webHidden/>
              </w:rPr>
              <w:t>11</w:t>
            </w:r>
            <w:r w:rsidR="001B2B09">
              <w:rPr>
                <w:noProof/>
                <w:webHidden/>
              </w:rPr>
              <w:fldChar w:fldCharType="end"/>
            </w:r>
          </w:hyperlink>
        </w:p>
        <w:p w14:paraId="0041E546" w14:textId="77777777" w:rsidR="001B2B09" w:rsidRDefault="001774B2">
          <w:pPr>
            <w:pStyle w:val="TOC3"/>
            <w:tabs>
              <w:tab w:val="right" w:leader="dot" w:pos="9016"/>
            </w:tabs>
            <w:rPr>
              <w:rFonts w:eastAsiaTheme="minorEastAsia"/>
              <w:noProof/>
              <w:lang w:eastAsia="en-AU"/>
            </w:rPr>
          </w:pPr>
          <w:hyperlink w:anchor="_Toc404262885" w:history="1">
            <w:r w:rsidR="001B2B09" w:rsidRPr="00C16541">
              <w:rPr>
                <w:rStyle w:val="Hyperlink"/>
                <w:noProof/>
              </w:rPr>
              <w:t>2.1 Gene expression data</w:t>
            </w:r>
            <w:r w:rsidR="001B2B09">
              <w:rPr>
                <w:noProof/>
                <w:webHidden/>
              </w:rPr>
              <w:tab/>
            </w:r>
            <w:r w:rsidR="001B2B09">
              <w:rPr>
                <w:noProof/>
                <w:webHidden/>
              </w:rPr>
              <w:fldChar w:fldCharType="begin"/>
            </w:r>
            <w:r w:rsidR="001B2B09">
              <w:rPr>
                <w:noProof/>
                <w:webHidden/>
              </w:rPr>
              <w:instrText xml:space="preserve"> PAGEREF _Toc404262885 \h </w:instrText>
            </w:r>
            <w:r w:rsidR="001B2B09">
              <w:rPr>
                <w:noProof/>
                <w:webHidden/>
              </w:rPr>
            </w:r>
            <w:r w:rsidR="001B2B09">
              <w:rPr>
                <w:noProof/>
                <w:webHidden/>
              </w:rPr>
              <w:fldChar w:fldCharType="separate"/>
            </w:r>
            <w:r w:rsidR="00F85D63">
              <w:rPr>
                <w:noProof/>
                <w:webHidden/>
              </w:rPr>
              <w:t>11</w:t>
            </w:r>
            <w:r w:rsidR="001B2B09">
              <w:rPr>
                <w:noProof/>
                <w:webHidden/>
              </w:rPr>
              <w:fldChar w:fldCharType="end"/>
            </w:r>
          </w:hyperlink>
        </w:p>
        <w:p w14:paraId="7B0557A3" w14:textId="77777777" w:rsidR="001B2B09" w:rsidRDefault="001774B2">
          <w:pPr>
            <w:pStyle w:val="TOC3"/>
            <w:tabs>
              <w:tab w:val="right" w:leader="dot" w:pos="9016"/>
            </w:tabs>
            <w:rPr>
              <w:rFonts w:eastAsiaTheme="minorEastAsia"/>
              <w:noProof/>
              <w:lang w:eastAsia="en-AU"/>
            </w:rPr>
          </w:pPr>
          <w:hyperlink w:anchor="_Toc404262886" w:history="1">
            <w:r w:rsidR="001B2B09" w:rsidRPr="00C16541">
              <w:rPr>
                <w:rStyle w:val="Hyperlink"/>
                <w:noProof/>
              </w:rPr>
              <w:t>2.2 Transcriptome age index</w:t>
            </w:r>
            <w:r w:rsidR="001B2B09">
              <w:rPr>
                <w:noProof/>
                <w:webHidden/>
              </w:rPr>
              <w:tab/>
            </w:r>
            <w:r w:rsidR="001B2B09">
              <w:rPr>
                <w:noProof/>
                <w:webHidden/>
              </w:rPr>
              <w:fldChar w:fldCharType="begin"/>
            </w:r>
            <w:r w:rsidR="001B2B09">
              <w:rPr>
                <w:noProof/>
                <w:webHidden/>
              </w:rPr>
              <w:instrText xml:space="preserve"> PAGEREF _Toc404262886 \h </w:instrText>
            </w:r>
            <w:r w:rsidR="001B2B09">
              <w:rPr>
                <w:noProof/>
                <w:webHidden/>
              </w:rPr>
            </w:r>
            <w:r w:rsidR="001B2B09">
              <w:rPr>
                <w:noProof/>
                <w:webHidden/>
              </w:rPr>
              <w:fldChar w:fldCharType="separate"/>
            </w:r>
            <w:r w:rsidR="00F85D63">
              <w:rPr>
                <w:noProof/>
                <w:webHidden/>
              </w:rPr>
              <w:t>11</w:t>
            </w:r>
            <w:r w:rsidR="001B2B09">
              <w:rPr>
                <w:noProof/>
                <w:webHidden/>
              </w:rPr>
              <w:fldChar w:fldCharType="end"/>
            </w:r>
          </w:hyperlink>
        </w:p>
        <w:p w14:paraId="170004AD" w14:textId="77777777" w:rsidR="001B2B09" w:rsidRDefault="001774B2">
          <w:pPr>
            <w:pStyle w:val="TOC3"/>
            <w:tabs>
              <w:tab w:val="right" w:leader="dot" w:pos="9016"/>
            </w:tabs>
            <w:rPr>
              <w:rFonts w:eastAsiaTheme="minorEastAsia"/>
              <w:noProof/>
              <w:lang w:eastAsia="en-AU"/>
            </w:rPr>
          </w:pPr>
          <w:hyperlink w:anchor="_Toc404262887" w:history="1">
            <w:r w:rsidR="001B2B09" w:rsidRPr="00C16541">
              <w:rPr>
                <w:rStyle w:val="Hyperlink"/>
                <w:noProof/>
              </w:rPr>
              <w:t>2.3 Identifying trends in the shifts of expression of phylostrata in tumours</w:t>
            </w:r>
            <w:r w:rsidR="001B2B09">
              <w:rPr>
                <w:noProof/>
                <w:webHidden/>
              </w:rPr>
              <w:tab/>
            </w:r>
            <w:r w:rsidR="001B2B09">
              <w:rPr>
                <w:noProof/>
                <w:webHidden/>
              </w:rPr>
              <w:fldChar w:fldCharType="begin"/>
            </w:r>
            <w:r w:rsidR="001B2B09">
              <w:rPr>
                <w:noProof/>
                <w:webHidden/>
              </w:rPr>
              <w:instrText xml:space="preserve"> PAGEREF _Toc404262887 \h </w:instrText>
            </w:r>
            <w:r w:rsidR="001B2B09">
              <w:rPr>
                <w:noProof/>
                <w:webHidden/>
              </w:rPr>
            </w:r>
            <w:r w:rsidR="001B2B09">
              <w:rPr>
                <w:noProof/>
                <w:webHidden/>
              </w:rPr>
              <w:fldChar w:fldCharType="separate"/>
            </w:r>
            <w:r w:rsidR="00F85D63">
              <w:rPr>
                <w:noProof/>
                <w:webHidden/>
              </w:rPr>
              <w:t>12</w:t>
            </w:r>
            <w:r w:rsidR="001B2B09">
              <w:rPr>
                <w:noProof/>
                <w:webHidden/>
              </w:rPr>
              <w:fldChar w:fldCharType="end"/>
            </w:r>
          </w:hyperlink>
        </w:p>
        <w:p w14:paraId="76C01778" w14:textId="77777777" w:rsidR="001B2B09" w:rsidRDefault="001774B2">
          <w:pPr>
            <w:pStyle w:val="TOC3"/>
            <w:tabs>
              <w:tab w:val="right" w:leader="dot" w:pos="9016"/>
            </w:tabs>
            <w:rPr>
              <w:rFonts w:eastAsiaTheme="minorEastAsia"/>
              <w:noProof/>
              <w:lang w:eastAsia="en-AU"/>
            </w:rPr>
          </w:pPr>
          <w:hyperlink w:anchor="_Toc404262888" w:history="1">
            <w:r w:rsidR="001B2B09" w:rsidRPr="00C16541">
              <w:rPr>
                <w:rStyle w:val="Hyperlink"/>
                <w:noProof/>
              </w:rPr>
              <w:t>2.4 Gene-level interpretation of the change of the TAI in tumour using non-parametric tests</w:t>
            </w:r>
            <w:r w:rsidR="001B2B09">
              <w:rPr>
                <w:noProof/>
                <w:webHidden/>
              </w:rPr>
              <w:tab/>
            </w:r>
            <w:r w:rsidR="001B2B09">
              <w:rPr>
                <w:noProof/>
                <w:webHidden/>
              </w:rPr>
              <w:fldChar w:fldCharType="begin"/>
            </w:r>
            <w:r w:rsidR="001B2B09">
              <w:rPr>
                <w:noProof/>
                <w:webHidden/>
              </w:rPr>
              <w:instrText xml:space="preserve"> PAGEREF _Toc404262888 \h </w:instrText>
            </w:r>
            <w:r w:rsidR="001B2B09">
              <w:rPr>
                <w:noProof/>
                <w:webHidden/>
              </w:rPr>
            </w:r>
            <w:r w:rsidR="001B2B09">
              <w:rPr>
                <w:noProof/>
                <w:webHidden/>
              </w:rPr>
              <w:fldChar w:fldCharType="separate"/>
            </w:r>
            <w:r w:rsidR="00F85D63">
              <w:rPr>
                <w:noProof/>
                <w:webHidden/>
              </w:rPr>
              <w:t>12</w:t>
            </w:r>
            <w:r w:rsidR="001B2B09">
              <w:rPr>
                <w:noProof/>
                <w:webHidden/>
              </w:rPr>
              <w:fldChar w:fldCharType="end"/>
            </w:r>
          </w:hyperlink>
        </w:p>
        <w:p w14:paraId="42514065" w14:textId="77777777" w:rsidR="001B2B09" w:rsidRDefault="001774B2">
          <w:pPr>
            <w:pStyle w:val="TOC3"/>
            <w:tabs>
              <w:tab w:val="right" w:leader="dot" w:pos="9016"/>
            </w:tabs>
            <w:rPr>
              <w:rFonts w:eastAsiaTheme="minorEastAsia"/>
              <w:noProof/>
              <w:lang w:eastAsia="en-AU"/>
            </w:rPr>
          </w:pPr>
          <w:hyperlink w:anchor="_Toc404262889" w:history="1">
            <w:r w:rsidR="001B2B09" w:rsidRPr="00C16541">
              <w:rPr>
                <w:rStyle w:val="Hyperlink"/>
                <w:noProof/>
              </w:rPr>
              <w:t>2.5 Discerning the age of the overlapping differently expressed genes (DEG) in LUAD, BRCA, HNSC and KIRC</w:t>
            </w:r>
            <w:r w:rsidR="001B2B09">
              <w:rPr>
                <w:noProof/>
                <w:webHidden/>
              </w:rPr>
              <w:tab/>
            </w:r>
            <w:r w:rsidR="001B2B09">
              <w:rPr>
                <w:noProof/>
                <w:webHidden/>
              </w:rPr>
              <w:fldChar w:fldCharType="begin"/>
            </w:r>
            <w:r w:rsidR="001B2B09">
              <w:rPr>
                <w:noProof/>
                <w:webHidden/>
              </w:rPr>
              <w:instrText xml:space="preserve"> PAGEREF _Toc404262889 \h </w:instrText>
            </w:r>
            <w:r w:rsidR="001B2B09">
              <w:rPr>
                <w:noProof/>
                <w:webHidden/>
              </w:rPr>
            </w:r>
            <w:r w:rsidR="001B2B09">
              <w:rPr>
                <w:noProof/>
                <w:webHidden/>
              </w:rPr>
              <w:fldChar w:fldCharType="separate"/>
            </w:r>
            <w:r w:rsidR="00F85D63">
              <w:rPr>
                <w:noProof/>
                <w:webHidden/>
              </w:rPr>
              <w:t>13</w:t>
            </w:r>
            <w:r w:rsidR="001B2B09">
              <w:rPr>
                <w:noProof/>
                <w:webHidden/>
              </w:rPr>
              <w:fldChar w:fldCharType="end"/>
            </w:r>
          </w:hyperlink>
        </w:p>
        <w:p w14:paraId="42202873" w14:textId="77777777" w:rsidR="001B2B09" w:rsidRDefault="001774B2">
          <w:pPr>
            <w:pStyle w:val="TOC2"/>
            <w:tabs>
              <w:tab w:val="right" w:leader="dot" w:pos="9016"/>
            </w:tabs>
            <w:rPr>
              <w:rFonts w:eastAsiaTheme="minorEastAsia"/>
              <w:noProof/>
              <w:lang w:eastAsia="en-AU"/>
            </w:rPr>
          </w:pPr>
          <w:hyperlink w:anchor="_Toc404262890" w:history="1">
            <w:r w:rsidR="001B2B09" w:rsidRPr="00C16541">
              <w:rPr>
                <w:rStyle w:val="Hyperlink"/>
                <w:noProof/>
              </w:rPr>
              <w:t>3. Evidence of atavism in gene set analysis</w:t>
            </w:r>
            <w:r w:rsidR="001B2B09">
              <w:rPr>
                <w:noProof/>
                <w:webHidden/>
              </w:rPr>
              <w:tab/>
            </w:r>
            <w:r w:rsidR="001B2B09">
              <w:rPr>
                <w:noProof/>
                <w:webHidden/>
              </w:rPr>
              <w:fldChar w:fldCharType="begin"/>
            </w:r>
            <w:r w:rsidR="001B2B09">
              <w:rPr>
                <w:noProof/>
                <w:webHidden/>
              </w:rPr>
              <w:instrText xml:space="preserve"> PAGEREF _Toc404262890 \h </w:instrText>
            </w:r>
            <w:r w:rsidR="001B2B09">
              <w:rPr>
                <w:noProof/>
                <w:webHidden/>
              </w:rPr>
            </w:r>
            <w:r w:rsidR="001B2B09">
              <w:rPr>
                <w:noProof/>
                <w:webHidden/>
              </w:rPr>
              <w:fldChar w:fldCharType="separate"/>
            </w:r>
            <w:r w:rsidR="00F85D63">
              <w:rPr>
                <w:noProof/>
                <w:webHidden/>
              </w:rPr>
              <w:t>13</w:t>
            </w:r>
            <w:r w:rsidR="001B2B09">
              <w:rPr>
                <w:noProof/>
                <w:webHidden/>
              </w:rPr>
              <w:fldChar w:fldCharType="end"/>
            </w:r>
          </w:hyperlink>
        </w:p>
        <w:p w14:paraId="66BCA1BC" w14:textId="77777777" w:rsidR="001B2B09" w:rsidRDefault="001774B2">
          <w:pPr>
            <w:pStyle w:val="TOC3"/>
            <w:tabs>
              <w:tab w:val="right" w:leader="dot" w:pos="9016"/>
            </w:tabs>
            <w:rPr>
              <w:rFonts w:eastAsiaTheme="minorEastAsia"/>
              <w:noProof/>
              <w:lang w:eastAsia="en-AU"/>
            </w:rPr>
          </w:pPr>
          <w:hyperlink w:anchor="_Toc404262891" w:history="1">
            <w:r w:rsidR="001B2B09" w:rsidRPr="00C16541">
              <w:rPr>
                <w:rStyle w:val="Hyperlink"/>
                <w:noProof/>
              </w:rPr>
              <w:t>3.1 Identifying the functional gene sets that change their expression in the phylostrata</w:t>
            </w:r>
            <w:r w:rsidR="001B2B09">
              <w:rPr>
                <w:noProof/>
                <w:webHidden/>
              </w:rPr>
              <w:tab/>
            </w:r>
            <w:r w:rsidR="001B2B09">
              <w:rPr>
                <w:noProof/>
                <w:webHidden/>
              </w:rPr>
              <w:fldChar w:fldCharType="begin"/>
            </w:r>
            <w:r w:rsidR="001B2B09">
              <w:rPr>
                <w:noProof/>
                <w:webHidden/>
              </w:rPr>
              <w:instrText xml:space="preserve"> PAGEREF _Toc404262891 \h </w:instrText>
            </w:r>
            <w:r w:rsidR="001B2B09">
              <w:rPr>
                <w:noProof/>
                <w:webHidden/>
              </w:rPr>
            </w:r>
            <w:r w:rsidR="001B2B09">
              <w:rPr>
                <w:noProof/>
                <w:webHidden/>
              </w:rPr>
              <w:fldChar w:fldCharType="separate"/>
            </w:r>
            <w:r w:rsidR="00F85D63">
              <w:rPr>
                <w:noProof/>
                <w:webHidden/>
              </w:rPr>
              <w:t>13</w:t>
            </w:r>
            <w:r w:rsidR="001B2B09">
              <w:rPr>
                <w:noProof/>
                <w:webHidden/>
              </w:rPr>
              <w:fldChar w:fldCharType="end"/>
            </w:r>
          </w:hyperlink>
        </w:p>
        <w:p w14:paraId="6D95A0F4" w14:textId="77777777" w:rsidR="001B2B09" w:rsidRDefault="001774B2">
          <w:pPr>
            <w:pStyle w:val="TOC3"/>
            <w:tabs>
              <w:tab w:val="right" w:leader="dot" w:pos="9016"/>
            </w:tabs>
            <w:rPr>
              <w:rFonts w:eastAsiaTheme="minorEastAsia"/>
              <w:noProof/>
              <w:lang w:eastAsia="en-AU"/>
            </w:rPr>
          </w:pPr>
          <w:hyperlink w:anchor="_Toc404262892" w:history="1">
            <w:r w:rsidR="001B2B09" w:rsidRPr="00C16541">
              <w:rPr>
                <w:rStyle w:val="Hyperlink"/>
                <w:noProof/>
              </w:rPr>
              <w:t>3.2 Association between the ancientness of a gene function and its expression level</w:t>
            </w:r>
            <w:r w:rsidR="001B2B09">
              <w:rPr>
                <w:noProof/>
                <w:webHidden/>
              </w:rPr>
              <w:tab/>
            </w:r>
            <w:r w:rsidR="001B2B09">
              <w:rPr>
                <w:noProof/>
                <w:webHidden/>
              </w:rPr>
              <w:fldChar w:fldCharType="begin"/>
            </w:r>
            <w:r w:rsidR="001B2B09">
              <w:rPr>
                <w:noProof/>
                <w:webHidden/>
              </w:rPr>
              <w:instrText xml:space="preserve"> PAGEREF _Toc404262892 \h </w:instrText>
            </w:r>
            <w:r w:rsidR="001B2B09">
              <w:rPr>
                <w:noProof/>
                <w:webHidden/>
              </w:rPr>
            </w:r>
            <w:r w:rsidR="001B2B09">
              <w:rPr>
                <w:noProof/>
                <w:webHidden/>
              </w:rPr>
              <w:fldChar w:fldCharType="separate"/>
            </w:r>
            <w:r w:rsidR="00F85D63">
              <w:rPr>
                <w:noProof/>
                <w:webHidden/>
              </w:rPr>
              <w:t>15</w:t>
            </w:r>
            <w:r w:rsidR="001B2B09">
              <w:rPr>
                <w:noProof/>
                <w:webHidden/>
              </w:rPr>
              <w:fldChar w:fldCharType="end"/>
            </w:r>
          </w:hyperlink>
        </w:p>
        <w:p w14:paraId="204CB3EB" w14:textId="77777777" w:rsidR="001B2B09" w:rsidRDefault="001774B2">
          <w:pPr>
            <w:pStyle w:val="TOC3"/>
            <w:tabs>
              <w:tab w:val="right" w:leader="dot" w:pos="9016"/>
            </w:tabs>
            <w:rPr>
              <w:rFonts w:eastAsiaTheme="minorEastAsia"/>
              <w:noProof/>
              <w:lang w:eastAsia="en-AU"/>
            </w:rPr>
          </w:pPr>
          <w:hyperlink w:anchor="_Toc404262893" w:history="1">
            <w:r w:rsidR="001B2B09" w:rsidRPr="00C16541">
              <w:rPr>
                <w:rStyle w:val="Hyperlink"/>
                <w:noProof/>
              </w:rPr>
              <w:t>3.3 Change in expression of genes of functional sets across phylostrata</w:t>
            </w:r>
            <w:r w:rsidR="001B2B09">
              <w:rPr>
                <w:noProof/>
                <w:webHidden/>
              </w:rPr>
              <w:tab/>
            </w:r>
            <w:r w:rsidR="001B2B09">
              <w:rPr>
                <w:noProof/>
                <w:webHidden/>
              </w:rPr>
              <w:fldChar w:fldCharType="begin"/>
            </w:r>
            <w:r w:rsidR="001B2B09">
              <w:rPr>
                <w:noProof/>
                <w:webHidden/>
              </w:rPr>
              <w:instrText xml:space="preserve"> PAGEREF _Toc404262893 \h </w:instrText>
            </w:r>
            <w:r w:rsidR="001B2B09">
              <w:rPr>
                <w:noProof/>
                <w:webHidden/>
              </w:rPr>
            </w:r>
            <w:r w:rsidR="001B2B09">
              <w:rPr>
                <w:noProof/>
                <w:webHidden/>
              </w:rPr>
              <w:fldChar w:fldCharType="separate"/>
            </w:r>
            <w:r w:rsidR="00F85D63">
              <w:rPr>
                <w:noProof/>
                <w:webHidden/>
              </w:rPr>
              <w:t>15</w:t>
            </w:r>
            <w:r w:rsidR="001B2B09">
              <w:rPr>
                <w:noProof/>
                <w:webHidden/>
              </w:rPr>
              <w:fldChar w:fldCharType="end"/>
            </w:r>
          </w:hyperlink>
        </w:p>
        <w:p w14:paraId="399EFAD7" w14:textId="77777777" w:rsidR="001B2B09" w:rsidRDefault="001774B2">
          <w:pPr>
            <w:pStyle w:val="TOC2"/>
            <w:tabs>
              <w:tab w:val="right" w:leader="dot" w:pos="9016"/>
            </w:tabs>
            <w:rPr>
              <w:rFonts w:eastAsiaTheme="minorEastAsia"/>
              <w:noProof/>
              <w:lang w:eastAsia="en-AU"/>
            </w:rPr>
          </w:pPr>
          <w:hyperlink w:anchor="_Toc404262894" w:history="1">
            <w:r w:rsidR="001B2B09" w:rsidRPr="00C16541">
              <w:rPr>
                <w:rStyle w:val="Hyperlink"/>
                <w:noProof/>
              </w:rPr>
              <w:t>4. Programming languages</w:t>
            </w:r>
            <w:r w:rsidR="001B2B09">
              <w:rPr>
                <w:noProof/>
                <w:webHidden/>
              </w:rPr>
              <w:tab/>
            </w:r>
            <w:r w:rsidR="001B2B09">
              <w:rPr>
                <w:noProof/>
                <w:webHidden/>
              </w:rPr>
              <w:fldChar w:fldCharType="begin"/>
            </w:r>
            <w:r w:rsidR="001B2B09">
              <w:rPr>
                <w:noProof/>
                <w:webHidden/>
              </w:rPr>
              <w:instrText xml:space="preserve"> PAGEREF _Toc404262894 \h </w:instrText>
            </w:r>
            <w:r w:rsidR="001B2B09">
              <w:rPr>
                <w:noProof/>
                <w:webHidden/>
              </w:rPr>
            </w:r>
            <w:r w:rsidR="001B2B09">
              <w:rPr>
                <w:noProof/>
                <w:webHidden/>
              </w:rPr>
              <w:fldChar w:fldCharType="separate"/>
            </w:r>
            <w:r w:rsidR="00F85D63">
              <w:rPr>
                <w:noProof/>
                <w:webHidden/>
              </w:rPr>
              <w:t>15</w:t>
            </w:r>
            <w:r w:rsidR="001B2B09">
              <w:rPr>
                <w:noProof/>
                <w:webHidden/>
              </w:rPr>
              <w:fldChar w:fldCharType="end"/>
            </w:r>
          </w:hyperlink>
        </w:p>
        <w:p w14:paraId="2309D3FD" w14:textId="77777777" w:rsidR="001B2B09" w:rsidRDefault="001774B2">
          <w:pPr>
            <w:pStyle w:val="TOC1"/>
            <w:tabs>
              <w:tab w:val="right" w:leader="dot" w:pos="9016"/>
            </w:tabs>
            <w:rPr>
              <w:rFonts w:eastAsiaTheme="minorEastAsia"/>
              <w:noProof/>
              <w:lang w:eastAsia="en-AU"/>
            </w:rPr>
          </w:pPr>
          <w:hyperlink w:anchor="_Toc404262895" w:history="1">
            <w:r w:rsidR="001B2B09" w:rsidRPr="00C16541">
              <w:rPr>
                <w:rStyle w:val="Hyperlink"/>
                <w:noProof/>
              </w:rPr>
              <w:t>Results</w:t>
            </w:r>
            <w:r w:rsidR="001B2B09">
              <w:rPr>
                <w:noProof/>
                <w:webHidden/>
              </w:rPr>
              <w:tab/>
            </w:r>
            <w:r w:rsidR="001B2B09">
              <w:rPr>
                <w:noProof/>
                <w:webHidden/>
              </w:rPr>
              <w:fldChar w:fldCharType="begin"/>
            </w:r>
            <w:r w:rsidR="001B2B09">
              <w:rPr>
                <w:noProof/>
                <w:webHidden/>
              </w:rPr>
              <w:instrText xml:space="preserve"> PAGEREF _Toc404262895 \h </w:instrText>
            </w:r>
            <w:r w:rsidR="001B2B09">
              <w:rPr>
                <w:noProof/>
                <w:webHidden/>
              </w:rPr>
            </w:r>
            <w:r w:rsidR="001B2B09">
              <w:rPr>
                <w:noProof/>
                <w:webHidden/>
              </w:rPr>
              <w:fldChar w:fldCharType="separate"/>
            </w:r>
            <w:r w:rsidR="00F85D63">
              <w:rPr>
                <w:noProof/>
                <w:webHidden/>
              </w:rPr>
              <w:t>16</w:t>
            </w:r>
            <w:r w:rsidR="001B2B09">
              <w:rPr>
                <w:noProof/>
                <w:webHidden/>
              </w:rPr>
              <w:fldChar w:fldCharType="end"/>
            </w:r>
          </w:hyperlink>
        </w:p>
        <w:p w14:paraId="4B164822" w14:textId="77777777" w:rsidR="001B2B09" w:rsidRDefault="001774B2">
          <w:pPr>
            <w:pStyle w:val="TOC2"/>
            <w:tabs>
              <w:tab w:val="left" w:pos="660"/>
              <w:tab w:val="right" w:leader="dot" w:pos="9016"/>
            </w:tabs>
            <w:rPr>
              <w:rFonts w:eastAsiaTheme="minorEastAsia"/>
              <w:noProof/>
              <w:lang w:eastAsia="en-AU"/>
            </w:rPr>
          </w:pPr>
          <w:hyperlink w:anchor="_Toc404262896" w:history="1">
            <w:r w:rsidR="001B2B09" w:rsidRPr="00C16541">
              <w:rPr>
                <w:rStyle w:val="Hyperlink"/>
                <w:noProof/>
              </w:rPr>
              <w:t>1.</w:t>
            </w:r>
            <w:r w:rsidR="001B2B09">
              <w:rPr>
                <w:rFonts w:eastAsiaTheme="minorEastAsia"/>
                <w:noProof/>
                <w:lang w:eastAsia="en-AU"/>
              </w:rPr>
              <w:tab/>
            </w:r>
            <w:r w:rsidR="001B2B09" w:rsidRPr="00C16541">
              <w:rPr>
                <w:rStyle w:val="Hyperlink"/>
                <w:noProof/>
              </w:rPr>
              <w:t>Phylostratigraphic analysis of human genes</w:t>
            </w:r>
            <w:r w:rsidR="001B2B09">
              <w:rPr>
                <w:noProof/>
                <w:webHidden/>
              </w:rPr>
              <w:tab/>
            </w:r>
            <w:r w:rsidR="001B2B09">
              <w:rPr>
                <w:noProof/>
                <w:webHidden/>
              </w:rPr>
              <w:fldChar w:fldCharType="begin"/>
            </w:r>
            <w:r w:rsidR="001B2B09">
              <w:rPr>
                <w:noProof/>
                <w:webHidden/>
              </w:rPr>
              <w:instrText xml:space="preserve"> PAGEREF _Toc404262896 \h </w:instrText>
            </w:r>
            <w:r w:rsidR="001B2B09">
              <w:rPr>
                <w:noProof/>
                <w:webHidden/>
              </w:rPr>
            </w:r>
            <w:r w:rsidR="001B2B09">
              <w:rPr>
                <w:noProof/>
                <w:webHidden/>
              </w:rPr>
              <w:fldChar w:fldCharType="separate"/>
            </w:r>
            <w:r w:rsidR="00F85D63">
              <w:rPr>
                <w:noProof/>
                <w:webHidden/>
              </w:rPr>
              <w:t>16</w:t>
            </w:r>
            <w:r w:rsidR="001B2B09">
              <w:rPr>
                <w:noProof/>
                <w:webHidden/>
              </w:rPr>
              <w:fldChar w:fldCharType="end"/>
            </w:r>
          </w:hyperlink>
        </w:p>
        <w:p w14:paraId="30DA152C" w14:textId="77777777" w:rsidR="001B2B09" w:rsidRDefault="001774B2">
          <w:pPr>
            <w:pStyle w:val="TOC2"/>
            <w:tabs>
              <w:tab w:val="left" w:pos="660"/>
              <w:tab w:val="right" w:leader="dot" w:pos="9016"/>
            </w:tabs>
            <w:rPr>
              <w:rFonts w:eastAsiaTheme="minorEastAsia"/>
              <w:noProof/>
              <w:lang w:eastAsia="en-AU"/>
            </w:rPr>
          </w:pPr>
          <w:hyperlink w:anchor="_Toc404262897" w:history="1">
            <w:r w:rsidR="001B2B09" w:rsidRPr="00C16541">
              <w:rPr>
                <w:rStyle w:val="Hyperlink"/>
                <w:noProof/>
              </w:rPr>
              <w:t>2.</w:t>
            </w:r>
            <w:r w:rsidR="001B2B09">
              <w:rPr>
                <w:rFonts w:eastAsiaTheme="minorEastAsia"/>
                <w:noProof/>
                <w:lang w:eastAsia="en-AU"/>
              </w:rPr>
              <w:tab/>
            </w:r>
            <w:r w:rsidR="001B2B09" w:rsidRPr="00C16541">
              <w:rPr>
                <w:rStyle w:val="Hyperlink"/>
                <w:noProof/>
              </w:rPr>
              <w:t>The age of the cancer transcriptome</w:t>
            </w:r>
            <w:r w:rsidR="001B2B09">
              <w:rPr>
                <w:noProof/>
                <w:webHidden/>
              </w:rPr>
              <w:tab/>
            </w:r>
            <w:r w:rsidR="001B2B09">
              <w:rPr>
                <w:noProof/>
                <w:webHidden/>
              </w:rPr>
              <w:fldChar w:fldCharType="begin"/>
            </w:r>
            <w:r w:rsidR="001B2B09">
              <w:rPr>
                <w:noProof/>
                <w:webHidden/>
              </w:rPr>
              <w:instrText xml:space="preserve"> PAGEREF _Toc404262897 \h </w:instrText>
            </w:r>
            <w:r w:rsidR="001B2B09">
              <w:rPr>
                <w:noProof/>
                <w:webHidden/>
              </w:rPr>
            </w:r>
            <w:r w:rsidR="001B2B09">
              <w:rPr>
                <w:noProof/>
                <w:webHidden/>
              </w:rPr>
              <w:fldChar w:fldCharType="separate"/>
            </w:r>
            <w:r w:rsidR="00F85D63">
              <w:rPr>
                <w:noProof/>
                <w:webHidden/>
              </w:rPr>
              <w:t>19</w:t>
            </w:r>
            <w:r w:rsidR="001B2B09">
              <w:rPr>
                <w:noProof/>
                <w:webHidden/>
              </w:rPr>
              <w:fldChar w:fldCharType="end"/>
            </w:r>
          </w:hyperlink>
        </w:p>
        <w:p w14:paraId="396B0423" w14:textId="77777777" w:rsidR="001B2B09" w:rsidRDefault="001774B2">
          <w:pPr>
            <w:pStyle w:val="TOC3"/>
            <w:tabs>
              <w:tab w:val="right" w:leader="dot" w:pos="9016"/>
            </w:tabs>
            <w:rPr>
              <w:rFonts w:eastAsiaTheme="minorEastAsia"/>
              <w:noProof/>
              <w:lang w:eastAsia="en-AU"/>
            </w:rPr>
          </w:pPr>
          <w:hyperlink w:anchor="_Toc404262898" w:history="1">
            <w:r w:rsidR="001B2B09" w:rsidRPr="00C16541">
              <w:rPr>
                <w:rStyle w:val="Hyperlink"/>
                <w:noProof/>
              </w:rPr>
              <w:t>2.1 Possible confounders of the TAI</w:t>
            </w:r>
            <w:r w:rsidR="001B2B09">
              <w:rPr>
                <w:noProof/>
                <w:webHidden/>
              </w:rPr>
              <w:tab/>
            </w:r>
            <w:r w:rsidR="001B2B09">
              <w:rPr>
                <w:noProof/>
                <w:webHidden/>
              </w:rPr>
              <w:fldChar w:fldCharType="begin"/>
            </w:r>
            <w:r w:rsidR="001B2B09">
              <w:rPr>
                <w:noProof/>
                <w:webHidden/>
              </w:rPr>
              <w:instrText xml:space="preserve"> PAGEREF _Toc404262898 \h </w:instrText>
            </w:r>
            <w:r w:rsidR="001B2B09">
              <w:rPr>
                <w:noProof/>
                <w:webHidden/>
              </w:rPr>
            </w:r>
            <w:r w:rsidR="001B2B09">
              <w:rPr>
                <w:noProof/>
                <w:webHidden/>
              </w:rPr>
              <w:fldChar w:fldCharType="separate"/>
            </w:r>
            <w:r w:rsidR="00F85D63">
              <w:rPr>
                <w:noProof/>
                <w:webHidden/>
              </w:rPr>
              <w:t>20</w:t>
            </w:r>
            <w:r w:rsidR="001B2B09">
              <w:rPr>
                <w:noProof/>
                <w:webHidden/>
              </w:rPr>
              <w:fldChar w:fldCharType="end"/>
            </w:r>
          </w:hyperlink>
        </w:p>
        <w:p w14:paraId="598A93AC" w14:textId="77777777" w:rsidR="001B2B09" w:rsidRDefault="001774B2">
          <w:pPr>
            <w:pStyle w:val="TOC3"/>
            <w:tabs>
              <w:tab w:val="right" w:leader="dot" w:pos="9016"/>
            </w:tabs>
            <w:rPr>
              <w:rFonts w:eastAsiaTheme="minorEastAsia"/>
              <w:noProof/>
              <w:lang w:eastAsia="en-AU"/>
            </w:rPr>
          </w:pPr>
          <w:hyperlink w:anchor="_Toc404262899" w:history="1">
            <w:r w:rsidR="001B2B09" w:rsidRPr="00C16541">
              <w:rPr>
                <w:rStyle w:val="Hyperlink"/>
                <w:noProof/>
              </w:rPr>
              <w:t>2.2 Interpreting the shift of the TAI</w:t>
            </w:r>
            <w:r w:rsidR="001B2B09">
              <w:rPr>
                <w:noProof/>
                <w:webHidden/>
              </w:rPr>
              <w:tab/>
            </w:r>
            <w:r w:rsidR="001B2B09">
              <w:rPr>
                <w:noProof/>
                <w:webHidden/>
              </w:rPr>
              <w:fldChar w:fldCharType="begin"/>
            </w:r>
            <w:r w:rsidR="001B2B09">
              <w:rPr>
                <w:noProof/>
                <w:webHidden/>
              </w:rPr>
              <w:instrText xml:space="preserve"> PAGEREF _Toc404262899 \h </w:instrText>
            </w:r>
            <w:r w:rsidR="001B2B09">
              <w:rPr>
                <w:noProof/>
                <w:webHidden/>
              </w:rPr>
            </w:r>
            <w:r w:rsidR="001B2B09">
              <w:rPr>
                <w:noProof/>
                <w:webHidden/>
              </w:rPr>
              <w:fldChar w:fldCharType="separate"/>
            </w:r>
            <w:r w:rsidR="00F85D63">
              <w:rPr>
                <w:noProof/>
                <w:webHidden/>
              </w:rPr>
              <w:t>25</w:t>
            </w:r>
            <w:r w:rsidR="001B2B09">
              <w:rPr>
                <w:noProof/>
                <w:webHidden/>
              </w:rPr>
              <w:fldChar w:fldCharType="end"/>
            </w:r>
          </w:hyperlink>
        </w:p>
        <w:p w14:paraId="345008F9" w14:textId="77777777" w:rsidR="001B2B09" w:rsidRDefault="001774B2">
          <w:pPr>
            <w:pStyle w:val="TOC3"/>
            <w:tabs>
              <w:tab w:val="right" w:leader="dot" w:pos="9016"/>
            </w:tabs>
            <w:rPr>
              <w:rFonts w:eastAsiaTheme="minorEastAsia"/>
              <w:noProof/>
              <w:lang w:eastAsia="en-AU"/>
            </w:rPr>
          </w:pPr>
          <w:hyperlink w:anchor="_Toc404262900" w:history="1">
            <w:r w:rsidR="001B2B09" w:rsidRPr="00C16541">
              <w:rPr>
                <w:rStyle w:val="Hyperlink"/>
                <w:noProof/>
              </w:rPr>
              <w:t>2.3 Ancientness of the core set of DEG in tumours</w:t>
            </w:r>
            <w:r w:rsidR="001B2B09">
              <w:rPr>
                <w:noProof/>
                <w:webHidden/>
              </w:rPr>
              <w:tab/>
            </w:r>
            <w:r w:rsidR="001B2B09">
              <w:rPr>
                <w:noProof/>
                <w:webHidden/>
              </w:rPr>
              <w:fldChar w:fldCharType="begin"/>
            </w:r>
            <w:r w:rsidR="001B2B09">
              <w:rPr>
                <w:noProof/>
                <w:webHidden/>
              </w:rPr>
              <w:instrText xml:space="preserve"> PAGEREF _Toc404262900 \h </w:instrText>
            </w:r>
            <w:r w:rsidR="001B2B09">
              <w:rPr>
                <w:noProof/>
                <w:webHidden/>
              </w:rPr>
            </w:r>
            <w:r w:rsidR="001B2B09">
              <w:rPr>
                <w:noProof/>
                <w:webHidden/>
              </w:rPr>
              <w:fldChar w:fldCharType="separate"/>
            </w:r>
            <w:r w:rsidR="00F85D63">
              <w:rPr>
                <w:noProof/>
                <w:webHidden/>
              </w:rPr>
              <w:t>33</w:t>
            </w:r>
            <w:r w:rsidR="001B2B09">
              <w:rPr>
                <w:noProof/>
                <w:webHidden/>
              </w:rPr>
              <w:fldChar w:fldCharType="end"/>
            </w:r>
          </w:hyperlink>
        </w:p>
        <w:p w14:paraId="7D7509FA" w14:textId="77777777" w:rsidR="001B2B09" w:rsidRDefault="001774B2">
          <w:pPr>
            <w:pStyle w:val="TOC2"/>
            <w:tabs>
              <w:tab w:val="left" w:pos="660"/>
              <w:tab w:val="right" w:leader="dot" w:pos="9016"/>
            </w:tabs>
            <w:rPr>
              <w:rFonts w:eastAsiaTheme="minorEastAsia"/>
              <w:noProof/>
              <w:lang w:eastAsia="en-AU"/>
            </w:rPr>
          </w:pPr>
          <w:hyperlink w:anchor="_Toc404262901" w:history="1">
            <w:r w:rsidR="001B2B09" w:rsidRPr="00C16541">
              <w:rPr>
                <w:rStyle w:val="Hyperlink"/>
                <w:noProof/>
              </w:rPr>
              <w:t>3.</w:t>
            </w:r>
            <w:r w:rsidR="001B2B09">
              <w:rPr>
                <w:rFonts w:eastAsiaTheme="minorEastAsia"/>
                <w:noProof/>
                <w:lang w:eastAsia="en-AU"/>
              </w:rPr>
              <w:tab/>
            </w:r>
            <w:r w:rsidR="001B2B09" w:rsidRPr="00C16541">
              <w:rPr>
                <w:rStyle w:val="Hyperlink"/>
                <w:noProof/>
              </w:rPr>
              <w:t>Functional studies</w:t>
            </w:r>
            <w:r w:rsidR="001B2B09">
              <w:rPr>
                <w:noProof/>
                <w:webHidden/>
              </w:rPr>
              <w:tab/>
            </w:r>
            <w:r w:rsidR="001B2B09">
              <w:rPr>
                <w:noProof/>
                <w:webHidden/>
              </w:rPr>
              <w:fldChar w:fldCharType="begin"/>
            </w:r>
            <w:r w:rsidR="001B2B09">
              <w:rPr>
                <w:noProof/>
                <w:webHidden/>
              </w:rPr>
              <w:instrText xml:space="preserve"> PAGEREF _Toc404262901 \h </w:instrText>
            </w:r>
            <w:r w:rsidR="001B2B09">
              <w:rPr>
                <w:noProof/>
                <w:webHidden/>
              </w:rPr>
            </w:r>
            <w:r w:rsidR="001B2B09">
              <w:rPr>
                <w:noProof/>
                <w:webHidden/>
              </w:rPr>
              <w:fldChar w:fldCharType="separate"/>
            </w:r>
            <w:r w:rsidR="00F85D63">
              <w:rPr>
                <w:noProof/>
                <w:webHidden/>
              </w:rPr>
              <w:t>35</w:t>
            </w:r>
            <w:r w:rsidR="001B2B09">
              <w:rPr>
                <w:noProof/>
                <w:webHidden/>
              </w:rPr>
              <w:fldChar w:fldCharType="end"/>
            </w:r>
          </w:hyperlink>
        </w:p>
        <w:p w14:paraId="0E0CADA4" w14:textId="77777777" w:rsidR="001B2B09" w:rsidRDefault="001774B2">
          <w:pPr>
            <w:pStyle w:val="TOC3"/>
            <w:tabs>
              <w:tab w:val="right" w:leader="dot" w:pos="9016"/>
            </w:tabs>
            <w:rPr>
              <w:rFonts w:eastAsiaTheme="minorEastAsia"/>
              <w:noProof/>
              <w:lang w:eastAsia="en-AU"/>
            </w:rPr>
          </w:pPr>
          <w:hyperlink w:anchor="_Toc404262902" w:history="1">
            <w:r w:rsidR="001B2B09" w:rsidRPr="00C16541">
              <w:rPr>
                <w:rStyle w:val="Hyperlink"/>
                <w:noProof/>
              </w:rPr>
              <w:t>3.1 Differentially expressed gene functions in each phylostratum</w:t>
            </w:r>
            <w:r w:rsidR="001B2B09">
              <w:rPr>
                <w:noProof/>
                <w:webHidden/>
              </w:rPr>
              <w:tab/>
            </w:r>
            <w:r w:rsidR="001B2B09">
              <w:rPr>
                <w:noProof/>
                <w:webHidden/>
              </w:rPr>
              <w:fldChar w:fldCharType="begin"/>
            </w:r>
            <w:r w:rsidR="001B2B09">
              <w:rPr>
                <w:noProof/>
                <w:webHidden/>
              </w:rPr>
              <w:instrText xml:space="preserve"> PAGEREF _Toc404262902 \h </w:instrText>
            </w:r>
            <w:r w:rsidR="001B2B09">
              <w:rPr>
                <w:noProof/>
                <w:webHidden/>
              </w:rPr>
            </w:r>
            <w:r w:rsidR="001B2B09">
              <w:rPr>
                <w:noProof/>
                <w:webHidden/>
              </w:rPr>
              <w:fldChar w:fldCharType="separate"/>
            </w:r>
            <w:r w:rsidR="00F85D63">
              <w:rPr>
                <w:noProof/>
                <w:webHidden/>
              </w:rPr>
              <w:t>35</w:t>
            </w:r>
            <w:r w:rsidR="001B2B09">
              <w:rPr>
                <w:noProof/>
                <w:webHidden/>
              </w:rPr>
              <w:fldChar w:fldCharType="end"/>
            </w:r>
          </w:hyperlink>
        </w:p>
        <w:p w14:paraId="176E1CC3" w14:textId="77777777" w:rsidR="001B2B09" w:rsidRDefault="001774B2">
          <w:pPr>
            <w:pStyle w:val="TOC3"/>
            <w:tabs>
              <w:tab w:val="left" w:pos="1100"/>
              <w:tab w:val="right" w:leader="dot" w:pos="9016"/>
            </w:tabs>
            <w:rPr>
              <w:rFonts w:eastAsiaTheme="minorEastAsia"/>
              <w:noProof/>
              <w:lang w:eastAsia="en-AU"/>
            </w:rPr>
          </w:pPr>
          <w:hyperlink w:anchor="_Toc404262903" w:history="1">
            <w:r w:rsidR="001B2B09" w:rsidRPr="00C16541">
              <w:rPr>
                <w:rStyle w:val="Hyperlink"/>
                <w:noProof/>
              </w:rPr>
              <w:t>3.2</w:t>
            </w:r>
            <w:r w:rsidR="001B2B09">
              <w:rPr>
                <w:rFonts w:eastAsiaTheme="minorEastAsia"/>
                <w:noProof/>
                <w:lang w:eastAsia="en-AU"/>
              </w:rPr>
              <w:tab/>
            </w:r>
            <w:r w:rsidR="001B2B09" w:rsidRPr="00C16541">
              <w:rPr>
                <w:rStyle w:val="Hyperlink"/>
                <w:noProof/>
              </w:rPr>
              <w:t>Dating GO terms</w:t>
            </w:r>
            <w:r w:rsidR="001B2B09">
              <w:rPr>
                <w:noProof/>
                <w:webHidden/>
              </w:rPr>
              <w:tab/>
            </w:r>
            <w:r w:rsidR="001B2B09">
              <w:rPr>
                <w:noProof/>
                <w:webHidden/>
              </w:rPr>
              <w:fldChar w:fldCharType="begin"/>
            </w:r>
            <w:r w:rsidR="001B2B09">
              <w:rPr>
                <w:noProof/>
                <w:webHidden/>
              </w:rPr>
              <w:instrText xml:space="preserve"> PAGEREF _Toc404262903 \h </w:instrText>
            </w:r>
            <w:r w:rsidR="001B2B09">
              <w:rPr>
                <w:noProof/>
                <w:webHidden/>
              </w:rPr>
            </w:r>
            <w:r w:rsidR="001B2B09">
              <w:rPr>
                <w:noProof/>
                <w:webHidden/>
              </w:rPr>
              <w:fldChar w:fldCharType="separate"/>
            </w:r>
            <w:r w:rsidR="00F85D63">
              <w:rPr>
                <w:noProof/>
                <w:webHidden/>
              </w:rPr>
              <w:t>36</w:t>
            </w:r>
            <w:r w:rsidR="001B2B09">
              <w:rPr>
                <w:noProof/>
                <w:webHidden/>
              </w:rPr>
              <w:fldChar w:fldCharType="end"/>
            </w:r>
          </w:hyperlink>
        </w:p>
        <w:p w14:paraId="76521072" w14:textId="77777777" w:rsidR="001B2B09" w:rsidRDefault="001774B2">
          <w:pPr>
            <w:pStyle w:val="TOC3"/>
            <w:tabs>
              <w:tab w:val="right" w:leader="dot" w:pos="9016"/>
            </w:tabs>
            <w:rPr>
              <w:rFonts w:eastAsiaTheme="minorEastAsia"/>
              <w:noProof/>
              <w:lang w:eastAsia="en-AU"/>
            </w:rPr>
          </w:pPr>
          <w:hyperlink w:anchor="_Toc404262904" w:history="1">
            <w:r w:rsidR="001B2B09" w:rsidRPr="00C16541">
              <w:rPr>
                <w:rStyle w:val="Hyperlink"/>
                <w:noProof/>
              </w:rPr>
              <w:t>3.3 Enrichment of ancient functions in tumours</w:t>
            </w:r>
            <w:r w:rsidR="001B2B09">
              <w:rPr>
                <w:noProof/>
                <w:webHidden/>
              </w:rPr>
              <w:tab/>
            </w:r>
            <w:r w:rsidR="001B2B09">
              <w:rPr>
                <w:noProof/>
                <w:webHidden/>
              </w:rPr>
              <w:fldChar w:fldCharType="begin"/>
            </w:r>
            <w:r w:rsidR="001B2B09">
              <w:rPr>
                <w:noProof/>
                <w:webHidden/>
              </w:rPr>
              <w:instrText xml:space="preserve"> PAGEREF _Toc404262904 \h </w:instrText>
            </w:r>
            <w:r w:rsidR="001B2B09">
              <w:rPr>
                <w:noProof/>
                <w:webHidden/>
              </w:rPr>
            </w:r>
            <w:r w:rsidR="001B2B09">
              <w:rPr>
                <w:noProof/>
                <w:webHidden/>
              </w:rPr>
              <w:fldChar w:fldCharType="separate"/>
            </w:r>
            <w:r w:rsidR="00F85D63">
              <w:rPr>
                <w:noProof/>
                <w:webHidden/>
              </w:rPr>
              <w:t>38</w:t>
            </w:r>
            <w:r w:rsidR="001B2B09">
              <w:rPr>
                <w:noProof/>
                <w:webHidden/>
              </w:rPr>
              <w:fldChar w:fldCharType="end"/>
            </w:r>
          </w:hyperlink>
        </w:p>
        <w:p w14:paraId="454DDAAD" w14:textId="77777777" w:rsidR="001B2B09" w:rsidRDefault="001774B2">
          <w:pPr>
            <w:pStyle w:val="TOC3"/>
            <w:tabs>
              <w:tab w:val="right" w:leader="dot" w:pos="9016"/>
            </w:tabs>
            <w:rPr>
              <w:rFonts w:eastAsiaTheme="minorEastAsia"/>
              <w:noProof/>
              <w:lang w:eastAsia="en-AU"/>
            </w:rPr>
          </w:pPr>
          <w:hyperlink w:anchor="_Toc404262905" w:history="1">
            <w:r w:rsidR="001B2B09" w:rsidRPr="00C16541">
              <w:rPr>
                <w:rStyle w:val="Hyperlink"/>
                <w:noProof/>
              </w:rPr>
              <w:t>3.4 Identifying the gene sets that undergo a process of atavism</w:t>
            </w:r>
            <w:r w:rsidR="001B2B09">
              <w:rPr>
                <w:noProof/>
                <w:webHidden/>
              </w:rPr>
              <w:tab/>
            </w:r>
            <w:r w:rsidR="001B2B09">
              <w:rPr>
                <w:noProof/>
                <w:webHidden/>
              </w:rPr>
              <w:fldChar w:fldCharType="begin"/>
            </w:r>
            <w:r w:rsidR="001B2B09">
              <w:rPr>
                <w:noProof/>
                <w:webHidden/>
              </w:rPr>
              <w:instrText xml:space="preserve"> PAGEREF _Toc404262905 \h </w:instrText>
            </w:r>
            <w:r w:rsidR="001B2B09">
              <w:rPr>
                <w:noProof/>
                <w:webHidden/>
              </w:rPr>
            </w:r>
            <w:r w:rsidR="001B2B09">
              <w:rPr>
                <w:noProof/>
                <w:webHidden/>
              </w:rPr>
              <w:fldChar w:fldCharType="separate"/>
            </w:r>
            <w:r w:rsidR="00F85D63">
              <w:rPr>
                <w:noProof/>
                <w:webHidden/>
              </w:rPr>
              <w:t>39</w:t>
            </w:r>
            <w:r w:rsidR="001B2B09">
              <w:rPr>
                <w:noProof/>
                <w:webHidden/>
              </w:rPr>
              <w:fldChar w:fldCharType="end"/>
            </w:r>
          </w:hyperlink>
        </w:p>
        <w:p w14:paraId="56CB0307" w14:textId="77777777" w:rsidR="001B2B09" w:rsidRDefault="001774B2">
          <w:pPr>
            <w:pStyle w:val="TOC1"/>
            <w:tabs>
              <w:tab w:val="right" w:leader="dot" w:pos="9016"/>
            </w:tabs>
            <w:rPr>
              <w:rFonts w:eastAsiaTheme="minorEastAsia"/>
              <w:noProof/>
              <w:lang w:eastAsia="en-AU"/>
            </w:rPr>
          </w:pPr>
          <w:hyperlink w:anchor="_Toc404262906" w:history="1">
            <w:r w:rsidR="001B2B09" w:rsidRPr="00C16541">
              <w:rPr>
                <w:rStyle w:val="Hyperlink"/>
                <w:noProof/>
              </w:rPr>
              <w:t>Discussion</w:t>
            </w:r>
            <w:r w:rsidR="001B2B09">
              <w:rPr>
                <w:noProof/>
                <w:webHidden/>
              </w:rPr>
              <w:tab/>
            </w:r>
            <w:r w:rsidR="001B2B09">
              <w:rPr>
                <w:noProof/>
                <w:webHidden/>
              </w:rPr>
              <w:fldChar w:fldCharType="begin"/>
            </w:r>
            <w:r w:rsidR="001B2B09">
              <w:rPr>
                <w:noProof/>
                <w:webHidden/>
              </w:rPr>
              <w:instrText xml:space="preserve"> PAGEREF _Toc404262906 \h </w:instrText>
            </w:r>
            <w:r w:rsidR="001B2B09">
              <w:rPr>
                <w:noProof/>
                <w:webHidden/>
              </w:rPr>
            </w:r>
            <w:r w:rsidR="001B2B09">
              <w:rPr>
                <w:noProof/>
                <w:webHidden/>
              </w:rPr>
              <w:fldChar w:fldCharType="separate"/>
            </w:r>
            <w:r w:rsidR="00F85D63">
              <w:rPr>
                <w:noProof/>
                <w:webHidden/>
              </w:rPr>
              <w:t>40</w:t>
            </w:r>
            <w:r w:rsidR="001B2B09">
              <w:rPr>
                <w:noProof/>
                <w:webHidden/>
              </w:rPr>
              <w:fldChar w:fldCharType="end"/>
            </w:r>
          </w:hyperlink>
        </w:p>
        <w:p w14:paraId="453FF7C3" w14:textId="77777777" w:rsidR="001B2B09" w:rsidRDefault="001774B2">
          <w:pPr>
            <w:pStyle w:val="TOC2"/>
            <w:tabs>
              <w:tab w:val="left" w:pos="660"/>
              <w:tab w:val="right" w:leader="dot" w:pos="9016"/>
            </w:tabs>
            <w:rPr>
              <w:rFonts w:eastAsiaTheme="minorEastAsia"/>
              <w:noProof/>
              <w:lang w:eastAsia="en-AU"/>
            </w:rPr>
          </w:pPr>
          <w:hyperlink w:anchor="_Toc404262907" w:history="1">
            <w:r w:rsidR="001B2B09" w:rsidRPr="00C16541">
              <w:rPr>
                <w:rStyle w:val="Hyperlink"/>
                <w:noProof/>
              </w:rPr>
              <w:t>1.</w:t>
            </w:r>
            <w:r w:rsidR="001B2B09">
              <w:rPr>
                <w:rFonts w:eastAsiaTheme="minorEastAsia"/>
                <w:noProof/>
                <w:lang w:eastAsia="en-AU"/>
              </w:rPr>
              <w:tab/>
            </w:r>
            <w:r w:rsidR="001B2B09" w:rsidRPr="00C16541">
              <w:rPr>
                <w:rStyle w:val="Hyperlink"/>
                <w:noProof/>
              </w:rPr>
              <w:t>Phylostratigraphy captures the major evolutionary changes that led to the current human genome composition</w:t>
            </w:r>
            <w:r w:rsidR="001B2B09">
              <w:rPr>
                <w:noProof/>
                <w:webHidden/>
              </w:rPr>
              <w:tab/>
            </w:r>
            <w:r w:rsidR="001B2B09">
              <w:rPr>
                <w:noProof/>
                <w:webHidden/>
              </w:rPr>
              <w:fldChar w:fldCharType="begin"/>
            </w:r>
            <w:r w:rsidR="001B2B09">
              <w:rPr>
                <w:noProof/>
                <w:webHidden/>
              </w:rPr>
              <w:instrText xml:space="preserve"> PAGEREF _Toc404262907 \h </w:instrText>
            </w:r>
            <w:r w:rsidR="001B2B09">
              <w:rPr>
                <w:noProof/>
                <w:webHidden/>
              </w:rPr>
            </w:r>
            <w:r w:rsidR="001B2B09">
              <w:rPr>
                <w:noProof/>
                <w:webHidden/>
              </w:rPr>
              <w:fldChar w:fldCharType="separate"/>
            </w:r>
            <w:r w:rsidR="00F85D63">
              <w:rPr>
                <w:noProof/>
                <w:webHidden/>
              </w:rPr>
              <w:t>40</w:t>
            </w:r>
            <w:r w:rsidR="001B2B09">
              <w:rPr>
                <w:noProof/>
                <w:webHidden/>
              </w:rPr>
              <w:fldChar w:fldCharType="end"/>
            </w:r>
          </w:hyperlink>
        </w:p>
        <w:p w14:paraId="4210D3F9" w14:textId="77777777" w:rsidR="001B2B09" w:rsidRDefault="001774B2">
          <w:pPr>
            <w:pStyle w:val="TOC2"/>
            <w:tabs>
              <w:tab w:val="left" w:pos="660"/>
              <w:tab w:val="right" w:leader="dot" w:pos="9016"/>
            </w:tabs>
            <w:rPr>
              <w:rFonts w:eastAsiaTheme="minorEastAsia"/>
              <w:noProof/>
              <w:lang w:eastAsia="en-AU"/>
            </w:rPr>
          </w:pPr>
          <w:hyperlink w:anchor="_Toc404262908" w:history="1">
            <w:r w:rsidR="001B2B09" w:rsidRPr="00C16541">
              <w:rPr>
                <w:rStyle w:val="Hyperlink"/>
                <w:noProof/>
              </w:rPr>
              <w:t>2.</w:t>
            </w:r>
            <w:r w:rsidR="001B2B09">
              <w:rPr>
                <w:rFonts w:eastAsiaTheme="minorEastAsia"/>
                <w:noProof/>
                <w:lang w:eastAsia="en-AU"/>
              </w:rPr>
              <w:tab/>
            </w:r>
            <w:r w:rsidR="001B2B09" w:rsidRPr="00C16541">
              <w:rPr>
                <w:rStyle w:val="Hyperlink"/>
                <w:noProof/>
              </w:rPr>
              <w:t>Patterns in the up- and downregulation of genes in cancer can be traced back to their ancientness</w:t>
            </w:r>
            <w:r w:rsidR="001B2B09">
              <w:rPr>
                <w:noProof/>
                <w:webHidden/>
              </w:rPr>
              <w:tab/>
            </w:r>
            <w:r w:rsidR="001B2B09">
              <w:rPr>
                <w:noProof/>
                <w:webHidden/>
              </w:rPr>
              <w:fldChar w:fldCharType="begin"/>
            </w:r>
            <w:r w:rsidR="001B2B09">
              <w:rPr>
                <w:noProof/>
                <w:webHidden/>
              </w:rPr>
              <w:instrText xml:space="preserve"> PAGEREF _Toc404262908 \h </w:instrText>
            </w:r>
            <w:r w:rsidR="001B2B09">
              <w:rPr>
                <w:noProof/>
                <w:webHidden/>
              </w:rPr>
            </w:r>
            <w:r w:rsidR="001B2B09">
              <w:rPr>
                <w:noProof/>
                <w:webHidden/>
              </w:rPr>
              <w:fldChar w:fldCharType="separate"/>
            </w:r>
            <w:r w:rsidR="00F85D63">
              <w:rPr>
                <w:noProof/>
                <w:webHidden/>
              </w:rPr>
              <w:t>41</w:t>
            </w:r>
            <w:r w:rsidR="001B2B09">
              <w:rPr>
                <w:noProof/>
                <w:webHidden/>
              </w:rPr>
              <w:fldChar w:fldCharType="end"/>
            </w:r>
          </w:hyperlink>
        </w:p>
        <w:p w14:paraId="1AA0D306" w14:textId="77777777" w:rsidR="001B2B09" w:rsidRDefault="001774B2">
          <w:pPr>
            <w:pStyle w:val="TOC3"/>
            <w:tabs>
              <w:tab w:val="right" w:leader="dot" w:pos="9016"/>
            </w:tabs>
            <w:rPr>
              <w:rFonts w:eastAsiaTheme="minorEastAsia"/>
              <w:noProof/>
              <w:lang w:eastAsia="en-AU"/>
            </w:rPr>
          </w:pPr>
          <w:hyperlink w:anchor="_Toc404262909" w:history="1">
            <w:r w:rsidR="001B2B09" w:rsidRPr="00C16541">
              <w:rPr>
                <w:rStyle w:val="Hyperlink"/>
                <w:noProof/>
              </w:rPr>
              <w:t>2.1 Tumours have an older transcriptome than normal cells</w:t>
            </w:r>
            <w:r w:rsidR="001B2B09">
              <w:rPr>
                <w:noProof/>
                <w:webHidden/>
              </w:rPr>
              <w:tab/>
            </w:r>
            <w:r w:rsidR="001B2B09">
              <w:rPr>
                <w:noProof/>
                <w:webHidden/>
              </w:rPr>
              <w:fldChar w:fldCharType="begin"/>
            </w:r>
            <w:r w:rsidR="001B2B09">
              <w:rPr>
                <w:noProof/>
                <w:webHidden/>
              </w:rPr>
              <w:instrText xml:space="preserve"> PAGEREF _Toc404262909 \h </w:instrText>
            </w:r>
            <w:r w:rsidR="001B2B09">
              <w:rPr>
                <w:noProof/>
                <w:webHidden/>
              </w:rPr>
            </w:r>
            <w:r w:rsidR="001B2B09">
              <w:rPr>
                <w:noProof/>
                <w:webHidden/>
              </w:rPr>
              <w:fldChar w:fldCharType="separate"/>
            </w:r>
            <w:r w:rsidR="00F85D63">
              <w:rPr>
                <w:noProof/>
                <w:webHidden/>
              </w:rPr>
              <w:t>41</w:t>
            </w:r>
            <w:r w:rsidR="001B2B09">
              <w:rPr>
                <w:noProof/>
                <w:webHidden/>
              </w:rPr>
              <w:fldChar w:fldCharType="end"/>
            </w:r>
          </w:hyperlink>
        </w:p>
        <w:p w14:paraId="26CC3F4F" w14:textId="77777777" w:rsidR="001B2B09" w:rsidRDefault="001774B2">
          <w:pPr>
            <w:pStyle w:val="TOC3"/>
            <w:tabs>
              <w:tab w:val="right" w:leader="dot" w:pos="9016"/>
            </w:tabs>
            <w:rPr>
              <w:rFonts w:eastAsiaTheme="minorEastAsia"/>
              <w:noProof/>
              <w:lang w:eastAsia="en-AU"/>
            </w:rPr>
          </w:pPr>
          <w:hyperlink w:anchor="_Toc404262910" w:history="1">
            <w:r w:rsidR="001B2B09" w:rsidRPr="00C16541">
              <w:rPr>
                <w:rStyle w:val="Hyperlink"/>
                <w:noProof/>
              </w:rPr>
              <w:t>2.2 Pre-multicellularity genes are upregulated in tumours, whereas later genes are downregulated</w:t>
            </w:r>
            <w:r w:rsidR="001B2B09">
              <w:rPr>
                <w:noProof/>
                <w:webHidden/>
              </w:rPr>
              <w:tab/>
            </w:r>
            <w:r w:rsidR="001B2B09">
              <w:rPr>
                <w:noProof/>
                <w:webHidden/>
              </w:rPr>
              <w:fldChar w:fldCharType="begin"/>
            </w:r>
            <w:r w:rsidR="001B2B09">
              <w:rPr>
                <w:noProof/>
                <w:webHidden/>
              </w:rPr>
              <w:instrText xml:space="preserve"> PAGEREF _Toc404262910 \h </w:instrText>
            </w:r>
            <w:r w:rsidR="001B2B09">
              <w:rPr>
                <w:noProof/>
                <w:webHidden/>
              </w:rPr>
            </w:r>
            <w:r w:rsidR="001B2B09">
              <w:rPr>
                <w:noProof/>
                <w:webHidden/>
              </w:rPr>
              <w:fldChar w:fldCharType="separate"/>
            </w:r>
            <w:r w:rsidR="00F85D63">
              <w:rPr>
                <w:noProof/>
                <w:webHidden/>
              </w:rPr>
              <w:t>42</w:t>
            </w:r>
            <w:r w:rsidR="001B2B09">
              <w:rPr>
                <w:noProof/>
                <w:webHidden/>
              </w:rPr>
              <w:fldChar w:fldCharType="end"/>
            </w:r>
          </w:hyperlink>
        </w:p>
        <w:p w14:paraId="04A58109" w14:textId="77777777" w:rsidR="001B2B09" w:rsidRDefault="001774B2">
          <w:pPr>
            <w:pStyle w:val="TOC3"/>
            <w:tabs>
              <w:tab w:val="right" w:leader="dot" w:pos="9016"/>
            </w:tabs>
            <w:rPr>
              <w:rFonts w:eastAsiaTheme="minorEastAsia"/>
              <w:noProof/>
              <w:lang w:eastAsia="en-AU"/>
            </w:rPr>
          </w:pPr>
          <w:hyperlink w:anchor="_Toc404262911" w:history="1">
            <w:r w:rsidR="001B2B09" w:rsidRPr="00C16541">
              <w:rPr>
                <w:rStyle w:val="Hyperlink"/>
                <w:noProof/>
              </w:rPr>
              <w:t>2.3 Multiple confounders led to the lack of strong and clear signals from HNSC and KIRC samples</w:t>
            </w:r>
            <w:r w:rsidR="001B2B09">
              <w:rPr>
                <w:noProof/>
                <w:webHidden/>
              </w:rPr>
              <w:tab/>
            </w:r>
            <w:r w:rsidR="001B2B09">
              <w:rPr>
                <w:noProof/>
                <w:webHidden/>
              </w:rPr>
              <w:fldChar w:fldCharType="begin"/>
            </w:r>
            <w:r w:rsidR="001B2B09">
              <w:rPr>
                <w:noProof/>
                <w:webHidden/>
              </w:rPr>
              <w:instrText xml:space="preserve"> PAGEREF _Toc404262911 \h </w:instrText>
            </w:r>
            <w:r w:rsidR="001B2B09">
              <w:rPr>
                <w:noProof/>
                <w:webHidden/>
              </w:rPr>
            </w:r>
            <w:r w:rsidR="001B2B09">
              <w:rPr>
                <w:noProof/>
                <w:webHidden/>
              </w:rPr>
              <w:fldChar w:fldCharType="separate"/>
            </w:r>
            <w:r w:rsidR="00F85D63">
              <w:rPr>
                <w:noProof/>
                <w:webHidden/>
              </w:rPr>
              <w:t>42</w:t>
            </w:r>
            <w:r w:rsidR="001B2B09">
              <w:rPr>
                <w:noProof/>
                <w:webHidden/>
              </w:rPr>
              <w:fldChar w:fldCharType="end"/>
            </w:r>
          </w:hyperlink>
        </w:p>
        <w:p w14:paraId="5C53E6BF" w14:textId="77777777" w:rsidR="001B2B09" w:rsidRDefault="001774B2">
          <w:pPr>
            <w:pStyle w:val="TOC3"/>
            <w:tabs>
              <w:tab w:val="right" w:leader="dot" w:pos="9016"/>
            </w:tabs>
            <w:rPr>
              <w:rFonts w:eastAsiaTheme="minorEastAsia"/>
              <w:noProof/>
              <w:lang w:eastAsia="en-AU"/>
            </w:rPr>
          </w:pPr>
          <w:hyperlink w:anchor="_Toc404262912" w:history="1">
            <w:r w:rsidR="001B2B09" w:rsidRPr="00C16541">
              <w:rPr>
                <w:rStyle w:val="Hyperlink"/>
                <w:noProof/>
              </w:rPr>
              <w:t>2.4 A core set of DEG detected in the four cancer types is enriched with pre-multicellularity genes</w:t>
            </w:r>
            <w:r w:rsidR="001B2B09">
              <w:rPr>
                <w:noProof/>
                <w:webHidden/>
              </w:rPr>
              <w:tab/>
            </w:r>
            <w:r w:rsidR="001B2B09">
              <w:rPr>
                <w:noProof/>
                <w:webHidden/>
              </w:rPr>
              <w:fldChar w:fldCharType="begin"/>
            </w:r>
            <w:r w:rsidR="001B2B09">
              <w:rPr>
                <w:noProof/>
                <w:webHidden/>
              </w:rPr>
              <w:instrText xml:space="preserve"> PAGEREF _Toc404262912 \h </w:instrText>
            </w:r>
            <w:r w:rsidR="001B2B09">
              <w:rPr>
                <w:noProof/>
                <w:webHidden/>
              </w:rPr>
            </w:r>
            <w:r w:rsidR="001B2B09">
              <w:rPr>
                <w:noProof/>
                <w:webHidden/>
              </w:rPr>
              <w:fldChar w:fldCharType="separate"/>
            </w:r>
            <w:r w:rsidR="00F85D63">
              <w:rPr>
                <w:noProof/>
                <w:webHidden/>
              </w:rPr>
              <w:t>43</w:t>
            </w:r>
            <w:r w:rsidR="001B2B09">
              <w:rPr>
                <w:noProof/>
                <w:webHidden/>
              </w:rPr>
              <w:fldChar w:fldCharType="end"/>
            </w:r>
          </w:hyperlink>
        </w:p>
        <w:p w14:paraId="19C81B3C" w14:textId="77777777" w:rsidR="001B2B09" w:rsidRDefault="001774B2">
          <w:pPr>
            <w:pStyle w:val="TOC2"/>
            <w:tabs>
              <w:tab w:val="left" w:pos="660"/>
              <w:tab w:val="right" w:leader="dot" w:pos="9016"/>
            </w:tabs>
            <w:rPr>
              <w:rFonts w:eastAsiaTheme="minorEastAsia"/>
              <w:noProof/>
              <w:lang w:eastAsia="en-AU"/>
            </w:rPr>
          </w:pPr>
          <w:hyperlink w:anchor="_Toc404262913" w:history="1">
            <w:r w:rsidR="001B2B09" w:rsidRPr="00C16541">
              <w:rPr>
                <w:rStyle w:val="Hyperlink"/>
                <w:noProof/>
              </w:rPr>
              <w:t>3.</w:t>
            </w:r>
            <w:r w:rsidR="001B2B09">
              <w:rPr>
                <w:rFonts w:eastAsiaTheme="minorEastAsia"/>
                <w:noProof/>
                <w:lang w:eastAsia="en-AU"/>
              </w:rPr>
              <w:tab/>
            </w:r>
            <w:r w:rsidR="001B2B09" w:rsidRPr="00C16541">
              <w:rPr>
                <w:rStyle w:val="Hyperlink"/>
                <w:noProof/>
              </w:rPr>
              <w:t>Ancient functions are upregulated in tumours</w:t>
            </w:r>
            <w:r w:rsidR="001B2B09">
              <w:rPr>
                <w:noProof/>
                <w:webHidden/>
              </w:rPr>
              <w:tab/>
            </w:r>
            <w:r w:rsidR="001B2B09">
              <w:rPr>
                <w:noProof/>
                <w:webHidden/>
              </w:rPr>
              <w:fldChar w:fldCharType="begin"/>
            </w:r>
            <w:r w:rsidR="001B2B09">
              <w:rPr>
                <w:noProof/>
                <w:webHidden/>
              </w:rPr>
              <w:instrText xml:space="preserve"> PAGEREF _Toc404262913 \h </w:instrText>
            </w:r>
            <w:r w:rsidR="001B2B09">
              <w:rPr>
                <w:noProof/>
                <w:webHidden/>
              </w:rPr>
            </w:r>
            <w:r w:rsidR="001B2B09">
              <w:rPr>
                <w:noProof/>
                <w:webHidden/>
              </w:rPr>
              <w:fldChar w:fldCharType="separate"/>
            </w:r>
            <w:r w:rsidR="00F85D63">
              <w:rPr>
                <w:noProof/>
                <w:webHidden/>
              </w:rPr>
              <w:t>43</w:t>
            </w:r>
            <w:r w:rsidR="001B2B09">
              <w:rPr>
                <w:noProof/>
                <w:webHidden/>
              </w:rPr>
              <w:fldChar w:fldCharType="end"/>
            </w:r>
          </w:hyperlink>
        </w:p>
        <w:p w14:paraId="2CC98B37" w14:textId="77777777" w:rsidR="001B2B09" w:rsidRDefault="001774B2">
          <w:pPr>
            <w:pStyle w:val="TOC3"/>
            <w:tabs>
              <w:tab w:val="right" w:leader="dot" w:pos="9016"/>
            </w:tabs>
            <w:rPr>
              <w:rFonts w:eastAsiaTheme="minorEastAsia"/>
              <w:noProof/>
              <w:lang w:eastAsia="en-AU"/>
            </w:rPr>
          </w:pPr>
          <w:hyperlink w:anchor="_Toc404262914" w:history="1">
            <w:r w:rsidR="001B2B09" w:rsidRPr="00C16541">
              <w:rPr>
                <w:rStyle w:val="Hyperlink"/>
                <w:noProof/>
              </w:rPr>
              <w:t>3.1 The age of the GO terms parallels widespread evolutionary innovations</w:t>
            </w:r>
            <w:r w:rsidR="001B2B09">
              <w:rPr>
                <w:noProof/>
                <w:webHidden/>
              </w:rPr>
              <w:tab/>
            </w:r>
            <w:r w:rsidR="001B2B09">
              <w:rPr>
                <w:noProof/>
                <w:webHidden/>
              </w:rPr>
              <w:fldChar w:fldCharType="begin"/>
            </w:r>
            <w:r w:rsidR="001B2B09">
              <w:rPr>
                <w:noProof/>
                <w:webHidden/>
              </w:rPr>
              <w:instrText xml:space="preserve"> PAGEREF _Toc404262914 \h </w:instrText>
            </w:r>
            <w:r w:rsidR="001B2B09">
              <w:rPr>
                <w:noProof/>
                <w:webHidden/>
              </w:rPr>
            </w:r>
            <w:r w:rsidR="001B2B09">
              <w:rPr>
                <w:noProof/>
                <w:webHidden/>
              </w:rPr>
              <w:fldChar w:fldCharType="separate"/>
            </w:r>
            <w:r w:rsidR="00F85D63">
              <w:rPr>
                <w:noProof/>
                <w:webHidden/>
              </w:rPr>
              <w:t>43</w:t>
            </w:r>
            <w:r w:rsidR="001B2B09">
              <w:rPr>
                <w:noProof/>
                <w:webHidden/>
              </w:rPr>
              <w:fldChar w:fldCharType="end"/>
            </w:r>
          </w:hyperlink>
        </w:p>
        <w:p w14:paraId="4AEE7C38" w14:textId="77777777" w:rsidR="001B2B09" w:rsidRDefault="001774B2">
          <w:pPr>
            <w:pStyle w:val="TOC3"/>
            <w:tabs>
              <w:tab w:val="right" w:leader="dot" w:pos="9016"/>
            </w:tabs>
            <w:rPr>
              <w:rFonts w:eastAsiaTheme="minorEastAsia"/>
              <w:noProof/>
              <w:lang w:eastAsia="en-AU"/>
            </w:rPr>
          </w:pPr>
          <w:hyperlink w:anchor="_Toc404262915" w:history="1">
            <w:r w:rsidR="001B2B09" w:rsidRPr="00C16541">
              <w:rPr>
                <w:rStyle w:val="Hyperlink"/>
                <w:noProof/>
              </w:rPr>
              <w:t>3.2 There is a signature set of gene functions differentially expressed in the phylostrata</w:t>
            </w:r>
            <w:r w:rsidR="001B2B09">
              <w:rPr>
                <w:noProof/>
                <w:webHidden/>
              </w:rPr>
              <w:tab/>
            </w:r>
            <w:r w:rsidR="001B2B09">
              <w:rPr>
                <w:noProof/>
                <w:webHidden/>
              </w:rPr>
              <w:fldChar w:fldCharType="begin"/>
            </w:r>
            <w:r w:rsidR="001B2B09">
              <w:rPr>
                <w:noProof/>
                <w:webHidden/>
              </w:rPr>
              <w:instrText xml:space="preserve"> PAGEREF _Toc404262915 \h </w:instrText>
            </w:r>
            <w:r w:rsidR="001B2B09">
              <w:rPr>
                <w:noProof/>
                <w:webHidden/>
              </w:rPr>
            </w:r>
            <w:r w:rsidR="001B2B09">
              <w:rPr>
                <w:noProof/>
                <w:webHidden/>
              </w:rPr>
              <w:fldChar w:fldCharType="separate"/>
            </w:r>
            <w:r w:rsidR="00F85D63">
              <w:rPr>
                <w:noProof/>
                <w:webHidden/>
              </w:rPr>
              <w:t>44</w:t>
            </w:r>
            <w:r w:rsidR="001B2B09">
              <w:rPr>
                <w:noProof/>
                <w:webHidden/>
              </w:rPr>
              <w:fldChar w:fldCharType="end"/>
            </w:r>
          </w:hyperlink>
        </w:p>
        <w:p w14:paraId="3A2055DF" w14:textId="77777777" w:rsidR="001B2B09" w:rsidRDefault="001774B2">
          <w:pPr>
            <w:pStyle w:val="TOC3"/>
            <w:tabs>
              <w:tab w:val="right" w:leader="dot" w:pos="9016"/>
            </w:tabs>
            <w:rPr>
              <w:rFonts w:eastAsiaTheme="minorEastAsia"/>
              <w:noProof/>
              <w:lang w:eastAsia="en-AU"/>
            </w:rPr>
          </w:pPr>
          <w:hyperlink w:anchor="_Toc404262916" w:history="1">
            <w:r w:rsidR="001B2B09" w:rsidRPr="00C16541">
              <w:rPr>
                <w:rStyle w:val="Hyperlink"/>
                <w:noProof/>
              </w:rPr>
              <w:t>3.3 Ancient gene functions are upregulated in tumours</w:t>
            </w:r>
            <w:r w:rsidR="001B2B09">
              <w:rPr>
                <w:noProof/>
                <w:webHidden/>
              </w:rPr>
              <w:tab/>
            </w:r>
            <w:r w:rsidR="001B2B09">
              <w:rPr>
                <w:noProof/>
                <w:webHidden/>
              </w:rPr>
              <w:fldChar w:fldCharType="begin"/>
            </w:r>
            <w:r w:rsidR="001B2B09">
              <w:rPr>
                <w:noProof/>
                <w:webHidden/>
              </w:rPr>
              <w:instrText xml:space="preserve"> PAGEREF _Toc404262916 \h </w:instrText>
            </w:r>
            <w:r w:rsidR="001B2B09">
              <w:rPr>
                <w:noProof/>
                <w:webHidden/>
              </w:rPr>
            </w:r>
            <w:r w:rsidR="001B2B09">
              <w:rPr>
                <w:noProof/>
                <w:webHidden/>
              </w:rPr>
              <w:fldChar w:fldCharType="separate"/>
            </w:r>
            <w:r w:rsidR="00F85D63">
              <w:rPr>
                <w:noProof/>
                <w:webHidden/>
              </w:rPr>
              <w:t>44</w:t>
            </w:r>
            <w:r w:rsidR="001B2B09">
              <w:rPr>
                <w:noProof/>
                <w:webHidden/>
              </w:rPr>
              <w:fldChar w:fldCharType="end"/>
            </w:r>
          </w:hyperlink>
        </w:p>
        <w:p w14:paraId="058B2A93" w14:textId="77777777" w:rsidR="001B2B09" w:rsidRDefault="001774B2">
          <w:pPr>
            <w:pStyle w:val="TOC3"/>
            <w:tabs>
              <w:tab w:val="right" w:leader="dot" w:pos="9016"/>
            </w:tabs>
            <w:rPr>
              <w:rFonts w:eastAsiaTheme="minorEastAsia"/>
              <w:noProof/>
              <w:lang w:eastAsia="en-AU"/>
            </w:rPr>
          </w:pPr>
          <w:hyperlink w:anchor="_Toc404262917" w:history="1">
            <w:r w:rsidR="001B2B09" w:rsidRPr="00C16541">
              <w:rPr>
                <w:rStyle w:val="Hyperlink"/>
                <w:noProof/>
              </w:rPr>
              <w:t>3.4 Evidence of atavism can also be found at the functional-set level</w:t>
            </w:r>
            <w:r w:rsidR="001B2B09">
              <w:rPr>
                <w:noProof/>
                <w:webHidden/>
              </w:rPr>
              <w:tab/>
            </w:r>
            <w:r w:rsidR="001B2B09">
              <w:rPr>
                <w:noProof/>
                <w:webHidden/>
              </w:rPr>
              <w:fldChar w:fldCharType="begin"/>
            </w:r>
            <w:r w:rsidR="001B2B09">
              <w:rPr>
                <w:noProof/>
                <w:webHidden/>
              </w:rPr>
              <w:instrText xml:space="preserve"> PAGEREF _Toc404262917 \h </w:instrText>
            </w:r>
            <w:r w:rsidR="001B2B09">
              <w:rPr>
                <w:noProof/>
                <w:webHidden/>
              </w:rPr>
            </w:r>
            <w:r w:rsidR="001B2B09">
              <w:rPr>
                <w:noProof/>
                <w:webHidden/>
              </w:rPr>
              <w:fldChar w:fldCharType="separate"/>
            </w:r>
            <w:r w:rsidR="00F85D63">
              <w:rPr>
                <w:noProof/>
                <w:webHidden/>
              </w:rPr>
              <w:t>45</w:t>
            </w:r>
            <w:r w:rsidR="001B2B09">
              <w:rPr>
                <w:noProof/>
                <w:webHidden/>
              </w:rPr>
              <w:fldChar w:fldCharType="end"/>
            </w:r>
          </w:hyperlink>
        </w:p>
        <w:p w14:paraId="46ED05B8" w14:textId="77777777" w:rsidR="001B2B09" w:rsidRDefault="001774B2">
          <w:pPr>
            <w:pStyle w:val="TOC2"/>
            <w:tabs>
              <w:tab w:val="left" w:pos="660"/>
              <w:tab w:val="right" w:leader="dot" w:pos="9016"/>
            </w:tabs>
            <w:rPr>
              <w:rFonts w:eastAsiaTheme="minorEastAsia"/>
              <w:noProof/>
              <w:lang w:eastAsia="en-AU"/>
            </w:rPr>
          </w:pPr>
          <w:hyperlink w:anchor="_Toc404262918" w:history="1">
            <w:r w:rsidR="001B2B09" w:rsidRPr="00C16541">
              <w:rPr>
                <w:rStyle w:val="Hyperlink"/>
                <w:noProof/>
              </w:rPr>
              <w:t>4.</w:t>
            </w:r>
            <w:r w:rsidR="001B2B09">
              <w:rPr>
                <w:rFonts w:eastAsiaTheme="minorEastAsia"/>
                <w:noProof/>
                <w:lang w:eastAsia="en-AU"/>
              </w:rPr>
              <w:tab/>
            </w:r>
            <w:r w:rsidR="001B2B09" w:rsidRPr="00C16541">
              <w:rPr>
                <w:rStyle w:val="Hyperlink"/>
                <w:noProof/>
              </w:rPr>
              <w:t>Activation of ancient mechanisms in cancer</w:t>
            </w:r>
            <w:r w:rsidR="001B2B09">
              <w:rPr>
                <w:noProof/>
                <w:webHidden/>
              </w:rPr>
              <w:tab/>
            </w:r>
            <w:r w:rsidR="001B2B09">
              <w:rPr>
                <w:noProof/>
                <w:webHidden/>
              </w:rPr>
              <w:fldChar w:fldCharType="begin"/>
            </w:r>
            <w:r w:rsidR="001B2B09">
              <w:rPr>
                <w:noProof/>
                <w:webHidden/>
              </w:rPr>
              <w:instrText xml:space="preserve"> PAGEREF _Toc404262918 \h </w:instrText>
            </w:r>
            <w:r w:rsidR="001B2B09">
              <w:rPr>
                <w:noProof/>
                <w:webHidden/>
              </w:rPr>
            </w:r>
            <w:r w:rsidR="001B2B09">
              <w:rPr>
                <w:noProof/>
                <w:webHidden/>
              </w:rPr>
              <w:fldChar w:fldCharType="separate"/>
            </w:r>
            <w:r w:rsidR="00F85D63">
              <w:rPr>
                <w:noProof/>
                <w:webHidden/>
              </w:rPr>
              <w:t>45</w:t>
            </w:r>
            <w:r w:rsidR="001B2B09">
              <w:rPr>
                <w:noProof/>
                <w:webHidden/>
              </w:rPr>
              <w:fldChar w:fldCharType="end"/>
            </w:r>
          </w:hyperlink>
        </w:p>
        <w:p w14:paraId="0E014627" w14:textId="77777777" w:rsidR="001B2B09" w:rsidRDefault="001774B2">
          <w:pPr>
            <w:pStyle w:val="TOC3"/>
            <w:tabs>
              <w:tab w:val="right" w:leader="dot" w:pos="9016"/>
            </w:tabs>
            <w:rPr>
              <w:rFonts w:eastAsiaTheme="minorEastAsia"/>
              <w:noProof/>
              <w:lang w:eastAsia="en-AU"/>
            </w:rPr>
          </w:pPr>
          <w:hyperlink w:anchor="_Toc404262919" w:history="1">
            <w:r w:rsidR="001B2B09" w:rsidRPr="00C16541">
              <w:rPr>
                <w:rStyle w:val="Hyperlink"/>
                <w:noProof/>
              </w:rPr>
              <w:t>4.1 The Warburg effect</w:t>
            </w:r>
            <w:r w:rsidR="001B2B09">
              <w:rPr>
                <w:noProof/>
                <w:webHidden/>
              </w:rPr>
              <w:tab/>
            </w:r>
            <w:r w:rsidR="001B2B09">
              <w:rPr>
                <w:noProof/>
                <w:webHidden/>
              </w:rPr>
              <w:fldChar w:fldCharType="begin"/>
            </w:r>
            <w:r w:rsidR="001B2B09">
              <w:rPr>
                <w:noProof/>
                <w:webHidden/>
              </w:rPr>
              <w:instrText xml:space="preserve"> PAGEREF _Toc404262919 \h </w:instrText>
            </w:r>
            <w:r w:rsidR="001B2B09">
              <w:rPr>
                <w:noProof/>
                <w:webHidden/>
              </w:rPr>
            </w:r>
            <w:r w:rsidR="001B2B09">
              <w:rPr>
                <w:noProof/>
                <w:webHidden/>
              </w:rPr>
              <w:fldChar w:fldCharType="separate"/>
            </w:r>
            <w:r w:rsidR="00F85D63">
              <w:rPr>
                <w:noProof/>
                <w:webHidden/>
              </w:rPr>
              <w:t>45</w:t>
            </w:r>
            <w:r w:rsidR="001B2B09">
              <w:rPr>
                <w:noProof/>
                <w:webHidden/>
              </w:rPr>
              <w:fldChar w:fldCharType="end"/>
            </w:r>
          </w:hyperlink>
        </w:p>
        <w:p w14:paraId="61ED05A1" w14:textId="77777777" w:rsidR="001B2B09" w:rsidRDefault="001774B2">
          <w:pPr>
            <w:pStyle w:val="TOC3"/>
            <w:tabs>
              <w:tab w:val="right" w:leader="dot" w:pos="9016"/>
            </w:tabs>
            <w:rPr>
              <w:rFonts w:eastAsiaTheme="minorEastAsia"/>
              <w:noProof/>
              <w:lang w:eastAsia="en-AU"/>
            </w:rPr>
          </w:pPr>
          <w:hyperlink w:anchor="_Toc404262920" w:history="1">
            <w:r w:rsidR="001B2B09" w:rsidRPr="00C16541">
              <w:rPr>
                <w:rStyle w:val="Hyperlink"/>
                <w:noProof/>
              </w:rPr>
              <w:t>4.2 An ancient stress response</w:t>
            </w:r>
            <w:r w:rsidR="001B2B09">
              <w:rPr>
                <w:noProof/>
                <w:webHidden/>
              </w:rPr>
              <w:tab/>
            </w:r>
            <w:r w:rsidR="001B2B09">
              <w:rPr>
                <w:noProof/>
                <w:webHidden/>
              </w:rPr>
              <w:fldChar w:fldCharType="begin"/>
            </w:r>
            <w:r w:rsidR="001B2B09">
              <w:rPr>
                <w:noProof/>
                <w:webHidden/>
              </w:rPr>
              <w:instrText xml:space="preserve"> PAGEREF _Toc404262920 \h </w:instrText>
            </w:r>
            <w:r w:rsidR="001B2B09">
              <w:rPr>
                <w:noProof/>
                <w:webHidden/>
              </w:rPr>
            </w:r>
            <w:r w:rsidR="001B2B09">
              <w:rPr>
                <w:noProof/>
                <w:webHidden/>
              </w:rPr>
              <w:fldChar w:fldCharType="separate"/>
            </w:r>
            <w:r w:rsidR="00F85D63">
              <w:rPr>
                <w:noProof/>
                <w:webHidden/>
              </w:rPr>
              <w:t>46</w:t>
            </w:r>
            <w:r w:rsidR="001B2B09">
              <w:rPr>
                <w:noProof/>
                <w:webHidden/>
              </w:rPr>
              <w:fldChar w:fldCharType="end"/>
            </w:r>
          </w:hyperlink>
        </w:p>
        <w:p w14:paraId="5CFDEBEB" w14:textId="77777777" w:rsidR="001B2B09" w:rsidRDefault="001774B2">
          <w:pPr>
            <w:pStyle w:val="TOC3"/>
            <w:tabs>
              <w:tab w:val="right" w:leader="dot" w:pos="9016"/>
            </w:tabs>
            <w:rPr>
              <w:rFonts w:eastAsiaTheme="minorEastAsia"/>
              <w:noProof/>
              <w:lang w:eastAsia="en-AU"/>
            </w:rPr>
          </w:pPr>
          <w:hyperlink w:anchor="_Toc404262921" w:history="1">
            <w:r w:rsidR="001B2B09" w:rsidRPr="00C16541">
              <w:rPr>
                <w:rStyle w:val="Hyperlink"/>
                <w:noProof/>
              </w:rPr>
              <w:t>4.3 Selection pressures and atavism</w:t>
            </w:r>
            <w:r w:rsidR="001B2B09">
              <w:rPr>
                <w:noProof/>
                <w:webHidden/>
              </w:rPr>
              <w:tab/>
            </w:r>
            <w:r w:rsidR="001B2B09">
              <w:rPr>
                <w:noProof/>
                <w:webHidden/>
              </w:rPr>
              <w:fldChar w:fldCharType="begin"/>
            </w:r>
            <w:r w:rsidR="001B2B09">
              <w:rPr>
                <w:noProof/>
                <w:webHidden/>
              </w:rPr>
              <w:instrText xml:space="preserve"> PAGEREF _Toc404262921 \h </w:instrText>
            </w:r>
            <w:r w:rsidR="001B2B09">
              <w:rPr>
                <w:noProof/>
                <w:webHidden/>
              </w:rPr>
            </w:r>
            <w:r w:rsidR="001B2B09">
              <w:rPr>
                <w:noProof/>
                <w:webHidden/>
              </w:rPr>
              <w:fldChar w:fldCharType="separate"/>
            </w:r>
            <w:r w:rsidR="00F85D63">
              <w:rPr>
                <w:noProof/>
                <w:webHidden/>
              </w:rPr>
              <w:t>47</w:t>
            </w:r>
            <w:r w:rsidR="001B2B09">
              <w:rPr>
                <w:noProof/>
                <w:webHidden/>
              </w:rPr>
              <w:fldChar w:fldCharType="end"/>
            </w:r>
          </w:hyperlink>
        </w:p>
        <w:p w14:paraId="14508EEF" w14:textId="77777777" w:rsidR="001B2B09" w:rsidRDefault="001774B2">
          <w:pPr>
            <w:pStyle w:val="TOC1"/>
            <w:tabs>
              <w:tab w:val="right" w:leader="dot" w:pos="9016"/>
            </w:tabs>
            <w:rPr>
              <w:rFonts w:eastAsiaTheme="minorEastAsia"/>
              <w:noProof/>
              <w:lang w:eastAsia="en-AU"/>
            </w:rPr>
          </w:pPr>
          <w:hyperlink w:anchor="_Toc404262922" w:history="1">
            <w:r w:rsidR="001B2B09" w:rsidRPr="00C16541">
              <w:rPr>
                <w:rStyle w:val="Hyperlink"/>
                <w:noProof/>
              </w:rPr>
              <w:t>Conclusions</w:t>
            </w:r>
            <w:r w:rsidR="001B2B09">
              <w:rPr>
                <w:noProof/>
                <w:webHidden/>
              </w:rPr>
              <w:tab/>
            </w:r>
            <w:r w:rsidR="001B2B09">
              <w:rPr>
                <w:noProof/>
                <w:webHidden/>
              </w:rPr>
              <w:fldChar w:fldCharType="begin"/>
            </w:r>
            <w:r w:rsidR="001B2B09">
              <w:rPr>
                <w:noProof/>
                <w:webHidden/>
              </w:rPr>
              <w:instrText xml:space="preserve"> PAGEREF _Toc404262922 \h </w:instrText>
            </w:r>
            <w:r w:rsidR="001B2B09">
              <w:rPr>
                <w:noProof/>
                <w:webHidden/>
              </w:rPr>
            </w:r>
            <w:r w:rsidR="001B2B09">
              <w:rPr>
                <w:noProof/>
                <w:webHidden/>
              </w:rPr>
              <w:fldChar w:fldCharType="separate"/>
            </w:r>
            <w:r w:rsidR="00F85D63">
              <w:rPr>
                <w:noProof/>
                <w:webHidden/>
              </w:rPr>
              <w:t>48</w:t>
            </w:r>
            <w:r w:rsidR="001B2B09">
              <w:rPr>
                <w:noProof/>
                <w:webHidden/>
              </w:rPr>
              <w:fldChar w:fldCharType="end"/>
            </w:r>
          </w:hyperlink>
        </w:p>
        <w:p w14:paraId="71882443" w14:textId="77777777" w:rsidR="001B2B09" w:rsidRDefault="001774B2">
          <w:pPr>
            <w:pStyle w:val="TOC1"/>
            <w:tabs>
              <w:tab w:val="right" w:leader="dot" w:pos="9016"/>
            </w:tabs>
            <w:rPr>
              <w:rFonts w:eastAsiaTheme="minorEastAsia"/>
              <w:noProof/>
              <w:lang w:eastAsia="en-AU"/>
            </w:rPr>
          </w:pPr>
          <w:hyperlink w:anchor="_Toc404262923" w:history="1">
            <w:r w:rsidR="001B2B09" w:rsidRPr="00C16541">
              <w:rPr>
                <w:rStyle w:val="Hyperlink"/>
                <w:noProof/>
              </w:rPr>
              <w:t>Further work</w:t>
            </w:r>
            <w:r w:rsidR="001B2B09">
              <w:rPr>
                <w:noProof/>
                <w:webHidden/>
              </w:rPr>
              <w:tab/>
            </w:r>
            <w:r w:rsidR="001B2B09">
              <w:rPr>
                <w:noProof/>
                <w:webHidden/>
              </w:rPr>
              <w:fldChar w:fldCharType="begin"/>
            </w:r>
            <w:r w:rsidR="001B2B09">
              <w:rPr>
                <w:noProof/>
                <w:webHidden/>
              </w:rPr>
              <w:instrText xml:space="preserve"> PAGEREF _Toc404262923 \h </w:instrText>
            </w:r>
            <w:r w:rsidR="001B2B09">
              <w:rPr>
                <w:noProof/>
                <w:webHidden/>
              </w:rPr>
            </w:r>
            <w:r w:rsidR="001B2B09">
              <w:rPr>
                <w:noProof/>
                <w:webHidden/>
              </w:rPr>
              <w:fldChar w:fldCharType="separate"/>
            </w:r>
            <w:r w:rsidR="00F85D63">
              <w:rPr>
                <w:noProof/>
                <w:webHidden/>
              </w:rPr>
              <w:t>49</w:t>
            </w:r>
            <w:r w:rsidR="001B2B09">
              <w:rPr>
                <w:noProof/>
                <w:webHidden/>
              </w:rPr>
              <w:fldChar w:fldCharType="end"/>
            </w:r>
          </w:hyperlink>
        </w:p>
        <w:p w14:paraId="0EE41C73" w14:textId="77777777" w:rsidR="001B2B09" w:rsidRDefault="001774B2">
          <w:pPr>
            <w:pStyle w:val="TOC1"/>
            <w:tabs>
              <w:tab w:val="right" w:leader="dot" w:pos="9016"/>
            </w:tabs>
            <w:rPr>
              <w:rFonts w:eastAsiaTheme="minorEastAsia"/>
              <w:noProof/>
              <w:lang w:eastAsia="en-AU"/>
            </w:rPr>
          </w:pPr>
          <w:hyperlink w:anchor="_Toc404262924" w:history="1">
            <w:r w:rsidR="001B2B09" w:rsidRPr="00C16541">
              <w:rPr>
                <w:rStyle w:val="Hyperlink"/>
                <w:noProof/>
              </w:rPr>
              <w:t>List of References</w:t>
            </w:r>
            <w:r w:rsidR="001B2B09">
              <w:rPr>
                <w:noProof/>
                <w:webHidden/>
              </w:rPr>
              <w:tab/>
            </w:r>
            <w:r w:rsidR="001B2B09">
              <w:rPr>
                <w:noProof/>
                <w:webHidden/>
              </w:rPr>
              <w:fldChar w:fldCharType="begin"/>
            </w:r>
            <w:r w:rsidR="001B2B09">
              <w:rPr>
                <w:noProof/>
                <w:webHidden/>
              </w:rPr>
              <w:instrText xml:space="preserve"> PAGEREF _Toc404262924 \h </w:instrText>
            </w:r>
            <w:r w:rsidR="001B2B09">
              <w:rPr>
                <w:noProof/>
                <w:webHidden/>
              </w:rPr>
            </w:r>
            <w:r w:rsidR="001B2B09">
              <w:rPr>
                <w:noProof/>
                <w:webHidden/>
              </w:rPr>
              <w:fldChar w:fldCharType="separate"/>
            </w:r>
            <w:r w:rsidR="00F85D63">
              <w:rPr>
                <w:noProof/>
                <w:webHidden/>
              </w:rPr>
              <w:t>50</w:t>
            </w:r>
            <w:r w:rsidR="001B2B09">
              <w:rPr>
                <w:noProof/>
                <w:webHidden/>
              </w:rPr>
              <w:fldChar w:fldCharType="end"/>
            </w:r>
          </w:hyperlink>
        </w:p>
        <w:p w14:paraId="60240FDD" w14:textId="77777777" w:rsidR="001B2B09" w:rsidRDefault="001774B2">
          <w:pPr>
            <w:pStyle w:val="TOC1"/>
            <w:tabs>
              <w:tab w:val="right" w:leader="dot" w:pos="9016"/>
            </w:tabs>
            <w:rPr>
              <w:rFonts w:eastAsiaTheme="minorEastAsia"/>
              <w:noProof/>
              <w:lang w:eastAsia="en-AU"/>
            </w:rPr>
          </w:pPr>
          <w:hyperlink w:anchor="_Toc404262925" w:history="1">
            <w:r w:rsidR="001B2B09" w:rsidRPr="00C16541">
              <w:rPr>
                <w:rStyle w:val="Hyperlink"/>
                <w:noProof/>
              </w:rPr>
              <w:t>Supplementary information</w:t>
            </w:r>
            <w:r w:rsidR="001B2B09">
              <w:rPr>
                <w:noProof/>
                <w:webHidden/>
              </w:rPr>
              <w:tab/>
            </w:r>
            <w:r w:rsidR="001B2B09">
              <w:rPr>
                <w:noProof/>
                <w:webHidden/>
              </w:rPr>
              <w:fldChar w:fldCharType="begin"/>
            </w:r>
            <w:r w:rsidR="001B2B09">
              <w:rPr>
                <w:noProof/>
                <w:webHidden/>
              </w:rPr>
              <w:instrText xml:space="preserve"> PAGEREF _Toc404262925 \h </w:instrText>
            </w:r>
            <w:r w:rsidR="001B2B09">
              <w:rPr>
                <w:noProof/>
                <w:webHidden/>
              </w:rPr>
            </w:r>
            <w:r w:rsidR="001B2B09">
              <w:rPr>
                <w:noProof/>
                <w:webHidden/>
              </w:rPr>
              <w:fldChar w:fldCharType="separate"/>
            </w:r>
            <w:r w:rsidR="00F85D63">
              <w:rPr>
                <w:noProof/>
                <w:webHidden/>
              </w:rPr>
              <w:t>58</w:t>
            </w:r>
            <w:r w:rsidR="001B2B09">
              <w:rPr>
                <w:noProof/>
                <w:webHidden/>
              </w:rPr>
              <w:fldChar w:fldCharType="end"/>
            </w:r>
          </w:hyperlink>
        </w:p>
        <w:p w14:paraId="628171F1" w14:textId="77777777" w:rsidR="001B2B09" w:rsidRDefault="001774B2">
          <w:pPr>
            <w:pStyle w:val="TOC2"/>
            <w:tabs>
              <w:tab w:val="right" w:leader="dot" w:pos="9016"/>
            </w:tabs>
            <w:rPr>
              <w:rFonts w:eastAsiaTheme="minorEastAsia"/>
              <w:noProof/>
              <w:lang w:eastAsia="en-AU"/>
            </w:rPr>
          </w:pPr>
          <w:hyperlink w:anchor="_Toc404262926" w:history="1">
            <w:r w:rsidR="001B2B09" w:rsidRPr="00C16541">
              <w:rPr>
                <w:rStyle w:val="Hyperlink"/>
                <w:noProof/>
              </w:rPr>
              <w:t>Supplementary methods and results</w:t>
            </w:r>
            <w:r w:rsidR="001B2B09">
              <w:rPr>
                <w:noProof/>
                <w:webHidden/>
              </w:rPr>
              <w:tab/>
            </w:r>
            <w:r w:rsidR="001B2B09">
              <w:rPr>
                <w:noProof/>
                <w:webHidden/>
              </w:rPr>
              <w:fldChar w:fldCharType="begin"/>
            </w:r>
            <w:r w:rsidR="001B2B09">
              <w:rPr>
                <w:noProof/>
                <w:webHidden/>
              </w:rPr>
              <w:instrText xml:space="preserve"> PAGEREF _Toc404262926 \h </w:instrText>
            </w:r>
            <w:r w:rsidR="001B2B09">
              <w:rPr>
                <w:noProof/>
                <w:webHidden/>
              </w:rPr>
            </w:r>
            <w:r w:rsidR="001B2B09">
              <w:rPr>
                <w:noProof/>
                <w:webHidden/>
              </w:rPr>
              <w:fldChar w:fldCharType="separate"/>
            </w:r>
            <w:r w:rsidR="00F85D63">
              <w:rPr>
                <w:noProof/>
                <w:webHidden/>
              </w:rPr>
              <w:t>58</w:t>
            </w:r>
            <w:r w:rsidR="001B2B09">
              <w:rPr>
                <w:noProof/>
                <w:webHidden/>
              </w:rPr>
              <w:fldChar w:fldCharType="end"/>
            </w:r>
          </w:hyperlink>
        </w:p>
        <w:p w14:paraId="1AFD1088" w14:textId="77777777" w:rsidR="001B2B09" w:rsidRDefault="001774B2">
          <w:pPr>
            <w:pStyle w:val="TOC3"/>
            <w:tabs>
              <w:tab w:val="right" w:leader="dot" w:pos="9016"/>
            </w:tabs>
            <w:rPr>
              <w:rFonts w:eastAsiaTheme="minorEastAsia"/>
              <w:noProof/>
              <w:lang w:eastAsia="en-AU"/>
            </w:rPr>
          </w:pPr>
          <w:hyperlink w:anchor="_Toc404262927" w:history="1">
            <w:r w:rsidR="001B2B09" w:rsidRPr="00C16541">
              <w:rPr>
                <w:rStyle w:val="Hyperlink"/>
                <w:noProof/>
              </w:rPr>
              <w:t>S1. RNAseq expression data</w:t>
            </w:r>
            <w:r w:rsidR="001B2B09">
              <w:rPr>
                <w:noProof/>
                <w:webHidden/>
              </w:rPr>
              <w:tab/>
            </w:r>
            <w:r w:rsidR="001B2B09">
              <w:rPr>
                <w:noProof/>
                <w:webHidden/>
              </w:rPr>
              <w:fldChar w:fldCharType="begin"/>
            </w:r>
            <w:r w:rsidR="001B2B09">
              <w:rPr>
                <w:noProof/>
                <w:webHidden/>
              </w:rPr>
              <w:instrText xml:space="preserve"> PAGEREF _Toc404262927 \h </w:instrText>
            </w:r>
            <w:r w:rsidR="001B2B09">
              <w:rPr>
                <w:noProof/>
                <w:webHidden/>
              </w:rPr>
            </w:r>
            <w:r w:rsidR="001B2B09">
              <w:rPr>
                <w:noProof/>
                <w:webHidden/>
              </w:rPr>
              <w:fldChar w:fldCharType="separate"/>
            </w:r>
            <w:r w:rsidR="00F85D63">
              <w:rPr>
                <w:noProof/>
                <w:webHidden/>
              </w:rPr>
              <w:t>58</w:t>
            </w:r>
            <w:r w:rsidR="001B2B09">
              <w:rPr>
                <w:noProof/>
                <w:webHidden/>
              </w:rPr>
              <w:fldChar w:fldCharType="end"/>
            </w:r>
          </w:hyperlink>
        </w:p>
        <w:p w14:paraId="796FED0C" w14:textId="77777777" w:rsidR="001B2B09" w:rsidRDefault="001774B2">
          <w:pPr>
            <w:pStyle w:val="TOC3"/>
            <w:tabs>
              <w:tab w:val="right" w:leader="dot" w:pos="9016"/>
            </w:tabs>
            <w:rPr>
              <w:rFonts w:eastAsiaTheme="minorEastAsia"/>
              <w:noProof/>
              <w:lang w:eastAsia="en-AU"/>
            </w:rPr>
          </w:pPr>
          <w:hyperlink w:anchor="_Toc404262928" w:history="1">
            <w:r w:rsidR="001B2B09" w:rsidRPr="00C16541">
              <w:rPr>
                <w:rStyle w:val="Hyperlink"/>
                <w:noProof/>
              </w:rPr>
              <w:t>S2. Estimation of expression fold changes and identification of differentially expressed genes (DEG)</w:t>
            </w:r>
            <w:r w:rsidR="001B2B09">
              <w:rPr>
                <w:noProof/>
                <w:webHidden/>
              </w:rPr>
              <w:tab/>
            </w:r>
            <w:r w:rsidR="001B2B09">
              <w:rPr>
                <w:noProof/>
                <w:webHidden/>
              </w:rPr>
              <w:fldChar w:fldCharType="begin"/>
            </w:r>
            <w:r w:rsidR="001B2B09">
              <w:rPr>
                <w:noProof/>
                <w:webHidden/>
              </w:rPr>
              <w:instrText xml:space="preserve"> PAGEREF _Toc404262928 \h </w:instrText>
            </w:r>
            <w:r w:rsidR="001B2B09">
              <w:rPr>
                <w:noProof/>
                <w:webHidden/>
              </w:rPr>
            </w:r>
            <w:r w:rsidR="001B2B09">
              <w:rPr>
                <w:noProof/>
                <w:webHidden/>
              </w:rPr>
              <w:fldChar w:fldCharType="separate"/>
            </w:r>
            <w:r w:rsidR="00F85D63">
              <w:rPr>
                <w:noProof/>
                <w:webHidden/>
              </w:rPr>
              <w:t>60</w:t>
            </w:r>
            <w:r w:rsidR="001B2B09">
              <w:rPr>
                <w:noProof/>
                <w:webHidden/>
              </w:rPr>
              <w:fldChar w:fldCharType="end"/>
            </w:r>
          </w:hyperlink>
        </w:p>
        <w:p w14:paraId="55E5D5AD" w14:textId="77777777" w:rsidR="001B2B09" w:rsidRDefault="001774B2">
          <w:pPr>
            <w:pStyle w:val="TOC3"/>
            <w:tabs>
              <w:tab w:val="right" w:leader="dot" w:pos="9016"/>
            </w:tabs>
            <w:rPr>
              <w:rFonts w:eastAsiaTheme="minorEastAsia"/>
              <w:noProof/>
              <w:lang w:eastAsia="en-AU"/>
            </w:rPr>
          </w:pPr>
          <w:hyperlink w:anchor="_Toc404262929" w:history="1">
            <w:r w:rsidR="001B2B09" w:rsidRPr="00C16541">
              <w:rPr>
                <w:rStyle w:val="Hyperlink"/>
                <w:noProof/>
              </w:rPr>
              <w:t>S3. Comparing the age of the tumour and normal transcriptomes using microarray data</w:t>
            </w:r>
            <w:r w:rsidR="001B2B09">
              <w:rPr>
                <w:noProof/>
                <w:webHidden/>
              </w:rPr>
              <w:tab/>
            </w:r>
            <w:r w:rsidR="001B2B09">
              <w:rPr>
                <w:noProof/>
                <w:webHidden/>
              </w:rPr>
              <w:fldChar w:fldCharType="begin"/>
            </w:r>
            <w:r w:rsidR="001B2B09">
              <w:rPr>
                <w:noProof/>
                <w:webHidden/>
              </w:rPr>
              <w:instrText xml:space="preserve"> PAGEREF _Toc404262929 \h </w:instrText>
            </w:r>
            <w:r w:rsidR="001B2B09">
              <w:rPr>
                <w:noProof/>
                <w:webHidden/>
              </w:rPr>
            </w:r>
            <w:r w:rsidR="001B2B09">
              <w:rPr>
                <w:noProof/>
                <w:webHidden/>
              </w:rPr>
              <w:fldChar w:fldCharType="separate"/>
            </w:r>
            <w:r w:rsidR="00F85D63">
              <w:rPr>
                <w:noProof/>
                <w:webHidden/>
              </w:rPr>
              <w:t>65</w:t>
            </w:r>
            <w:r w:rsidR="001B2B09">
              <w:rPr>
                <w:noProof/>
                <w:webHidden/>
              </w:rPr>
              <w:fldChar w:fldCharType="end"/>
            </w:r>
          </w:hyperlink>
        </w:p>
        <w:p w14:paraId="6D433279" w14:textId="77777777" w:rsidR="001B2B09" w:rsidRDefault="001774B2">
          <w:pPr>
            <w:pStyle w:val="TOC2"/>
            <w:tabs>
              <w:tab w:val="right" w:leader="dot" w:pos="9016"/>
            </w:tabs>
            <w:rPr>
              <w:rFonts w:eastAsiaTheme="minorEastAsia"/>
              <w:noProof/>
              <w:lang w:eastAsia="en-AU"/>
            </w:rPr>
          </w:pPr>
          <w:hyperlink w:anchor="_Toc404262930" w:history="1">
            <w:r w:rsidR="001B2B09" w:rsidRPr="00C16541">
              <w:rPr>
                <w:rStyle w:val="Hyperlink"/>
                <w:noProof/>
              </w:rPr>
              <w:t>Supplementary tables</w:t>
            </w:r>
            <w:r w:rsidR="001B2B09">
              <w:rPr>
                <w:noProof/>
                <w:webHidden/>
              </w:rPr>
              <w:tab/>
            </w:r>
            <w:r w:rsidR="001B2B09">
              <w:rPr>
                <w:noProof/>
                <w:webHidden/>
              </w:rPr>
              <w:fldChar w:fldCharType="begin"/>
            </w:r>
            <w:r w:rsidR="001B2B09">
              <w:rPr>
                <w:noProof/>
                <w:webHidden/>
              </w:rPr>
              <w:instrText xml:space="preserve"> PAGEREF _Toc404262930 \h </w:instrText>
            </w:r>
            <w:r w:rsidR="001B2B09">
              <w:rPr>
                <w:noProof/>
                <w:webHidden/>
              </w:rPr>
            </w:r>
            <w:r w:rsidR="001B2B09">
              <w:rPr>
                <w:noProof/>
                <w:webHidden/>
              </w:rPr>
              <w:fldChar w:fldCharType="separate"/>
            </w:r>
            <w:r w:rsidR="00F85D63">
              <w:rPr>
                <w:noProof/>
                <w:webHidden/>
              </w:rPr>
              <w:t>70</w:t>
            </w:r>
            <w:r w:rsidR="001B2B09">
              <w:rPr>
                <w:noProof/>
                <w:webHidden/>
              </w:rPr>
              <w:fldChar w:fldCharType="end"/>
            </w:r>
          </w:hyperlink>
        </w:p>
        <w:p w14:paraId="58756D5C" w14:textId="02A8A25A" w:rsidR="00B1299E" w:rsidRDefault="00B1299E">
          <w:r>
            <w:rPr>
              <w:b/>
              <w:bCs/>
              <w:noProof/>
            </w:rPr>
            <w:fldChar w:fldCharType="end"/>
          </w:r>
        </w:p>
      </w:sdtContent>
    </w:sdt>
    <w:p w14:paraId="51FB5AAF" w14:textId="77777777" w:rsidR="006B588C" w:rsidRDefault="006B588C" w:rsidP="004548CD">
      <w:pPr>
        <w:spacing w:line="360" w:lineRule="auto"/>
      </w:pPr>
    </w:p>
    <w:p w14:paraId="5E2AFFCE" w14:textId="2CB2646F" w:rsidR="006B588C" w:rsidRPr="006B588C" w:rsidRDefault="006B588C" w:rsidP="004548CD">
      <w:pPr>
        <w:pStyle w:val="Heading1"/>
        <w:spacing w:line="360" w:lineRule="auto"/>
      </w:pPr>
      <w:bookmarkStart w:id="0" w:name="_Toc404262869"/>
      <w:r>
        <w:lastRenderedPageBreak/>
        <w:t xml:space="preserve">List of </w:t>
      </w:r>
      <w:r w:rsidR="00781646">
        <w:t xml:space="preserve">figures and </w:t>
      </w:r>
      <w:r>
        <w:t>tables</w:t>
      </w:r>
      <w:bookmarkStart w:id="1" w:name="_GoBack"/>
      <w:bookmarkEnd w:id="0"/>
      <w:bookmarkEnd w:id="1"/>
    </w:p>
    <w:p w14:paraId="05480228" w14:textId="3F8B43D4" w:rsidR="001B2B09" w:rsidRPr="001B2B09" w:rsidRDefault="000F0B69">
      <w:pPr>
        <w:pStyle w:val="TableofFigures"/>
        <w:tabs>
          <w:tab w:val="right" w:leader="dot" w:pos="9016"/>
        </w:tabs>
        <w:rPr>
          <w:rFonts w:eastAsiaTheme="minorEastAsia"/>
          <w:noProof/>
          <w:lang w:eastAsia="en-AU"/>
        </w:rPr>
      </w:pPr>
      <w:r w:rsidRPr="001B2B09">
        <w:fldChar w:fldCharType="begin"/>
      </w:r>
      <w:r w:rsidRPr="001B2B09">
        <w:instrText xml:space="preserve"> TOC \h \z \c "Figure" </w:instrText>
      </w:r>
      <w:r w:rsidRPr="001B2B09">
        <w:fldChar w:fldCharType="separate"/>
      </w:r>
      <w:hyperlink w:anchor="_Toc404262931" w:history="1">
        <w:r w:rsidR="001B2B09" w:rsidRPr="001B2B09">
          <w:rPr>
            <w:rStyle w:val="Hyperlink"/>
            <w:noProof/>
          </w:rPr>
          <w:t>Figure 1. Phylogenetic tree used for the classification of human genes into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_Toc404262931 \h </w:instrText>
        </w:r>
        <w:r w:rsidR="001B2B09" w:rsidRPr="001B2B09">
          <w:rPr>
            <w:noProof/>
            <w:webHidden/>
          </w:rPr>
        </w:r>
        <w:r w:rsidR="001B2B09" w:rsidRPr="001B2B09">
          <w:rPr>
            <w:noProof/>
            <w:webHidden/>
          </w:rPr>
          <w:fldChar w:fldCharType="separate"/>
        </w:r>
        <w:r w:rsidR="00F85D63">
          <w:rPr>
            <w:noProof/>
            <w:webHidden/>
          </w:rPr>
          <w:t>16</w:t>
        </w:r>
        <w:r w:rsidR="001B2B09" w:rsidRPr="001B2B09">
          <w:rPr>
            <w:noProof/>
            <w:webHidden/>
          </w:rPr>
          <w:fldChar w:fldCharType="end"/>
        </w:r>
      </w:hyperlink>
    </w:p>
    <w:p w14:paraId="36876F9B" w14:textId="5CB5FF5E" w:rsidR="001B2B09" w:rsidRPr="001B2B09" w:rsidRDefault="001774B2">
      <w:pPr>
        <w:pStyle w:val="TableofFigures"/>
        <w:tabs>
          <w:tab w:val="right" w:leader="dot" w:pos="9016"/>
        </w:tabs>
        <w:rPr>
          <w:rFonts w:eastAsiaTheme="minorEastAsia"/>
          <w:noProof/>
          <w:lang w:eastAsia="en-AU"/>
        </w:rPr>
      </w:pPr>
      <w:hyperlink w:anchor="_Toc404262932" w:history="1">
        <w:r w:rsidR="001B2B09" w:rsidRPr="001B2B09">
          <w:rPr>
            <w:rStyle w:val="Hyperlink"/>
            <w:noProof/>
          </w:rPr>
          <w:t>Figure 2. Histogram of the number of OrthoMCL species allocated to each phylostratum</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_Toc404262932 \h </w:instrText>
        </w:r>
        <w:r w:rsidR="001B2B09" w:rsidRPr="001B2B09">
          <w:rPr>
            <w:noProof/>
            <w:webHidden/>
          </w:rPr>
        </w:r>
        <w:r w:rsidR="001B2B09" w:rsidRPr="001B2B09">
          <w:rPr>
            <w:noProof/>
            <w:webHidden/>
          </w:rPr>
          <w:fldChar w:fldCharType="separate"/>
        </w:r>
        <w:r w:rsidR="00F85D63">
          <w:rPr>
            <w:noProof/>
            <w:webHidden/>
          </w:rPr>
          <w:t>17</w:t>
        </w:r>
        <w:r w:rsidR="001B2B09" w:rsidRPr="001B2B09">
          <w:rPr>
            <w:noProof/>
            <w:webHidden/>
          </w:rPr>
          <w:fldChar w:fldCharType="end"/>
        </w:r>
      </w:hyperlink>
    </w:p>
    <w:p w14:paraId="04D15432" w14:textId="4D12B3CE" w:rsidR="001B2B09" w:rsidRPr="001B2B09" w:rsidRDefault="001774B2">
      <w:pPr>
        <w:pStyle w:val="TableofFigures"/>
        <w:tabs>
          <w:tab w:val="right" w:leader="dot" w:pos="9016"/>
        </w:tabs>
        <w:rPr>
          <w:rFonts w:eastAsiaTheme="minorEastAsia"/>
          <w:noProof/>
          <w:lang w:eastAsia="en-AU"/>
        </w:rPr>
      </w:pPr>
      <w:hyperlink w:anchor="_Toc404262933" w:history="1">
        <w:r w:rsidR="001B2B09" w:rsidRPr="001B2B09">
          <w:rPr>
            <w:rStyle w:val="Hyperlink"/>
            <w:noProof/>
          </w:rPr>
          <w:t>Figure 3. Distribution of the number of genes assigned to the phylostrata with two different phylogenetic frameworks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_Toc404262933 \h </w:instrText>
        </w:r>
        <w:r w:rsidR="001B2B09" w:rsidRPr="001B2B09">
          <w:rPr>
            <w:noProof/>
            <w:webHidden/>
          </w:rPr>
        </w:r>
        <w:r w:rsidR="001B2B09" w:rsidRPr="001B2B09">
          <w:rPr>
            <w:noProof/>
            <w:webHidden/>
          </w:rPr>
          <w:fldChar w:fldCharType="separate"/>
        </w:r>
        <w:r w:rsidR="00F85D63">
          <w:rPr>
            <w:noProof/>
            <w:webHidden/>
          </w:rPr>
          <w:t>18</w:t>
        </w:r>
        <w:r w:rsidR="001B2B09" w:rsidRPr="001B2B09">
          <w:rPr>
            <w:noProof/>
            <w:webHidden/>
          </w:rPr>
          <w:fldChar w:fldCharType="end"/>
        </w:r>
      </w:hyperlink>
    </w:p>
    <w:p w14:paraId="6D97AF32" w14:textId="6188CCEF" w:rsidR="001B2B09" w:rsidRPr="001B2B09" w:rsidRDefault="001774B2">
      <w:pPr>
        <w:pStyle w:val="TableofFigures"/>
        <w:tabs>
          <w:tab w:val="right" w:leader="dot" w:pos="9016"/>
        </w:tabs>
        <w:rPr>
          <w:rFonts w:eastAsiaTheme="minorEastAsia"/>
          <w:noProof/>
          <w:lang w:eastAsia="en-AU"/>
        </w:rPr>
      </w:pPr>
      <w:hyperlink w:anchor="_Toc404262934" w:history="1">
        <w:r w:rsidR="001B2B09" w:rsidRPr="001B2B09">
          <w:rPr>
            <w:rStyle w:val="Hyperlink"/>
            <w:noProof/>
          </w:rPr>
          <w:t>Figure 4. Heatmap of the enriched functional categories in the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_Toc404262934 \h </w:instrText>
        </w:r>
        <w:r w:rsidR="001B2B09" w:rsidRPr="001B2B09">
          <w:rPr>
            <w:noProof/>
            <w:webHidden/>
          </w:rPr>
        </w:r>
        <w:r w:rsidR="001B2B09" w:rsidRPr="001B2B09">
          <w:rPr>
            <w:noProof/>
            <w:webHidden/>
          </w:rPr>
          <w:fldChar w:fldCharType="separate"/>
        </w:r>
        <w:r w:rsidR="00F85D63">
          <w:rPr>
            <w:noProof/>
            <w:webHidden/>
          </w:rPr>
          <w:t>19</w:t>
        </w:r>
        <w:r w:rsidR="001B2B09" w:rsidRPr="001B2B09">
          <w:rPr>
            <w:noProof/>
            <w:webHidden/>
          </w:rPr>
          <w:fldChar w:fldCharType="end"/>
        </w:r>
      </w:hyperlink>
    </w:p>
    <w:p w14:paraId="6F28F15F" w14:textId="582AEAA1" w:rsidR="001B2B09" w:rsidRPr="001B2B09" w:rsidRDefault="001774B2">
      <w:pPr>
        <w:pStyle w:val="TableofFigures"/>
        <w:tabs>
          <w:tab w:val="right" w:leader="dot" w:pos="9016"/>
        </w:tabs>
        <w:rPr>
          <w:rFonts w:eastAsiaTheme="minorEastAsia"/>
          <w:noProof/>
          <w:lang w:eastAsia="en-AU"/>
        </w:rPr>
      </w:pPr>
      <w:hyperlink w:anchor="_Toc404262935" w:history="1">
        <w:r w:rsidR="001B2B09" w:rsidRPr="001B2B09">
          <w:rPr>
            <w:rStyle w:val="Hyperlink"/>
            <w:noProof/>
          </w:rPr>
          <w:t>Figure 5. Transcriptome Age Index (TAI) of normal and tumour LUAD, BRCA, HNSC and KIRC samples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_Toc404262935 \h </w:instrText>
        </w:r>
        <w:r w:rsidR="001B2B09" w:rsidRPr="001B2B09">
          <w:rPr>
            <w:noProof/>
            <w:webHidden/>
          </w:rPr>
        </w:r>
        <w:r w:rsidR="001B2B09" w:rsidRPr="001B2B09">
          <w:rPr>
            <w:noProof/>
            <w:webHidden/>
          </w:rPr>
          <w:fldChar w:fldCharType="separate"/>
        </w:r>
        <w:r w:rsidR="00F85D63">
          <w:rPr>
            <w:noProof/>
            <w:webHidden/>
          </w:rPr>
          <w:t>20</w:t>
        </w:r>
        <w:r w:rsidR="001B2B09" w:rsidRPr="001B2B09">
          <w:rPr>
            <w:noProof/>
            <w:webHidden/>
          </w:rPr>
          <w:fldChar w:fldCharType="end"/>
        </w:r>
      </w:hyperlink>
    </w:p>
    <w:p w14:paraId="10C0AC0C" w14:textId="0177FB5B" w:rsidR="001B2B09" w:rsidRPr="001B2B09" w:rsidRDefault="001774B2">
      <w:pPr>
        <w:pStyle w:val="TableofFigures"/>
        <w:tabs>
          <w:tab w:val="right" w:leader="dot" w:pos="9016"/>
        </w:tabs>
        <w:rPr>
          <w:rFonts w:eastAsiaTheme="minorEastAsia"/>
          <w:noProof/>
          <w:lang w:eastAsia="en-AU"/>
        </w:rPr>
      </w:pPr>
      <w:hyperlink w:anchor="_Toc404262936" w:history="1">
        <w:r w:rsidR="001B2B09" w:rsidRPr="001B2B09">
          <w:rPr>
            <w:rStyle w:val="Hyperlink"/>
            <w:noProof/>
          </w:rPr>
          <w:t>Figure 6. Correlation between library size and TAI of LUAD, BRCA, HNSC and KIRC normal and tumour samples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_Toc404262936 \h </w:instrText>
        </w:r>
        <w:r w:rsidR="001B2B09" w:rsidRPr="001B2B09">
          <w:rPr>
            <w:noProof/>
            <w:webHidden/>
          </w:rPr>
        </w:r>
        <w:r w:rsidR="001B2B09" w:rsidRPr="001B2B09">
          <w:rPr>
            <w:noProof/>
            <w:webHidden/>
          </w:rPr>
          <w:fldChar w:fldCharType="separate"/>
        </w:r>
        <w:r w:rsidR="00F85D63">
          <w:rPr>
            <w:noProof/>
            <w:webHidden/>
          </w:rPr>
          <w:t>21</w:t>
        </w:r>
        <w:r w:rsidR="001B2B09" w:rsidRPr="001B2B09">
          <w:rPr>
            <w:noProof/>
            <w:webHidden/>
          </w:rPr>
          <w:fldChar w:fldCharType="end"/>
        </w:r>
      </w:hyperlink>
    </w:p>
    <w:p w14:paraId="4A94F671" w14:textId="72F295DE" w:rsidR="001B2B09" w:rsidRPr="001B2B09" w:rsidRDefault="001774B2">
      <w:pPr>
        <w:pStyle w:val="TableofFigures"/>
        <w:tabs>
          <w:tab w:val="right" w:leader="dot" w:pos="9016"/>
        </w:tabs>
        <w:rPr>
          <w:rFonts w:eastAsiaTheme="minorEastAsia"/>
          <w:noProof/>
          <w:lang w:eastAsia="en-AU"/>
        </w:rPr>
      </w:pPr>
      <w:hyperlink w:anchor="_Toc404262937" w:history="1">
        <w:r w:rsidR="001B2B09" w:rsidRPr="001B2B09">
          <w:rPr>
            <w:rStyle w:val="Hyperlink"/>
            <w:noProof/>
          </w:rPr>
          <w:t>Figure 7. Comparison of the TAI of BRCA tumour and normal samples after different phylostratigraphy techniques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_Toc404262937 \h </w:instrText>
        </w:r>
        <w:r w:rsidR="001B2B09" w:rsidRPr="001B2B09">
          <w:rPr>
            <w:noProof/>
            <w:webHidden/>
          </w:rPr>
        </w:r>
        <w:r w:rsidR="001B2B09" w:rsidRPr="001B2B09">
          <w:rPr>
            <w:noProof/>
            <w:webHidden/>
          </w:rPr>
          <w:fldChar w:fldCharType="separate"/>
        </w:r>
        <w:r w:rsidR="00F85D63">
          <w:rPr>
            <w:noProof/>
            <w:webHidden/>
          </w:rPr>
          <w:t>23</w:t>
        </w:r>
        <w:r w:rsidR="001B2B09" w:rsidRPr="001B2B09">
          <w:rPr>
            <w:noProof/>
            <w:webHidden/>
          </w:rPr>
          <w:fldChar w:fldCharType="end"/>
        </w:r>
      </w:hyperlink>
    </w:p>
    <w:p w14:paraId="4FBF1BBA" w14:textId="5F6C4E3F" w:rsidR="001B2B09" w:rsidRPr="001B2B09" w:rsidRDefault="001774B2">
      <w:pPr>
        <w:pStyle w:val="TableofFigures"/>
        <w:tabs>
          <w:tab w:val="right" w:leader="dot" w:pos="9016"/>
        </w:tabs>
        <w:rPr>
          <w:rFonts w:eastAsiaTheme="minorEastAsia"/>
          <w:noProof/>
          <w:lang w:eastAsia="en-AU"/>
        </w:rPr>
      </w:pPr>
      <w:hyperlink w:anchor="_Toc404262938" w:history="1">
        <w:r w:rsidR="001B2B09" w:rsidRPr="001B2B09">
          <w:rPr>
            <w:rStyle w:val="Hyperlink"/>
            <w:noProof/>
          </w:rPr>
          <w:t>Figure 8. Correlation between the TAI and purity of KIRC tumour samples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_Toc404262938 \h </w:instrText>
        </w:r>
        <w:r w:rsidR="001B2B09" w:rsidRPr="001B2B09">
          <w:rPr>
            <w:noProof/>
            <w:webHidden/>
          </w:rPr>
        </w:r>
        <w:r w:rsidR="001B2B09" w:rsidRPr="001B2B09">
          <w:rPr>
            <w:noProof/>
            <w:webHidden/>
          </w:rPr>
          <w:fldChar w:fldCharType="separate"/>
        </w:r>
        <w:r w:rsidR="00F85D63">
          <w:rPr>
            <w:noProof/>
            <w:webHidden/>
          </w:rPr>
          <w:t>24</w:t>
        </w:r>
        <w:r w:rsidR="001B2B09" w:rsidRPr="001B2B09">
          <w:rPr>
            <w:noProof/>
            <w:webHidden/>
          </w:rPr>
          <w:fldChar w:fldCharType="end"/>
        </w:r>
      </w:hyperlink>
    </w:p>
    <w:p w14:paraId="71977DC4" w14:textId="5902C224" w:rsidR="001B2B09" w:rsidRPr="001B2B09" w:rsidRDefault="001774B2">
      <w:pPr>
        <w:pStyle w:val="TableofFigures"/>
        <w:tabs>
          <w:tab w:val="right" w:leader="dot" w:pos="9016"/>
        </w:tabs>
        <w:rPr>
          <w:rFonts w:eastAsiaTheme="minorEastAsia"/>
          <w:noProof/>
          <w:lang w:eastAsia="en-AU"/>
        </w:rPr>
      </w:pPr>
      <w:hyperlink w:anchor="_Toc404262939" w:history="1">
        <w:r w:rsidR="001B2B09" w:rsidRPr="001B2B09">
          <w:rPr>
            <w:rStyle w:val="Hyperlink"/>
            <w:noProof/>
          </w:rPr>
          <w:t>Figure 9. TAI of paired normal-tumour samples in LUAD, BRCA, HNSC and KIRC</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_Toc404262939 \h </w:instrText>
        </w:r>
        <w:r w:rsidR="001B2B09" w:rsidRPr="001B2B09">
          <w:rPr>
            <w:noProof/>
            <w:webHidden/>
          </w:rPr>
        </w:r>
        <w:r w:rsidR="001B2B09" w:rsidRPr="001B2B09">
          <w:rPr>
            <w:noProof/>
            <w:webHidden/>
          </w:rPr>
          <w:fldChar w:fldCharType="separate"/>
        </w:r>
        <w:r w:rsidR="00F85D63">
          <w:rPr>
            <w:noProof/>
            <w:webHidden/>
          </w:rPr>
          <w:t>25</w:t>
        </w:r>
        <w:r w:rsidR="001B2B09" w:rsidRPr="001B2B09">
          <w:rPr>
            <w:noProof/>
            <w:webHidden/>
          </w:rPr>
          <w:fldChar w:fldCharType="end"/>
        </w:r>
      </w:hyperlink>
    </w:p>
    <w:p w14:paraId="5BC0C82E" w14:textId="59DED790" w:rsidR="001B2B09" w:rsidRPr="001B2B09" w:rsidRDefault="001774B2">
      <w:pPr>
        <w:pStyle w:val="TableofFigures"/>
        <w:tabs>
          <w:tab w:val="right" w:leader="dot" w:pos="9016"/>
        </w:tabs>
        <w:rPr>
          <w:rFonts w:eastAsiaTheme="minorEastAsia"/>
          <w:noProof/>
          <w:lang w:eastAsia="en-AU"/>
        </w:rPr>
      </w:pPr>
      <w:hyperlink w:anchor="_Toc404262940" w:history="1">
        <w:r w:rsidR="001B2B09" w:rsidRPr="001B2B09">
          <w:rPr>
            <w:rStyle w:val="Hyperlink"/>
            <w:noProof/>
          </w:rPr>
          <w:t>Figure 10. Distribution of the tumour-normal expression proportion differences across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_Toc404262940 \h </w:instrText>
        </w:r>
        <w:r w:rsidR="001B2B09" w:rsidRPr="001B2B09">
          <w:rPr>
            <w:noProof/>
            <w:webHidden/>
          </w:rPr>
        </w:r>
        <w:r w:rsidR="001B2B09" w:rsidRPr="001B2B09">
          <w:rPr>
            <w:noProof/>
            <w:webHidden/>
          </w:rPr>
          <w:fldChar w:fldCharType="separate"/>
        </w:r>
        <w:r w:rsidR="00F85D63">
          <w:rPr>
            <w:noProof/>
            <w:webHidden/>
          </w:rPr>
          <w:t>27</w:t>
        </w:r>
        <w:r w:rsidR="001B2B09" w:rsidRPr="001B2B09">
          <w:rPr>
            <w:noProof/>
            <w:webHidden/>
          </w:rPr>
          <w:fldChar w:fldCharType="end"/>
        </w:r>
      </w:hyperlink>
    </w:p>
    <w:p w14:paraId="0DCC6FD8" w14:textId="55008C26" w:rsidR="001B2B09" w:rsidRPr="001B2B09" w:rsidRDefault="001774B2">
      <w:pPr>
        <w:pStyle w:val="TableofFigures"/>
        <w:tabs>
          <w:tab w:val="right" w:leader="dot" w:pos="9016"/>
        </w:tabs>
        <w:rPr>
          <w:rFonts w:eastAsiaTheme="minorEastAsia"/>
          <w:noProof/>
          <w:lang w:eastAsia="en-AU"/>
        </w:rPr>
      </w:pPr>
      <w:hyperlink w:anchor="_Toc404262941" w:history="1">
        <w:r w:rsidR="001B2B09" w:rsidRPr="001B2B09">
          <w:rPr>
            <w:rStyle w:val="Hyperlink"/>
            <w:noProof/>
          </w:rPr>
          <w:t>Figure 11. Boxplots of the ratio of tumour/normal expression proportions of paired samples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_Toc404262941 \h </w:instrText>
        </w:r>
        <w:r w:rsidR="001B2B09" w:rsidRPr="001B2B09">
          <w:rPr>
            <w:noProof/>
            <w:webHidden/>
          </w:rPr>
        </w:r>
        <w:r w:rsidR="001B2B09" w:rsidRPr="001B2B09">
          <w:rPr>
            <w:noProof/>
            <w:webHidden/>
          </w:rPr>
          <w:fldChar w:fldCharType="separate"/>
        </w:r>
        <w:r w:rsidR="00F85D63">
          <w:rPr>
            <w:noProof/>
            <w:webHidden/>
          </w:rPr>
          <w:t>29</w:t>
        </w:r>
        <w:r w:rsidR="001B2B09" w:rsidRPr="001B2B09">
          <w:rPr>
            <w:noProof/>
            <w:webHidden/>
          </w:rPr>
          <w:fldChar w:fldCharType="end"/>
        </w:r>
      </w:hyperlink>
    </w:p>
    <w:p w14:paraId="76EB70DB" w14:textId="110D69AC" w:rsidR="001B2B09" w:rsidRPr="001B2B09" w:rsidRDefault="001774B2">
      <w:pPr>
        <w:pStyle w:val="TableofFigures"/>
        <w:tabs>
          <w:tab w:val="right" w:leader="dot" w:pos="9016"/>
        </w:tabs>
        <w:rPr>
          <w:rFonts w:eastAsiaTheme="minorEastAsia"/>
          <w:noProof/>
          <w:lang w:eastAsia="en-AU"/>
        </w:rPr>
      </w:pPr>
      <w:hyperlink w:anchor="_Toc404262942" w:history="1">
        <w:r w:rsidR="001B2B09" w:rsidRPr="001B2B09">
          <w:rPr>
            <w:rStyle w:val="Hyperlink"/>
            <w:noProof/>
          </w:rPr>
          <w:t>Figure 12. Overlap of DEG between cancer types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_Toc404262942 \h </w:instrText>
        </w:r>
        <w:r w:rsidR="001B2B09" w:rsidRPr="001B2B09">
          <w:rPr>
            <w:noProof/>
            <w:webHidden/>
          </w:rPr>
        </w:r>
        <w:r w:rsidR="001B2B09" w:rsidRPr="001B2B09">
          <w:rPr>
            <w:noProof/>
            <w:webHidden/>
          </w:rPr>
          <w:fldChar w:fldCharType="separate"/>
        </w:r>
        <w:r w:rsidR="00F85D63">
          <w:rPr>
            <w:noProof/>
            <w:webHidden/>
          </w:rPr>
          <w:t>33</w:t>
        </w:r>
        <w:r w:rsidR="001B2B09" w:rsidRPr="001B2B09">
          <w:rPr>
            <w:noProof/>
            <w:webHidden/>
          </w:rPr>
          <w:fldChar w:fldCharType="end"/>
        </w:r>
      </w:hyperlink>
    </w:p>
    <w:p w14:paraId="41557506" w14:textId="4A9B931F" w:rsidR="001B2B09" w:rsidRPr="001B2B09" w:rsidRDefault="001774B2">
      <w:pPr>
        <w:pStyle w:val="TableofFigures"/>
        <w:tabs>
          <w:tab w:val="right" w:leader="dot" w:pos="9016"/>
        </w:tabs>
        <w:rPr>
          <w:rFonts w:eastAsiaTheme="minorEastAsia"/>
          <w:noProof/>
          <w:lang w:eastAsia="en-AU"/>
        </w:rPr>
      </w:pPr>
      <w:hyperlink w:anchor="_Toc404262943" w:history="1">
        <w:r w:rsidR="001B2B09" w:rsidRPr="001B2B09">
          <w:rPr>
            <w:rStyle w:val="Hyperlink"/>
            <w:noProof/>
          </w:rPr>
          <w:t>Figure 13. Up- and downregulated functions in the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_Toc404262943 \h </w:instrText>
        </w:r>
        <w:r w:rsidR="001B2B09" w:rsidRPr="001B2B09">
          <w:rPr>
            <w:noProof/>
            <w:webHidden/>
          </w:rPr>
        </w:r>
        <w:r w:rsidR="001B2B09" w:rsidRPr="001B2B09">
          <w:rPr>
            <w:noProof/>
            <w:webHidden/>
          </w:rPr>
          <w:fldChar w:fldCharType="separate"/>
        </w:r>
        <w:r w:rsidR="00F85D63">
          <w:rPr>
            <w:noProof/>
            <w:webHidden/>
          </w:rPr>
          <w:t>36</w:t>
        </w:r>
        <w:r w:rsidR="001B2B09" w:rsidRPr="001B2B09">
          <w:rPr>
            <w:noProof/>
            <w:webHidden/>
          </w:rPr>
          <w:fldChar w:fldCharType="end"/>
        </w:r>
      </w:hyperlink>
    </w:p>
    <w:p w14:paraId="06773D93" w14:textId="4D67E979" w:rsidR="001B2B09" w:rsidRPr="001B2B09" w:rsidRDefault="001774B2">
      <w:pPr>
        <w:pStyle w:val="TableofFigures"/>
        <w:tabs>
          <w:tab w:val="right" w:leader="dot" w:pos="9016"/>
        </w:tabs>
        <w:rPr>
          <w:rFonts w:eastAsiaTheme="minorEastAsia"/>
          <w:noProof/>
          <w:lang w:eastAsia="en-AU"/>
        </w:rPr>
      </w:pPr>
      <w:hyperlink w:anchor="_Toc404262944" w:history="1">
        <w:r w:rsidR="001B2B09" w:rsidRPr="001B2B09">
          <w:rPr>
            <w:rStyle w:val="Hyperlink"/>
            <w:noProof/>
          </w:rPr>
          <w:t>Figure 14. Distribution of sixth-generation GO terms by their phylostratum of emergence</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_Toc404262944 \h </w:instrText>
        </w:r>
        <w:r w:rsidR="001B2B09" w:rsidRPr="001B2B09">
          <w:rPr>
            <w:noProof/>
            <w:webHidden/>
          </w:rPr>
        </w:r>
        <w:r w:rsidR="001B2B09" w:rsidRPr="001B2B09">
          <w:rPr>
            <w:noProof/>
            <w:webHidden/>
          </w:rPr>
          <w:fldChar w:fldCharType="separate"/>
        </w:r>
        <w:r w:rsidR="00F85D63">
          <w:rPr>
            <w:noProof/>
            <w:webHidden/>
          </w:rPr>
          <w:t>37</w:t>
        </w:r>
        <w:r w:rsidR="001B2B09" w:rsidRPr="001B2B09">
          <w:rPr>
            <w:noProof/>
            <w:webHidden/>
          </w:rPr>
          <w:fldChar w:fldCharType="end"/>
        </w:r>
      </w:hyperlink>
    </w:p>
    <w:p w14:paraId="2781F470" w14:textId="26749F4D" w:rsidR="001B2B09" w:rsidRPr="001B2B09" w:rsidRDefault="001774B2">
      <w:pPr>
        <w:pStyle w:val="TableofFigures"/>
        <w:tabs>
          <w:tab w:val="right" w:leader="dot" w:pos="9016"/>
        </w:tabs>
        <w:rPr>
          <w:rFonts w:eastAsiaTheme="minorEastAsia"/>
          <w:noProof/>
          <w:lang w:eastAsia="en-AU"/>
        </w:rPr>
      </w:pPr>
      <w:hyperlink w:anchor="_Toc404262945" w:history="1">
        <w:r w:rsidR="001B2B09" w:rsidRPr="001B2B09">
          <w:rPr>
            <w:rStyle w:val="Hyperlink"/>
            <w:noProof/>
          </w:rPr>
          <w:t>Figure 15. Grouping of the point of emergence of GO-terms into umbrella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_Toc404262945 \h </w:instrText>
        </w:r>
        <w:r w:rsidR="001B2B09" w:rsidRPr="001B2B09">
          <w:rPr>
            <w:noProof/>
            <w:webHidden/>
          </w:rPr>
        </w:r>
        <w:r w:rsidR="001B2B09" w:rsidRPr="001B2B09">
          <w:rPr>
            <w:noProof/>
            <w:webHidden/>
          </w:rPr>
          <w:fldChar w:fldCharType="separate"/>
        </w:r>
        <w:r w:rsidR="00F85D63">
          <w:rPr>
            <w:noProof/>
            <w:webHidden/>
          </w:rPr>
          <w:t>38</w:t>
        </w:r>
        <w:r w:rsidR="001B2B09" w:rsidRPr="001B2B09">
          <w:rPr>
            <w:noProof/>
            <w:webHidden/>
          </w:rPr>
          <w:fldChar w:fldCharType="end"/>
        </w:r>
      </w:hyperlink>
    </w:p>
    <w:p w14:paraId="7665E03D" w14:textId="77777777" w:rsidR="00A3718C" w:rsidRDefault="000F0B69" w:rsidP="004548CD">
      <w:pPr>
        <w:spacing w:line="360" w:lineRule="auto"/>
      </w:pPr>
      <w:r w:rsidRPr="001B2B09">
        <w:fldChar w:fldCharType="end"/>
      </w:r>
    </w:p>
    <w:p w14:paraId="66802A31" w14:textId="77777777" w:rsidR="001B2B09" w:rsidRPr="001B2B09" w:rsidRDefault="000F0B69">
      <w:pPr>
        <w:pStyle w:val="TableofFigures"/>
        <w:tabs>
          <w:tab w:val="right" w:leader="dot" w:pos="9016"/>
        </w:tabs>
        <w:rPr>
          <w:rFonts w:eastAsiaTheme="minorEastAsia"/>
          <w:noProof/>
          <w:lang w:eastAsia="en-AU"/>
        </w:rPr>
      </w:pPr>
      <w:r w:rsidRPr="000F0B69">
        <w:fldChar w:fldCharType="begin"/>
      </w:r>
      <w:r w:rsidRPr="000F0B69">
        <w:instrText xml:space="preserve"> TOC \h \z \c "Table" </w:instrText>
      </w:r>
      <w:r w:rsidRPr="000F0B69">
        <w:fldChar w:fldCharType="separate"/>
      </w:r>
      <w:hyperlink w:anchor="_Toc404263025" w:history="1">
        <w:r w:rsidR="001B2B09" w:rsidRPr="001B2B09">
          <w:rPr>
            <w:rStyle w:val="Hyperlink"/>
            <w:noProof/>
          </w:rPr>
          <w:t>Table I Number of samples by tumour/normal type after filtering</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_Toc404263025 \h </w:instrText>
        </w:r>
        <w:r w:rsidR="001B2B09" w:rsidRPr="001B2B09">
          <w:rPr>
            <w:noProof/>
            <w:webHidden/>
          </w:rPr>
        </w:r>
        <w:r w:rsidR="001B2B09" w:rsidRPr="001B2B09">
          <w:rPr>
            <w:noProof/>
            <w:webHidden/>
          </w:rPr>
          <w:fldChar w:fldCharType="separate"/>
        </w:r>
        <w:r w:rsidR="00F85D63">
          <w:rPr>
            <w:noProof/>
            <w:webHidden/>
          </w:rPr>
          <w:t>11</w:t>
        </w:r>
        <w:r w:rsidR="001B2B09" w:rsidRPr="001B2B09">
          <w:rPr>
            <w:noProof/>
            <w:webHidden/>
          </w:rPr>
          <w:fldChar w:fldCharType="end"/>
        </w:r>
      </w:hyperlink>
    </w:p>
    <w:p w14:paraId="5DDF86BF" w14:textId="77777777" w:rsidR="001B2B09" w:rsidRPr="001B2B09" w:rsidRDefault="001774B2">
      <w:pPr>
        <w:pStyle w:val="TableofFigures"/>
        <w:tabs>
          <w:tab w:val="right" w:leader="dot" w:pos="9016"/>
        </w:tabs>
        <w:rPr>
          <w:rFonts w:eastAsiaTheme="minorEastAsia"/>
          <w:noProof/>
          <w:lang w:eastAsia="en-AU"/>
        </w:rPr>
      </w:pPr>
      <w:hyperlink w:anchor="_Toc404263026" w:history="1">
        <w:r w:rsidR="001B2B09" w:rsidRPr="001B2B09">
          <w:rPr>
            <w:rStyle w:val="Hyperlink"/>
            <w:noProof/>
          </w:rPr>
          <w:t>Table II Number of species with GO annotations assigned to each phylostratum</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_Toc404263026 \h </w:instrText>
        </w:r>
        <w:r w:rsidR="001B2B09" w:rsidRPr="001B2B09">
          <w:rPr>
            <w:noProof/>
            <w:webHidden/>
          </w:rPr>
        </w:r>
        <w:r w:rsidR="001B2B09" w:rsidRPr="001B2B09">
          <w:rPr>
            <w:noProof/>
            <w:webHidden/>
          </w:rPr>
          <w:fldChar w:fldCharType="separate"/>
        </w:r>
        <w:r w:rsidR="00F85D63">
          <w:rPr>
            <w:noProof/>
            <w:webHidden/>
          </w:rPr>
          <w:t>14</w:t>
        </w:r>
        <w:r w:rsidR="001B2B09" w:rsidRPr="001B2B09">
          <w:rPr>
            <w:noProof/>
            <w:webHidden/>
          </w:rPr>
          <w:fldChar w:fldCharType="end"/>
        </w:r>
      </w:hyperlink>
    </w:p>
    <w:p w14:paraId="63412B45" w14:textId="43F82EE7" w:rsidR="001B2B09" w:rsidRPr="001B2B09" w:rsidRDefault="001774B2">
      <w:pPr>
        <w:pStyle w:val="TableofFigures"/>
        <w:tabs>
          <w:tab w:val="right" w:leader="dot" w:pos="9016"/>
        </w:tabs>
        <w:rPr>
          <w:rFonts w:eastAsiaTheme="minorEastAsia"/>
          <w:noProof/>
          <w:lang w:eastAsia="en-AU"/>
        </w:rPr>
      </w:pPr>
      <w:hyperlink w:anchor="_Toc404263027" w:history="1">
        <w:r w:rsidR="001B2B09" w:rsidRPr="001B2B09">
          <w:rPr>
            <w:rStyle w:val="Hyperlink"/>
            <w:noProof/>
          </w:rPr>
          <w:t>Table III. Wilcoxon two-sided p-values for the difference of the means of the tumour and normal expression proportions of the four cancer types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_Toc404263027 \h </w:instrText>
        </w:r>
        <w:r w:rsidR="001B2B09" w:rsidRPr="001B2B09">
          <w:rPr>
            <w:noProof/>
            <w:webHidden/>
          </w:rPr>
        </w:r>
        <w:r w:rsidR="001B2B09" w:rsidRPr="001B2B09">
          <w:rPr>
            <w:noProof/>
            <w:webHidden/>
          </w:rPr>
          <w:fldChar w:fldCharType="separate"/>
        </w:r>
        <w:r w:rsidR="00F85D63">
          <w:rPr>
            <w:noProof/>
            <w:webHidden/>
          </w:rPr>
          <w:t>28</w:t>
        </w:r>
        <w:r w:rsidR="001B2B09" w:rsidRPr="001B2B09">
          <w:rPr>
            <w:noProof/>
            <w:webHidden/>
          </w:rPr>
          <w:fldChar w:fldCharType="end"/>
        </w:r>
      </w:hyperlink>
    </w:p>
    <w:p w14:paraId="5625E6C2" w14:textId="232C2930" w:rsidR="001B2B09" w:rsidRPr="001B2B09" w:rsidRDefault="001774B2">
      <w:pPr>
        <w:pStyle w:val="TableofFigures"/>
        <w:tabs>
          <w:tab w:val="right" w:leader="dot" w:pos="9016"/>
        </w:tabs>
        <w:rPr>
          <w:rFonts w:eastAsiaTheme="minorEastAsia"/>
          <w:noProof/>
          <w:lang w:eastAsia="en-AU"/>
        </w:rPr>
      </w:pPr>
      <w:hyperlink w:anchor="_Toc404263028" w:history="1">
        <w:r w:rsidR="001B2B09" w:rsidRPr="001B2B09">
          <w:rPr>
            <w:rStyle w:val="Hyperlink"/>
            <w:noProof/>
          </w:rPr>
          <w:t>Table IV. Two-sided p-values of the ratio of the tumour/normal expression proportions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_Toc404263028 \h </w:instrText>
        </w:r>
        <w:r w:rsidR="001B2B09" w:rsidRPr="001B2B09">
          <w:rPr>
            <w:noProof/>
            <w:webHidden/>
          </w:rPr>
        </w:r>
        <w:r w:rsidR="001B2B09" w:rsidRPr="001B2B09">
          <w:rPr>
            <w:noProof/>
            <w:webHidden/>
          </w:rPr>
          <w:fldChar w:fldCharType="separate"/>
        </w:r>
        <w:r w:rsidR="00F85D63">
          <w:rPr>
            <w:noProof/>
            <w:webHidden/>
          </w:rPr>
          <w:t>30</w:t>
        </w:r>
        <w:r w:rsidR="001B2B09" w:rsidRPr="001B2B09">
          <w:rPr>
            <w:noProof/>
            <w:webHidden/>
          </w:rPr>
          <w:fldChar w:fldCharType="end"/>
        </w:r>
      </w:hyperlink>
    </w:p>
    <w:p w14:paraId="07128183" w14:textId="7034E509" w:rsidR="001B2B09" w:rsidRPr="001B2B09" w:rsidRDefault="001774B2">
      <w:pPr>
        <w:pStyle w:val="TableofFigures"/>
        <w:tabs>
          <w:tab w:val="right" w:leader="dot" w:pos="9016"/>
        </w:tabs>
        <w:rPr>
          <w:rFonts w:eastAsiaTheme="minorEastAsia"/>
          <w:noProof/>
          <w:lang w:eastAsia="en-AU"/>
        </w:rPr>
      </w:pPr>
      <w:hyperlink w:anchor="_Toc404263029" w:history="1">
        <w:r w:rsidR="001B2B09" w:rsidRPr="001B2B09">
          <w:rPr>
            <w:rStyle w:val="Hyperlink"/>
            <w:noProof/>
          </w:rPr>
          <w:t>Table V. Two-sided p-values for positive and negative enrichment of phylostrata</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_Toc404263029 \h </w:instrText>
        </w:r>
        <w:r w:rsidR="001B2B09" w:rsidRPr="001B2B09">
          <w:rPr>
            <w:noProof/>
            <w:webHidden/>
          </w:rPr>
        </w:r>
        <w:r w:rsidR="001B2B09" w:rsidRPr="001B2B09">
          <w:rPr>
            <w:noProof/>
            <w:webHidden/>
          </w:rPr>
          <w:fldChar w:fldCharType="separate"/>
        </w:r>
        <w:r w:rsidR="00F85D63">
          <w:rPr>
            <w:noProof/>
            <w:webHidden/>
          </w:rPr>
          <w:t>31</w:t>
        </w:r>
        <w:r w:rsidR="001B2B09" w:rsidRPr="001B2B09">
          <w:rPr>
            <w:noProof/>
            <w:webHidden/>
          </w:rPr>
          <w:fldChar w:fldCharType="end"/>
        </w:r>
      </w:hyperlink>
    </w:p>
    <w:p w14:paraId="6BFF3AAE" w14:textId="384378DD" w:rsidR="001B2B09" w:rsidRPr="001B2B09" w:rsidRDefault="001774B2">
      <w:pPr>
        <w:pStyle w:val="TableofFigures"/>
        <w:tabs>
          <w:tab w:val="right" w:leader="dot" w:pos="9016"/>
        </w:tabs>
        <w:rPr>
          <w:rFonts w:eastAsiaTheme="minorEastAsia"/>
          <w:noProof/>
          <w:lang w:eastAsia="en-AU"/>
        </w:rPr>
      </w:pPr>
      <w:hyperlink w:anchor="_Toc404263030" w:history="1">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_Toc404263030 \h </w:instrText>
        </w:r>
        <w:r w:rsidR="001B2B09" w:rsidRPr="001B2B09">
          <w:rPr>
            <w:noProof/>
            <w:webHidden/>
          </w:rPr>
        </w:r>
        <w:r w:rsidR="001B2B09" w:rsidRPr="001B2B09">
          <w:rPr>
            <w:noProof/>
            <w:webHidden/>
          </w:rPr>
          <w:fldChar w:fldCharType="separate"/>
        </w:r>
        <w:r w:rsidR="00F85D63">
          <w:rPr>
            <w:noProof/>
            <w:webHidden/>
          </w:rPr>
          <w:t>32</w:t>
        </w:r>
        <w:r w:rsidR="001B2B09" w:rsidRPr="001B2B09">
          <w:rPr>
            <w:noProof/>
            <w:webHidden/>
          </w:rPr>
          <w:fldChar w:fldCharType="end"/>
        </w:r>
      </w:hyperlink>
    </w:p>
    <w:p w14:paraId="397B18FA" w14:textId="0F809406" w:rsidR="001B2B09" w:rsidRPr="001B2B09" w:rsidRDefault="001774B2">
      <w:pPr>
        <w:pStyle w:val="TableofFigures"/>
        <w:tabs>
          <w:tab w:val="right" w:leader="dot" w:pos="9016"/>
        </w:tabs>
        <w:rPr>
          <w:rFonts w:eastAsiaTheme="minorEastAsia"/>
          <w:noProof/>
          <w:lang w:eastAsia="en-AU"/>
        </w:rPr>
      </w:pPr>
      <w:hyperlink w:anchor="_Toc404263031" w:history="1">
        <w:r w:rsidR="001B2B09" w:rsidRPr="001B2B09">
          <w:rPr>
            <w:rStyle w:val="Hyperlink"/>
            <w:noProof/>
          </w:rPr>
          <w:t>Table VII. Two- and one-sided p-values of the Fisher Exact tests for enrichment of phylostrata in the genes of the core set of overlapping DEG</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_Toc404263031 \h </w:instrText>
        </w:r>
        <w:r w:rsidR="001B2B09" w:rsidRPr="001B2B09">
          <w:rPr>
            <w:noProof/>
            <w:webHidden/>
          </w:rPr>
        </w:r>
        <w:r w:rsidR="001B2B09" w:rsidRPr="001B2B09">
          <w:rPr>
            <w:noProof/>
            <w:webHidden/>
          </w:rPr>
          <w:fldChar w:fldCharType="separate"/>
        </w:r>
        <w:r w:rsidR="00F85D63">
          <w:rPr>
            <w:noProof/>
            <w:webHidden/>
          </w:rPr>
          <w:t>34</w:t>
        </w:r>
        <w:r w:rsidR="001B2B09" w:rsidRPr="001B2B09">
          <w:rPr>
            <w:noProof/>
            <w:webHidden/>
          </w:rPr>
          <w:fldChar w:fldCharType="end"/>
        </w:r>
      </w:hyperlink>
    </w:p>
    <w:p w14:paraId="4279FAB9" w14:textId="52BB6692" w:rsidR="001B2B09" w:rsidRPr="001B2B09" w:rsidRDefault="001774B2">
      <w:pPr>
        <w:pStyle w:val="TableofFigures"/>
        <w:tabs>
          <w:tab w:val="right" w:leader="dot" w:pos="9016"/>
        </w:tabs>
        <w:rPr>
          <w:rFonts w:eastAsiaTheme="minorEastAsia"/>
          <w:noProof/>
          <w:lang w:eastAsia="en-AU"/>
        </w:rPr>
      </w:pPr>
      <w:hyperlink w:anchor="_Toc404263032" w:history="1">
        <w:r w:rsidR="001B2B09" w:rsidRPr="001B2B09">
          <w:rPr>
            <w:rStyle w:val="Hyperlink"/>
            <w:noProof/>
          </w:rPr>
          <w:t>Table VIII. The number of up- and downregulated functions in the umbrella phylostratum and the two-sided p-values of enrichment tests</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_Toc404263032 \h </w:instrText>
        </w:r>
        <w:r w:rsidR="001B2B09" w:rsidRPr="001B2B09">
          <w:rPr>
            <w:noProof/>
            <w:webHidden/>
          </w:rPr>
        </w:r>
        <w:r w:rsidR="001B2B09" w:rsidRPr="001B2B09">
          <w:rPr>
            <w:noProof/>
            <w:webHidden/>
          </w:rPr>
          <w:fldChar w:fldCharType="separate"/>
        </w:r>
        <w:r w:rsidR="00F85D63">
          <w:rPr>
            <w:noProof/>
            <w:webHidden/>
          </w:rPr>
          <w:t>39</w:t>
        </w:r>
        <w:r w:rsidR="001B2B09" w:rsidRPr="001B2B09">
          <w:rPr>
            <w:noProof/>
            <w:webHidden/>
          </w:rPr>
          <w:fldChar w:fldCharType="end"/>
        </w:r>
      </w:hyperlink>
    </w:p>
    <w:p w14:paraId="5C94651F" w14:textId="7A5AD84F" w:rsidR="001B2B09" w:rsidRPr="001B2B09" w:rsidRDefault="001774B2">
      <w:pPr>
        <w:pStyle w:val="TableofFigures"/>
        <w:tabs>
          <w:tab w:val="right" w:leader="dot" w:pos="9016"/>
        </w:tabs>
        <w:rPr>
          <w:rFonts w:eastAsiaTheme="minorEastAsia"/>
          <w:noProof/>
          <w:lang w:eastAsia="en-AU"/>
        </w:rPr>
      </w:pPr>
      <w:hyperlink w:anchor="_Toc404263033" w:history="1">
        <w:r w:rsidR="001B2B09" w:rsidRPr="001B2B09">
          <w:rPr>
            <w:rStyle w:val="Hyperlink"/>
            <w:noProof/>
          </w:rPr>
          <w:t>Table IX. Summary of functional sets that underwent atavism</w:t>
        </w:r>
        <w:r w:rsidR="001B2B09" w:rsidRPr="001B2B09">
          <w:rPr>
            <w:noProof/>
            <w:webHidden/>
          </w:rPr>
          <w:tab/>
        </w:r>
        <w:r w:rsidR="001B2B09" w:rsidRPr="001B2B09">
          <w:rPr>
            <w:noProof/>
            <w:webHidden/>
          </w:rPr>
          <w:fldChar w:fldCharType="begin"/>
        </w:r>
        <w:r w:rsidR="001B2B09" w:rsidRPr="001B2B09">
          <w:rPr>
            <w:noProof/>
            <w:webHidden/>
          </w:rPr>
          <w:instrText xml:space="preserve"> PAGEREF _Toc404263033 \h </w:instrText>
        </w:r>
        <w:r w:rsidR="001B2B09" w:rsidRPr="001B2B09">
          <w:rPr>
            <w:noProof/>
            <w:webHidden/>
          </w:rPr>
        </w:r>
        <w:r w:rsidR="001B2B09" w:rsidRPr="001B2B09">
          <w:rPr>
            <w:noProof/>
            <w:webHidden/>
          </w:rPr>
          <w:fldChar w:fldCharType="separate"/>
        </w:r>
        <w:r w:rsidR="00F85D63">
          <w:rPr>
            <w:noProof/>
            <w:webHidden/>
          </w:rPr>
          <w:t>39</w:t>
        </w:r>
        <w:r w:rsidR="001B2B09" w:rsidRPr="001B2B09">
          <w:rPr>
            <w:noProof/>
            <w:webHidden/>
          </w:rPr>
          <w:fldChar w:fldCharType="end"/>
        </w:r>
      </w:hyperlink>
    </w:p>
    <w:p w14:paraId="45F50A52" w14:textId="77777777" w:rsidR="00A3718C" w:rsidRDefault="000F0B69" w:rsidP="004548CD">
      <w:pPr>
        <w:spacing w:line="360" w:lineRule="auto"/>
      </w:pPr>
      <w:r w:rsidRPr="000F0B69">
        <w:fldChar w:fldCharType="end"/>
      </w:r>
    </w:p>
    <w:p w14:paraId="6499CAA5" w14:textId="77777777" w:rsidR="00A3718C" w:rsidRDefault="00A3718C" w:rsidP="004548CD">
      <w:pPr>
        <w:spacing w:line="360" w:lineRule="auto"/>
      </w:pPr>
    </w:p>
    <w:p w14:paraId="7B001A7E" w14:textId="77777777" w:rsidR="00A3718C" w:rsidRDefault="00A3718C" w:rsidP="004548CD">
      <w:pPr>
        <w:spacing w:line="360" w:lineRule="auto"/>
      </w:pPr>
    </w:p>
    <w:p w14:paraId="4E054BF5" w14:textId="77777777" w:rsidR="00A3718C" w:rsidRDefault="00A3718C" w:rsidP="004548CD">
      <w:pPr>
        <w:spacing w:line="360" w:lineRule="auto"/>
      </w:pPr>
    </w:p>
    <w:p w14:paraId="3C3FDD55" w14:textId="77777777" w:rsidR="00A3718C" w:rsidRDefault="00A3718C" w:rsidP="004548CD">
      <w:pPr>
        <w:spacing w:line="360" w:lineRule="auto"/>
      </w:pPr>
    </w:p>
    <w:p w14:paraId="791ACBDC" w14:textId="77777777" w:rsidR="00A3718C" w:rsidRDefault="00A3718C" w:rsidP="004548CD">
      <w:pPr>
        <w:spacing w:line="360" w:lineRule="auto"/>
      </w:pPr>
    </w:p>
    <w:p w14:paraId="140BA9CA" w14:textId="77777777" w:rsidR="00ED2843" w:rsidRDefault="00ED2843" w:rsidP="004548CD">
      <w:pPr>
        <w:spacing w:line="360" w:lineRule="auto"/>
        <w:sectPr w:rsidR="00ED2843" w:rsidSect="00A3718C">
          <w:footerReference w:type="default" r:id="rId10"/>
          <w:footerReference w:type="first" r:id="rId11"/>
          <w:pgSz w:w="11906" w:h="16838"/>
          <w:pgMar w:top="1440" w:right="1440" w:bottom="1440" w:left="1440" w:header="708" w:footer="708" w:gutter="0"/>
          <w:pgNumType w:fmt="lowerRoman" w:start="1"/>
          <w:cols w:space="708"/>
          <w:titlePg/>
          <w:docGrid w:linePitch="360"/>
        </w:sectPr>
      </w:pPr>
    </w:p>
    <w:p w14:paraId="1E7D6F65" w14:textId="77777777" w:rsidR="003C4A36" w:rsidRDefault="006B588C" w:rsidP="004548CD">
      <w:pPr>
        <w:pStyle w:val="Heading1"/>
        <w:spacing w:line="360" w:lineRule="auto"/>
      </w:pPr>
      <w:bookmarkStart w:id="2" w:name="_Toc404262870"/>
      <w:r>
        <w:lastRenderedPageBreak/>
        <w:t>Introduction</w:t>
      </w:r>
      <w:bookmarkEnd w:id="2"/>
    </w:p>
    <w:p w14:paraId="4D273455" w14:textId="7B2D1FFD" w:rsidR="000F1289" w:rsidRDefault="00261027" w:rsidP="004548CD">
      <w:pPr>
        <w:spacing w:line="360" w:lineRule="auto"/>
        <w:jc w:val="both"/>
      </w:pPr>
      <w:r>
        <w:t>Cancer is one of the leading diseases worldwide</w:t>
      </w:r>
      <w:r w:rsidR="001E7BFE">
        <w:t xml:space="preserve">, with </w:t>
      </w:r>
      <w:r>
        <w:t>8.2 million</w:t>
      </w:r>
      <w:r w:rsidR="000F1289">
        <w:t xml:space="preserve"> </w:t>
      </w:r>
      <w:r>
        <w:t xml:space="preserve">deaths occurred in 2012 due to cancer </w:t>
      </w:r>
      <w:r>
        <w:fldChar w:fldCharType="begin" w:fldLock="1"/>
      </w:r>
      <w:r w:rsidR="00120ECE">
        <w:instrText>ADDIN CSL_CITATION { "citationItems" : [ { "id" : "ITEM-1", "itemData" : { "URL" : "http://www.who.int/mediacentre/factsheets/fs297/en/", "accessed" : { "date-parts" : [ [ "2014", "10", "23" ] ] }, "author" : [ { "dropping-particle" : "", "family" : "World Health Organization", "given" : "", "non-dropping-particle" : "", "parse-names" : false, "suffix" : "" } ], "id" : "ITEM-1", "issued" : { "date-parts" : [ [ "2014" ] ] }, "title" : "Cancer. Fact sheet N\u00b0297.", "type" : "webpage" }, "uris" : [ "http://www.mendeley.com/documents/?uuid=5fc47860-c1fa-4309-8c25-1ab388b545bc" ] } ], "mendeley" : { "formattedCitation" : "(World Health Organization, 2014)", "plainTextFormattedCitation" : "(World Health Organization, 2014)", "previouslyFormattedCitation" : "(World Health Organization, 2014)" }, "properties" : { "noteIndex" : 0 }, "schema" : "https://github.com/citation-style-language/schema/raw/master/csl-citation.json" }</w:instrText>
      </w:r>
      <w:r>
        <w:fldChar w:fldCharType="separate"/>
      </w:r>
      <w:r w:rsidR="00AE5A0C" w:rsidRPr="00AE5A0C">
        <w:rPr>
          <w:noProof/>
        </w:rPr>
        <w:t>(World Health Organization, 2014)</w:t>
      </w:r>
      <w:r>
        <w:fldChar w:fldCharType="end"/>
      </w:r>
      <w:r>
        <w:t xml:space="preserve">. Although great research efforts </w:t>
      </w:r>
      <w:r w:rsidR="006E2113">
        <w:t xml:space="preserve">in the last decades </w:t>
      </w:r>
      <w:r>
        <w:t>have led to considerable improvements in the diagnosis, treatment and prognosis of patients, much is still to be understood about the biology of cancer.</w:t>
      </w:r>
    </w:p>
    <w:p w14:paraId="740F7505" w14:textId="43422D49" w:rsidR="006E2113" w:rsidRDefault="006E2113" w:rsidP="004548CD">
      <w:pPr>
        <w:spacing w:line="360" w:lineRule="auto"/>
        <w:jc w:val="both"/>
      </w:pPr>
      <w:r>
        <w:t xml:space="preserve">The development of next-generation sequencing has allowed </w:t>
      </w:r>
      <w:r w:rsidR="00890642">
        <w:t>viewing</w:t>
      </w:r>
      <w:r>
        <w:t xml:space="preserve"> the larger picture of cancer, and has opened doors to analysing cancer as a complex system. </w:t>
      </w:r>
      <w:r w:rsidR="001E7BFE">
        <w:t xml:space="preserve">Furthermore, </w:t>
      </w:r>
      <w:r>
        <w:t>a greater multidisciplinary approach to researching cancer has allowed novel interpretations to come forth.</w:t>
      </w:r>
    </w:p>
    <w:p w14:paraId="10094059" w14:textId="4021BDC3" w:rsidR="006E2113" w:rsidRDefault="006E2113" w:rsidP="004548CD">
      <w:pPr>
        <w:spacing w:line="360" w:lineRule="auto"/>
        <w:jc w:val="both"/>
        <w:rPr>
          <w:rFonts w:cs="Times New Roman"/>
        </w:rPr>
      </w:pPr>
      <w:r>
        <w:t xml:space="preserve">Parallelisms have been made between the main features of cancer and </w:t>
      </w:r>
      <w:r w:rsidR="00E45971">
        <w:t>important transitions in the evolution of life.</w:t>
      </w:r>
      <w:r w:rsidR="000F0B69">
        <w:t xml:space="preserve"> </w:t>
      </w:r>
      <w:r w:rsidR="00E45971">
        <w:t xml:space="preserve">The atavism hypothesis of cancer suggests that cancer cells are regressing to </w:t>
      </w:r>
      <w:r w:rsidR="00890642">
        <w:t xml:space="preserve">an </w:t>
      </w:r>
      <w:r w:rsidR="00E45971">
        <w:t xml:space="preserve">ancient state of unicellularity through the re-activation of mechanisms of survival that had been </w:t>
      </w:r>
      <w:r w:rsidR="001E7BFE">
        <w:t>suppressed</w:t>
      </w:r>
      <w:r w:rsidR="00E45971">
        <w:t xml:space="preserve"> with the emergence of multicellularity. </w:t>
      </w:r>
      <w:r w:rsidR="00890642">
        <w:t xml:space="preserve">However, </w:t>
      </w:r>
      <w:r w:rsidR="00E45971">
        <w:rPr>
          <w:rFonts w:cs="Times New Roman"/>
        </w:rPr>
        <w:t xml:space="preserve">validation of the association of a cancerous state and </w:t>
      </w:r>
      <w:r w:rsidR="00890642">
        <w:rPr>
          <w:rFonts w:cs="Times New Roman"/>
        </w:rPr>
        <w:t xml:space="preserve">the expression of </w:t>
      </w:r>
      <w:r w:rsidR="00E45971">
        <w:rPr>
          <w:rFonts w:cs="Times New Roman"/>
        </w:rPr>
        <w:t>primitive genes has not been previously explored.</w:t>
      </w:r>
    </w:p>
    <w:p w14:paraId="4DF64FCD" w14:textId="6979B216" w:rsidR="000F1289" w:rsidRDefault="00E45971" w:rsidP="004548CD">
      <w:pPr>
        <w:spacing w:line="360" w:lineRule="auto"/>
        <w:jc w:val="both"/>
        <w:rPr>
          <w:rFonts w:cs="Times New Roman"/>
        </w:rPr>
      </w:pPr>
      <w:r>
        <w:rPr>
          <w:rFonts w:cs="Times New Roman"/>
        </w:rPr>
        <w:t>Therefore</w:t>
      </w:r>
      <w:r w:rsidR="000F1289">
        <w:rPr>
          <w:rFonts w:cs="Times New Roman"/>
        </w:rPr>
        <w:t xml:space="preserve">, </w:t>
      </w:r>
      <w:r>
        <w:rPr>
          <w:rFonts w:cs="Times New Roman"/>
        </w:rPr>
        <w:t xml:space="preserve">this study aimed to search for evidence of atavism by focusing on </w:t>
      </w:r>
      <w:r w:rsidR="000F1289">
        <w:rPr>
          <w:rFonts w:cs="Times New Roman"/>
        </w:rPr>
        <w:t xml:space="preserve">changes in gene expression between tumour and normal cells in the context of the ancientness of the genes. Under this framework, </w:t>
      </w:r>
      <w:r w:rsidR="00890642">
        <w:rPr>
          <w:rFonts w:cs="Times New Roman"/>
        </w:rPr>
        <w:t>we expect</w:t>
      </w:r>
      <w:r>
        <w:rPr>
          <w:rFonts w:cs="Times New Roman"/>
        </w:rPr>
        <w:t xml:space="preserve"> that </w:t>
      </w:r>
      <w:r w:rsidR="000F1289">
        <w:rPr>
          <w:rFonts w:cs="Times New Roman"/>
        </w:rPr>
        <w:t xml:space="preserve">the re-activation of ancient mechanisms should be evidenced by the increase of expression of ancient genes and the underexpression of newer genes. Various complementary approaches were taken to verify this hypothesis, using </w:t>
      </w:r>
      <w:r>
        <w:rPr>
          <w:rFonts w:cs="Times New Roman"/>
        </w:rPr>
        <w:t xml:space="preserve">systems-, </w:t>
      </w:r>
      <w:r w:rsidR="000F1289">
        <w:rPr>
          <w:rFonts w:cs="Times New Roman"/>
        </w:rPr>
        <w:t>gene-</w:t>
      </w:r>
      <w:r w:rsidR="000F0B69">
        <w:rPr>
          <w:rFonts w:cs="Times New Roman"/>
        </w:rPr>
        <w:t xml:space="preserve"> and functional-</w:t>
      </w:r>
      <w:r w:rsidR="000F1289">
        <w:rPr>
          <w:rFonts w:cs="Times New Roman"/>
        </w:rPr>
        <w:t xml:space="preserve">level </w:t>
      </w:r>
      <w:r>
        <w:rPr>
          <w:rFonts w:cs="Times New Roman"/>
        </w:rPr>
        <w:t>analyses</w:t>
      </w:r>
      <w:r w:rsidR="000F1289">
        <w:rPr>
          <w:rFonts w:cs="Times New Roman"/>
        </w:rPr>
        <w:t xml:space="preserve">, and relying on four distinct tumour types as models. </w:t>
      </w:r>
    </w:p>
    <w:p w14:paraId="7D605186" w14:textId="77777777" w:rsidR="00E45971" w:rsidRDefault="00E45971" w:rsidP="004548CD">
      <w:pPr>
        <w:spacing w:line="360" w:lineRule="auto"/>
        <w:jc w:val="both"/>
        <w:rPr>
          <w:rFonts w:cs="Times New Roman"/>
        </w:rPr>
      </w:pPr>
    </w:p>
    <w:p w14:paraId="73246AA7" w14:textId="77777777" w:rsidR="007C5BA3" w:rsidRDefault="007C5BA3" w:rsidP="004548CD">
      <w:pPr>
        <w:spacing w:line="360" w:lineRule="auto"/>
      </w:pPr>
    </w:p>
    <w:p w14:paraId="571C74F0" w14:textId="77777777" w:rsidR="00F85FA6" w:rsidRDefault="00F85FA6" w:rsidP="004548CD">
      <w:pPr>
        <w:spacing w:line="360" w:lineRule="auto"/>
        <w:sectPr w:rsidR="00F85FA6" w:rsidSect="00ED2843">
          <w:pgSz w:w="11906" w:h="16838"/>
          <w:pgMar w:top="1440" w:right="1440" w:bottom="1440" w:left="1440" w:header="708" w:footer="708" w:gutter="0"/>
          <w:pgNumType w:start="1"/>
          <w:cols w:space="708"/>
          <w:titlePg/>
          <w:docGrid w:linePitch="360"/>
        </w:sectPr>
      </w:pPr>
    </w:p>
    <w:p w14:paraId="79BF0728" w14:textId="77777777" w:rsidR="004548CD" w:rsidRDefault="004548CD" w:rsidP="004548CD">
      <w:pPr>
        <w:spacing w:line="360" w:lineRule="auto"/>
      </w:pPr>
    </w:p>
    <w:p w14:paraId="37C01CC1" w14:textId="77777777" w:rsidR="00B1299E" w:rsidRDefault="00B1299E" w:rsidP="004548CD">
      <w:pPr>
        <w:spacing w:line="360" w:lineRule="auto"/>
      </w:pPr>
    </w:p>
    <w:p w14:paraId="30827FEB" w14:textId="77777777" w:rsidR="004548CD" w:rsidRDefault="004548CD" w:rsidP="004548CD">
      <w:pPr>
        <w:spacing w:line="360" w:lineRule="auto"/>
      </w:pPr>
    </w:p>
    <w:p w14:paraId="62A4F3DB" w14:textId="77777777" w:rsidR="00890642" w:rsidRDefault="00890642" w:rsidP="004548CD">
      <w:pPr>
        <w:spacing w:line="360" w:lineRule="auto"/>
      </w:pPr>
    </w:p>
    <w:p w14:paraId="6D2C0CEB" w14:textId="77777777" w:rsidR="00890642" w:rsidRDefault="00890642" w:rsidP="004548CD">
      <w:pPr>
        <w:spacing w:line="360" w:lineRule="auto"/>
      </w:pPr>
    </w:p>
    <w:p w14:paraId="197233EA" w14:textId="77777777" w:rsidR="006B588C" w:rsidRDefault="006B588C" w:rsidP="004548CD">
      <w:pPr>
        <w:pStyle w:val="Heading1"/>
        <w:spacing w:line="360" w:lineRule="auto"/>
      </w:pPr>
      <w:bookmarkStart w:id="3" w:name="_Toc404262871"/>
      <w:r>
        <w:lastRenderedPageBreak/>
        <w:t>Literature review</w:t>
      </w:r>
      <w:bookmarkEnd w:id="3"/>
    </w:p>
    <w:p w14:paraId="4D3E4DCE" w14:textId="77777777" w:rsidR="008F2FA8" w:rsidRDefault="008F2FA8" w:rsidP="004548CD">
      <w:pPr>
        <w:pStyle w:val="Heading2"/>
        <w:spacing w:line="360" w:lineRule="auto"/>
      </w:pPr>
      <w:bookmarkStart w:id="4" w:name="_Toc404262872"/>
      <w:r>
        <w:t>Accumulation of mutations leads to cancer initiation and progression</w:t>
      </w:r>
      <w:bookmarkEnd w:id="4"/>
    </w:p>
    <w:p w14:paraId="6A3BC1B5" w14:textId="54C43BD3" w:rsidR="008F2FA8" w:rsidRDefault="00D82136" w:rsidP="004548CD">
      <w:pPr>
        <w:spacing w:line="360" w:lineRule="auto"/>
        <w:jc w:val="both"/>
        <w:rPr>
          <w:rFonts w:cs="Times New Roman"/>
        </w:rPr>
      </w:pPr>
      <w:r>
        <w:rPr>
          <w:rFonts w:cs="Times New Roman"/>
        </w:rPr>
        <w:t xml:space="preserve">Cancer is characterized by the abnormal growth of cells </w:t>
      </w:r>
      <w:r w:rsidR="008E0122">
        <w:rPr>
          <w:rFonts w:cs="Times New Roman"/>
        </w:rPr>
        <w:t xml:space="preserve">caused by </w:t>
      </w:r>
      <w:r>
        <w:rPr>
          <w:rFonts w:cs="Times New Roman"/>
        </w:rPr>
        <w:t>the dy</w:t>
      </w:r>
      <w:r w:rsidR="008E0122">
        <w:rPr>
          <w:rFonts w:cs="Times New Roman"/>
        </w:rPr>
        <w:t>s</w:t>
      </w:r>
      <w:r>
        <w:rPr>
          <w:rFonts w:cs="Times New Roman"/>
        </w:rPr>
        <w:t xml:space="preserve">regulation </w:t>
      </w:r>
      <w:r w:rsidR="008E0122">
        <w:rPr>
          <w:rFonts w:cs="Times New Roman"/>
        </w:rPr>
        <w:t xml:space="preserve">of various pathways </w:t>
      </w:r>
      <w:r w:rsidR="00890642">
        <w:rPr>
          <w:rFonts w:cs="Times New Roman"/>
        </w:rPr>
        <w:t xml:space="preserve">leading </w:t>
      </w:r>
      <w:r w:rsidR="008E0122">
        <w:rPr>
          <w:rFonts w:cs="Times New Roman"/>
        </w:rPr>
        <w:t xml:space="preserve">to a sustained growth, evading growth suppressors and resisting cell death </w:t>
      </w:r>
      <w:r w:rsidR="008E0122">
        <w:rPr>
          <w:rFonts w:cs="Times New Roman"/>
        </w:rPr>
        <w:fldChar w:fldCharType="begin" w:fldLock="1"/>
      </w:r>
      <w:r w:rsidR="00120ECE">
        <w:rPr>
          <w:rFonts w:cs="Times New Roman"/>
        </w:rPr>
        <w:instrText>ADDIN CSL_CITATION { "citationItems" : [ { "id" : "ITEM-1", "itemData" : { "DOI" : "10.1016/j.cell.2011.02.013", "ISSN" : "1097-4172", "PMID" : "21376230", "abstract" : "The hallmarks of cancer comprise six biological capabilities acquired during the multistep development of human tumors. The hallmarks constitute an organizing principle for rationalizing the complexities of neoplastic disease. They include sustaining proliferative signaling, evading growth suppressors, resisting cell death, enabling replicative immortality, inducing angiogenesis, and activating invasion and metastasis. Underlying these hallmarks are genome instability, which generates the genetic diversity that expedites their acquisition, and inflammation, which fosters multiple hallmark functions. Conceptual progress in the last decade has added two emerging hallmarks of potential generality to this list-reprogramming of energy metabolism and evading immune destruction. In addition to cancer cells, tumors exhibit another dimension of complexity: they contain a repertoire of recruited, ostensibly normal cells that contribute to the acquisition of hallmark traits by creating the \"tumor microenvironment.\" Recognition of the widespread applicability of these concepts will increasingly affect the development of new means to treat human cancer.", "author" : [ { "dropping-particle" : "", "family" : "Hanahan", "given" : "Douglas", "non-dropping-particle" : "", "parse-names" : false, "suffix" : "" }, { "dropping-particle" : "", "family" : "Weinberg", "given" : "Robert A.", "non-dropping-particle" : "", "parse-names" : false, "suffix" : "" } ], "container-title" : "Cell", "id" : "ITEM-1", "issue" : "5", "issued" : { "date-parts" : [ [ "2011", "3", "4" ] ] }, "page" : "646-74", "publisher" : "Elsevier Inc.", "title" : "Hallmarks of cancer: the next generation.", "type" : "article-journal", "volume" : "144" }, "uris" : [ "http://www.mendeley.com/documents/?uuid=597c12c9-fb14-43ab-b2d1-67802330cece" ] } ], "mendeley" : { "formattedCitation" : "(Hanahan &amp; Weinberg, 2011)", "plainTextFormattedCitation" : "(Hanahan &amp; Weinberg, 2011)", "previouslyFormattedCitation" : "(Hanahan &amp; Weinberg, 2011)" }, "properties" : { "noteIndex" : 0 }, "schema" : "https://github.com/citation-style-language/schema/raw/master/csl-citation.json" }</w:instrText>
      </w:r>
      <w:r w:rsidR="008E0122">
        <w:rPr>
          <w:rFonts w:cs="Times New Roman"/>
        </w:rPr>
        <w:fldChar w:fldCharType="separate"/>
      </w:r>
      <w:r w:rsidR="00AE5A0C" w:rsidRPr="00AE5A0C">
        <w:rPr>
          <w:rFonts w:cs="Times New Roman"/>
          <w:noProof/>
        </w:rPr>
        <w:t>(Hanahan &amp; Weinberg, 2011)</w:t>
      </w:r>
      <w:r w:rsidR="008E0122">
        <w:rPr>
          <w:rFonts w:cs="Times New Roman"/>
        </w:rPr>
        <w:fldChar w:fldCharType="end"/>
      </w:r>
      <w:r w:rsidR="00890642">
        <w:rPr>
          <w:rFonts w:cs="Times New Roman"/>
        </w:rPr>
        <w:t>. Being primarily</w:t>
      </w:r>
      <w:r w:rsidR="008E0122">
        <w:rPr>
          <w:rFonts w:cs="Times New Roman"/>
        </w:rPr>
        <w:t xml:space="preserve"> a genetic disease, the identification of driver mutations and other genomic alterations has been </w:t>
      </w:r>
      <w:r w:rsidR="008F2FA8">
        <w:rPr>
          <w:rFonts w:cs="Times New Roman"/>
        </w:rPr>
        <w:t>set as a priority in cancer research</w:t>
      </w:r>
      <w:r w:rsidR="008F2FA8">
        <w:t xml:space="preserve"> </w:t>
      </w:r>
      <w:r w:rsidR="008F2FA8">
        <w:fldChar w:fldCharType="begin" w:fldLock="1"/>
      </w:r>
      <w:r w:rsidR="00120ECE">
        <w:instrText>ADDIN CSL_CITATION { "citationItems" : [ { "id" : "ITEM-1", "itemData" : { "DOI" : "10.1016/j.bbagen.2009.02.003.Integrative", "abstract" : "Further advances in the prevention, diagnosis and treatment of cancer requires a more complete knowledge of the molecular mechanisms that program the malignant state. Until recently, identifying and validating genetic alterations in tumors that contribute to cancer involved painstaking efforts focused primarily on single mutations. However, the application of whole genome approaches to the study of cancer now makes it possible to contemplate performing systematic characterizations of the structural basis of cancer by identifying mutations associated with each cancer type. In parallel, recent technological advances also make it possible to methodically characterize the function of putative oncogenes and tumor suppressor genes. The integration of these approaches now provides the means to not only derive a complete molecular description of cancer but will also provide well-validated targets for the development of therapeutic agents. Keywords", "author" : [ { "dropping-particle" : "", "family" : "Hahn", "given" : "William C", "non-dropping-particle" : "", "parse-names" : false, "suffix" : "" }, { "dropping-particle" : "", "family" : "Dunn", "given" : "Ian F", "non-dropping-particle" : "", "parse-names" : false, "suffix" : "" }, { "dropping-particle" : "", "family" : "Kim", "given" : "So Young", "non-dropping-particle" : "", "parse-names" : false, "suffix" : "" }, { "dropping-particle" : "", "family" : "Schinzel", "given" : "Anna C", "non-dropping-particle" : "", "parse-names" : false, "suffix" : "" }, { "dropping-particle" : "", "family" : "Firestein", "given" : "Ron", "non-dropping-particle" : "", "parse-names" : false, "suffix" : "" }, { "dropping-particle" : "", "family" : "Guney", "given" : "Isil", "non-dropping-particle" : "", "parse-names" : false, "suffix" : "" }, { "dropping-particle" : "", "family" : "Boehm", "given" : "Jesse S", "non-dropping-particle" : "", "parse-names" : false, "suffix" : "" } ], "container-title" : "Biochim Biophys Acta", "id" : "ITEM-1", "issue" : "6", "issued" : { "date-parts" : [ [ "2009" ] ] }, "page" : "617-632", "title" : "Integrative genomic approaches to understanding cancer", "type" : "article-journal", "volume" : "1790" }, "uris" : [ "http://www.mendeley.com/documents/?uuid=a810d5c5-4fa4-4041-8ca8-1b0ab75f3648" ] } ], "mendeley" : { "formattedCitation" : "(Hahn et al., 2009)", "plainTextFormattedCitation" : "(Hahn et al., 2009)", "previouslyFormattedCitation" : "(Hahn et al., 2009)" }, "properties" : { "noteIndex" : 0 }, "schema" : "https://github.com/citation-style-language/schema/raw/master/csl-citation.json" }</w:instrText>
      </w:r>
      <w:r w:rsidR="008F2FA8">
        <w:fldChar w:fldCharType="separate"/>
      </w:r>
      <w:r w:rsidR="00AE5A0C" w:rsidRPr="00AE5A0C">
        <w:rPr>
          <w:noProof/>
        </w:rPr>
        <w:t>(Hahn et al., 2009)</w:t>
      </w:r>
      <w:r w:rsidR="008F2FA8">
        <w:fldChar w:fldCharType="end"/>
      </w:r>
      <w:r w:rsidR="008F2FA8">
        <w:rPr>
          <w:rFonts w:cs="Times New Roman"/>
        </w:rPr>
        <w:t xml:space="preserve">. </w:t>
      </w:r>
    </w:p>
    <w:p w14:paraId="5D88C3F2" w14:textId="3D0FAB3E" w:rsidR="00890642" w:rsidRDefault="009B5E24" w:rsidP="00890642">
      <w:pPr>
        <w:spacing w:line="360" w:lineRule="auto"/>
        <w:jc w:val="both"/>
        <w:rPr>
          <w:rFonts w:cs="Times New Roman"/>
        </w:rPr>
      </w:pPr>
      <w:r w:rsidRPr="00360E9B">
        <w:rPr>
          <w:rFonts w:cs="Times New Roman"/>
        </w:rPr>
        <w:t xml:space="preserve">Theories such as the classical somatic evolution of cancer explain that the accumulation of mutation events throughout the lifetime of a cell may allow the cell to break free from the constraints of normal cell proliferation, leading to an uncontrolled autonomous proliferation </w:t>
      </w:r>
      <w:r w:rsidR="00BE69BE">
        <w:rPr>
          <w:rFonts w:cs="Times New Roman"/>
        </w:rPr>
        <w:fldChar w:fldCharType="begin" w:fldLock="1"/>
      </w:r>
      <w:r w:rsidR="00120ECE">
        <w:rPr>
          <w:rFonts w:cs="Times New Roman"/>
        </w:rPr>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"4" ] ] }, "page" : "155-63", "publisher" : "Elsevier Ltd", "title" : "Evolution of the cancer genome.", "type" : "article-journal", "volume" : "28" }, "uris" : [ "http://www.mendeley.com/documents/?uuid=020d169a-ce7f-4a5e-9779-a6626f539a1f" ] } ], "mendeley" : { "formattedCitation" : "(Podlaha, Riester, De, &amp; Michor, 2012)", "plainTextFormattedCitation" : "(Podlaha, Riester, De, &amp; Michor, 2012)", "previouslyFormattedCitation" : "(Podlaha, Riester, De, &amp; Michor, 2012)" }, "properties" : { "noteIndex" : 0 }, "schema" : "https://github.com/citation-style-language/schema/raw/master/csl-citation.json" }</w:instrText>
      </w:r>
      <w:r w:rsidR="00BE69BE">
        <w:rPr>
          <w:rFonts w:cs="Times New Roman"/>
        </w:rPr>
        <w:fldChar w:fldCharType="separate"/>
      </w:r>
      <w:r w:rsidR="00AE5A0C" w:rsidRPr="00AE5A0C">
        <w:rPr>
          <w:rFonts w:cs="Times New Roman"/>
          <w:noProof/>
        </w:rPr>
        <w:t>(Podlaha, Riester, De, &amp; Michor, 2012)</w:t>
      </w:r>
      <w:r w:rsidR="00BE69BE">
        <w:rPr>
          <w:rFonts w:cs="Times New Roman"/>
        </w:rPr>
        <w:fldChar w:fldCharType="end"/>
      </w:r>
      <w:r w:rsidRPr="00360E9B">
        <w:rPr>
          <w:rFonts w:cs="Times New Roman"/>
        </w:rPr>
        <w:t xml:space="preserve">. </w:t>
      </w:r>
    </w:p>
    <w:p w14:paraId="70CF4B4E" w14:textId="0F2C07B1" w:rsidR="009B5E24" w:rsidRDefault="009B5E24" w:rsidP="004548CD">
      <w:pPr>
        <w:spacing w:line="360" w:lineRule="auto"/>
        <w:jc w:val="both"/>
        <w:rPr>
          <w:rFonts w:cs="Times New Roman"/>
        </w:rPr>
      </w:pPr>
      <w:r w:rsidRPr="00360E9B">
        <w:rPr>
          <w:rFonts w:cs="Times New Roman"/>
        </w:rPr>
        <w:t xml:space="preserve">Cancers have been traditionally viewed as undergoing a Darwinian process, where natural selection of the cells with the best fitness (proliferative and survival advantage) drives cancer progression to ever more malignant phenotypes </w:t>
      </w:r>
      <w:r w:rsidR="00BE69BE">
        <w:rPr>
          <w:rFonts w:cs="Times New Roman"/>
        </w:rPr>
        <w:fldChar w:fldCharType="begin" w:fldLock="1"/>
      </w:r>
      <w:r w:rsidR="00120ECE">
        <w:rPr>
          <w:rFonts w:cs="Times New Roman"/>
        </w:rPr>
        <w:instrText>ADDIN CSL_CITATION { "citationItems" : [ { "id" : "ITEM-1", "itemData" : { "DOI" : "10.1016/S1470-2045(02)00716-7", "PMID" : "12067687", "author" : [ { "dropping-particle" : "", "family" : "Greaves", "given" : "Mel", "non-dropping-particle" : "", "parse-names" : false, "suffix" : "" } ], "container-title" : "The Lancet Oncology", "id" : "ITEM-1", "issue" : "4", "issued" : { "date-parts" : [ [ "2002" ] ] }, "page" : "244-251", "title" : "Cancer causation: the Darwinian downside of past success?", "type" : "article-journal", "volume" : "3" }, "uris" : [ "http://www.mendeley.com/documents/?uuid=4f4bf772-1b6d-48af-92f5-1fb4c53b2c57" ] } ], "mendeley" : { "formattedCitation" : "(Greaves, 2002)", "plainTextFormattedCitation" : "(Greaves, 2002)", "previouslyFormattedCitation" : "(Greaves, 2002)" }, "properties" : { "noteIndex" : 0 }, "schema" : "https://github.com/citation-style-language/schema/raw/master/csl-citation.json" }</w:instrText>
      </w:r>
      <w:r w:rsidR="00BE69BE">
        <w:rPr>
          <w:rFonts w:cs="Times New Roman"/>
        </w:rPr>
        <w:fldChar w:fldCharType="separate"/>
      </w:r>
      <w:r w:rsidR="00AE5A0C" w:rsidRPr="00AE5A0C">
        <w:rPr>
          <w:rFonts w:cs="Times New Roman"/>
          <w:noProof/>
        </w:rPr>
        <w:t>(Greaves, 2002)</w:t>
      </w:r>
      <w:r w:rsidR="00BE69BE">
        <w:rPr>
          <w:rFonts w:cs="Times New Roman"/>
        </w:rPr>
        <w:fldChar w:fldCharType="end"/>
      </w:r>
      <w:r w:rsidRPr="00360E9B">
        <w:rPr>
          <w:rFonts w:cs="Times New Roman"/>
        </w:rPr>
        <w:t xml:space="preserve">. </w:t>
      </w:r>
      <w:r w:rsidR="00890642">
        <w:rPr>
          <w:rFonts w:cs="Times New Roman"/>
        </w:rPr>
        <w:t>T</w:t>
      </w:r>
      <w:r w:rsidR="00890642" w:rsidRPr="00360E9B">
        <w:rPr>
          <w:rFonts w:cs="Times New Roman"/>
        </w:rPr>
        <w:t xml:space="preserve">he mutation rate is increased during cancer progression in comparison to the spontaneous mutation events in normal cells, which has led to the </w:t>
      </w:r>
      <w:r w:rsidR="009252A4">
        <w:rPr>
          <w:rFonts w:cs="Times New Roman"/>
        </w:rPr>
        <w:t>proposal</w:t>
      </w:r>
      <w:r w:rsidR="00890642" w:rsidRPr="00360E9B">
        <w:rPr>
          <w:rFonts w:cs="Times New Roman"/>
        </w:rPr>
        <w:t xml:space="preserve"> of a mutator phenotype in cancer </w:t>
      </w:r>
      <w:r w:rsidR="00890642">
        <w:rPr>
          <w:rFonts w:cs="Times New Roman"/>
        </w:rPr>
        <w:fldChar w:fldCharType="begin" w:fldLock="1"/>
      </w:r>
      <w:r w:rsidR="00120ECE">
        <w:rPr>
          <w:rFonts w:cs="Times New Roman"/>
        </w:rPr>
        <w:instrText>ADDIN CSL_CITATION { "citationItems" : [ { "id" : "ITEM-1", "itemData" : { "DOI" : "61:3230-3239", "author" : [ { "dropping-particle" : "", "family" : "Loeb", "given" : "Lawrence A", "non-dropping-particle" : "", "parse-names" : false, "suffix" : "" } ], "container-title" : "Cancer Research", "id" : "ITEM-1", "issue" : "8", "issued" : { "date-parts" : [ [ "2001" ] ] }, "page" : "3230-3239", "title" : "A Mutator Phenotype in Cancer", "type" : "article-journal", "volume" : "61" }, "uris" : [ "http://www.mendeley.com/documents/?uuid=bc05bd1a-4ad3-45ae-be7b-d2b6882d3ad9" ] }, { "id" : "ITEM-2", "itemData" : { "DOI" : "10.1158/0008-5472.CAN-07-5835", "ISSN" : "1538-7445", "PMID" : "18483233", "abstract" : "Malignancies are characterized by mutations. We have hypothesized that the thousands of mutations in most human cancers do not result from the low mutation rates exhibited by normal human cells. Instead, cancer cells express a mutator phenotype (i.e., the mutation rate in the cancer cells is much greater than that in normal cells). We consider the following points: (a) Mutations in genes that govern genetic stability could be the cause of a mutator phenotype exhibited by human cancers. (b) A mutator phenotype increases the efficiency of acquiring mutations including those associated with cancer. (c) Recent experimental evidence indicates that human tumors contain a vast array of both clonal mutations and nonexpanded (random) mutations. (d) The presence of nonexpanded mutations in tumors has fundamental clinical implications for cancer risk assessment, grading, and prognosis including the rapid emergence of resistance to chemotherapeutic agents. Lastly, (e) if a mutator phenotype drives carcinogenesis, drugs that target mutator pathways might prevent cancer by delay.", "author" : [ { "dropping-particle" : "", "family" : "Loeb", "given" : "Lawrence A", "non-dropping-particle" : "", "parse-names" : false, "suffix" : "" }, { "dropping-particle" : "", "family" : "Bielas", "given" : "Jason H", "non-dropping-particle" : "", "parse-names" : false, "suffix" : "" }, { "dropping-particle" : "", "family" : "Beckman", "given" : "Robert A", "non-dropping-particle" : "", "parse-names" : false, "suffix" : "" } ], "container-title" : "Cancer Research", "id" : "ITEM-2", "issue" : "10", "issued" : { "date-parts" : [ [ "2008", "5", "15" ] ] }, "page" : "3551-7", "title" : "Cancers exhibit a mutator phenotype: clinical implications.", "type" : "article-journal", "volume" : "68" }, "uris" : [ "http://www.mendeley.com/documents/?uuid=3cb01e94-7c3d-405a-9c92-4c6784b9e939" ] } ], "mendeley" : { "formattedCitation" : "(Loeb, Bielas, &amp; Beckman, 2008; Loeb, 2001)", "plainTextFormattedCitation" : "(Loeb, Bielas, &amp; Beckman, 2008; Loeb, 2001)", "previouslyFormattedCitation" : "(Loeb, Bielas, &amp; Beckman, 2008; Loeb, 2001)" }, "properties" : { "noteIndex" : 0 }, "schema" : "https://github.com/citation-style-language/schema/raw/master/csl-citation.json" }</w:instrText>
      </w:r>
      <w:r w:rsidR="00890642">
        <w:rPr>
          <w:rFonts w:cs="Times New Roman"/>
        </w:rPr>
        <w:fldChar w:fldCharType="separate"/>
      </w:r>
      <w:r w:rsidR="00AE5A0C" w:rsidRPr="00AE5A0C">
        <w:rPr>
          <w:rFonts w:cs="Times New Roman"/>
          <w:noProof/>
        </w:rPr>
        <w:t>(Loeb, Bielas, &amp; Beckman, 2008; Loeb, 2001)</w:t>
      </w:r>
      <w:r w:rsidR="00890642">
        <w:rPr>
          <w:rFonts w:cs="Times New Roman"/>
        </w:rPr>
        <w:fldChar w:fldCharType="end"/>
      </w:r>
      <w:r w:rsidR="00890642">
        <w:rPr>
          <w:rFonts w:cs="Times New Roman"/>
        </w:rPr>
        <w:t>, which would account</w:t>
      </w:r>
      <w:r w:rsidR="00890642" w:rsidRPr="00890642">
        <w:rPr>
          <w:rFonts w:cs="Times New Roman"/>
        </w:rPr>
        <w:t xml:space="preserve"> </w:t>
      </w:r>
      <w:r w:rsidR="00890642" w:rsidRPr="00360E9B">
        <w:rPr>
          <w:rFonts w:cs="Times New Roman"/>
        </w:rPr>
        <w:t xml:space="preserve">for their rapid increase in fitness in very short time frames. </w:t>
      </w:r>
      <w:r w:rsidRPr="00360E9B">
        <w:rPr>
          <w:rFonts w:cs="Times New Roman"/>
        </w:rPr>
        <w:t xml:space="preserve">The mutator phenotype is thought to arise in response to environmental carcinogens, errors during replication and repair mechanisms, and endogenous damage from reactive species </w:t>
      </w:r>
      <w:r w:rsidR="00BE69BE">
        <w:rPr>
          <w:rFonts w:cs="Times New Roman"/>
        </w:rPr>
        <w:fldChar w:fldCharType="begin" w:fldLock="1"/>
      </w:r>
      <w:r w:rsidR="00120ECE">
        <w:rPr>
          <w:rFonts w:cs="Times New Roman"/>
        </w:rPr>
        <w:instrText>ADDIN CSL_CITATION { "citationItems" : [ { "id" : "ITEM-1", "itemData" : { "DOI" : "10.1038/nrc3063", "author" : [ { "dropping-particle" : "", "family" : "Loeb", "given" : "Lawrence A", "non-dropping-particle" : "", "parse-names" : false, "suffix" : "" } ], "container-title" : "Nature Reviews Cancer", "id" : "ITEM-1", "issue" : "6", "issued" : { "date-parts" : [ [ "2011" ] ] }, "page" : "450-457", "title" : "Human cancers express mutator phenotypes: origin, consequences and targeting", "type" : "article-journal", "volume" : "11" }, "uris" : [ "http://www.mendeley.com/documents/?uuid=3a593e05-d08b-4e41-a7c8-99d2e8985d50" ] } ], "mendeley" : { "formattedCitation" : "(Loeb, 2011)", "plainTextFormattedCitation" : "(Loeb, 2011)", "previouslyFormattedCitation" : "(Loeb, 2011)" }, "properties" : { "noteIndex" : 0 }, "schema" : "https://github.com/citation-style-language/schema/raw/master/csl-citation.json" }</w:instrText>
      </w:r>
      <w:r w:rsidR="00BE69BE">
        <w:rPr>
          <w:rFonts w:cs="Times New Roman"/>
        </w:rPr>
        <w:fldChar w:fldCharType="separate"/>
      </w:r>
      <w:r w:rsidR="00AE5A0C" w:rsidRPr="00AE5A0C">
        <w:rPr>
          <w:rFonts w:cs="Times New Roman"/>
          <w:noProof/>
        </w:rPr>
        <w:t>(Loeb, 2011)</w:t>
      </w:r>
      <w:r w:rsidR="00BE69BE">
        <w:rPr>
          <w:rFonts w:cs="Times New Roman"/>
        </w:rPr>
        <w:fldChar w:fldCharType="end"/>
      </w:r>
      <w:r w:rsidRPr="00360E9B">
        <w:rPr>
          <w:rFonts w:cs="Times New Roman"/>
        </w:rPr>
        <w:t>. Basically, the acquisit</w:t>
      </w:r>
      <w:r w:rsidR="00D82136">
        <w:rPr>
          <w:rFonts w:cs="Times New Roman"/>
        </w:rPr>
        <w:t>ion and progression of cancer has been</w:t>
      </w:r>
      <w:r w:rsidRPr="00360E9B">
        <w:rPr>
          <w:rFonts w:cs="Times New Roman"/>
        </w:rPr>
        <w:t xml:space="preserve"> attributed to random events. </w:t>
      </w:r>
    </w:p>
    <w:p w14:paraId="5B88E75F" w14:textId="77777777" w:rsidR="00BE69BE" w:rsidRPr="00360E9B" w:rsidRDefault="00BE69BE" w:rsidP="004548CD">
      <w:pPr>
        <w:pStyle w:val="Heading2"/>
        <w:spacing w:line="360" w:lineRule="auto"/>
      </w:pPr>
      <w:bookmarkStart w:id="5" w:name="_Toc404262873"/>
      <w:r>
        <w:t>Link between cancer and unicellular life</w:t>
      </w:r>
      <w:bookmarkEnd w:id="5"/>
    </w:p>
    <w:p w14:paraId="2E21010D" w14:textId="52363072" w:rsidR="009B5E24" w:rsidRPr="00360E9B" w:rsidRDefault="009B5E24" w:rsidP="004548CD">
      <w:pPr>
        <w:spacing w:line="360" w:lineRule="auto"/>
        <w:jc w:val="both"/>
        <w:rPr>
          <w:rFonts w:cs="Times New Roman"/>
        </w:rPr>
      </w:pPr>
      <w:r w:rsidRPr="00360E9B">
        <w:rPr>
          <w:rFonts w:cs="Times New Roman"/>
        </w:rPr>
        <w:t xml:space="preserve">As early as 1996, the idea that such a resilient disease was caused by mutations occurring in random order seemed counter-intuitive </w:t>
      </w:r>
      <w:r w:rsidR="00BE69BE">
        <w:rPr>
          <w:rFonts w:cs="Times New Roman"/>
        </w:rPr>
        <w:fldChar w:fldCharType="begin" w:fldLock="1"/>
      </w:r>
      <w:r w:rsidR="00120ECE">
        <w:rPr>
          <w:rFonts w:cs="Times New Roman"/>
        </w:rPr>
        <w:instrText>ADDIN CSL_CITATION { "citationItems" : [ { "id" : "ITEM-1", "itemData" : { "DOI" : "10.1006/jtbi.1996.0033", "ISSN" : "0022-5193", "PMID" : "8733476", "abstract" : "The current paradigm states that cancer progression is caused by random independent mutations, each selected for its survival advantages. The accelerated rates of phenotypic changes, the pleiotropic effect of several genes involved in progression--which need not be necessarily mutated for inducing the observed changes in cancer cell behaviour--lead us to propose an alternative hypothesis. Malignant progression might be a result of the unveiling of a cell-survival program, induced by various aggressions in the same way as the SOS system is induced and regulated in bacteria. This hypothesis depends on the homology between several genes involved in cancer progression (such as bcl2, mdm2, the mismatch repair genes, the heat shock protein genes, the pleiotropic resistance genes, the telomerase gene ...) and several genes involved in the survival of prokaryotes and eukaryotes under stress. The development of multicellular organisms could not take place without the building of a control program, exemplified by the so-called anti-oncogenes. However, this control program had to integrate some weaknesses, in order to allow for embryogenesis, growth, and wound healing. These weaknesses, neutral from an evolutionary point of view--since most cancers are sporadic and kill their hosts long after the birth of the offspring--are exploited by the survival program of individual cells, inherited from the genome of prokaryotes and unicellular eukaryotes, and repressed but not suppressed in animals. If this theory is true, it is probable that (i) no anti-oncogenes will be found in unicellular organisms, (ii) the sensitivity to mutations will be higher in genes involved in proliferation and in anti-oncogenes such as p53 and Rb, than in genes not involved in the cancer process, (iii) a process of transfer of genetic information exists in cancer cells as it exists in bacteria. The identification of the genes governing the survival program could lead to new therapeutic approaches.", "author" : [ { "dropping-particle" : "", "family" : "Israel", "given" : "L", "non-dropping-particle" : "", "parse-names" : false, "suffix" : "" } ], "container-title" : "Journal of theoretical biology", "id" : "ITEM-1", "issue" : "4", "issued" : { "date-parts" : [ [ "1996", "2", "21" ] ] }, "page" : "375-80", "title" : "Tumour progression: random mutations or an integrated survival response to cellular stress conserved from unicellular organisms?", "type" : "article-journal", "volume" : "178" }, "uris" : [ "http://www.mendeley.com/documents/?uuid=9893bd9e-7fe3-47e5-a2a6-eeecb1f166bc" ] } ], "mendeley" : { "formattedCitation" : "(Israel, 1996)", "plainTextFormattedCitation" : "(Israel, 1996)", "previouslyFormattedCitation" : "(Israel, 1996)" }, "properties" : { "noteIndex" : 0 }, "schema" : "https://github.com/citation-style-language/schema/raw/master/csl-citation.json" }</w:instrText>
      </w:r>
      <w:r w:rsidR="00BE69BE">
        <w:rPr>
          <w:rFonts w:cs="Times New Roman"/>
        </w:rPr>
        <w:fldChar w:fldCharType="separate"/>
      </w:r>
      <w:r w:rsidR="00AE5A0C" w:rsidRPr="00AE5A0C">
        <w:rPr>
          <w:rFonts w:cs="Times New Roman"/>
          <w:noProof/>
        </w:rPr>
        <w:t>(Israel, 1996)</w:t>
      </w:r>
      <w:r w:rsidR="00BE69BE">
        <w:rPr>
          <w:rFonts w:cs="Times New Roman"/>
        </w:rPr>
        <w:fldChar w:fldCharType="end"/>
      </w:r>
      <w:r w:rsidRPr="00360E9B">
        <w:rPr>
          <w:rFonts w:cs="Times New Roman"/>
        </w:rPr>
        <w:t xml:space="preserve">. More recently, this view has been retaken by many other authors </w:t>
      </w:r>
      <w:r w:rsidR="00BE69BE">
        <w:rPr>
          <w:rFonts w:cs="Times New Roman"/>
        </w:rPr>
        <w:fldChar w:fldCharType="begin" w:fldLock="1"/>
      </w:r>
      <w:r w:rsidR="001E7BFE">
        <w:rPr>
          <w:rFonts w:cs="Times New Roman"/>
        </w:rPr>
        <w:instrText>ADDIN CSL_CITATION { "citationItems" : [ { "id" : "ITEM-1", "itemData" : { "DOI" : "10.1111/j.1558-5646.2009.00942.x", "ISSN" : "00143820", "author" : [ { "dropping-particle" : "", "family" : "Vincent", "given" : "Mark D.", "non-dropping-particle" : "", "parse-names" : false, "suffix" : "" } ], "container-title" : "Evolution", "id" : "ITEM-1", "issue" : "4", "issued" : { "date-parts" : [ [ "2010", "12", "31" ] ] }, "page" : "1173-1183", "title" : "The Animal Within: Carcinogenesis and the Clonal Evolution of Cancer Cells Are Speciation Events Sensu Stricto", "type" : "article-journal", "volume" : "64" }, "uris" : [ "http://www.mendeley.com/documents/?uuid=349214be-03bd-4ce2-92e5-ed5de61af5c9" ] }, { "id" : "ITEM-2", "itemData" : { "DOI" : "10.1088/1478-3975/8/1/015001.Cancer", "abstract" : "The genes of cellular cooperation that evolved with multicellularity about a billion years ago are the same genes that malfunction to cause cancer. We hypothesize that cancer is an atavistic condition that occurs when genetic or epigenetic malfunction unlocks an ancient \u201ctoolkit\u201d of pre- existing adaptations, re-establishing the dominance of an earlier layer of genes that controlled loose-knit colonies of only partially differentiated cells, similar to tumors. The existence of such a toolkit implies that the progress of the neoplasm in the host organism differs distinctively from normal Darwinian evolution. Comparative genomics and the phylogeny of basal metazoans, opisthokonta and basal multicellular eukaryotes should help identify the relevant genes and yield the order in which they evolved. This order will be a rough guide to the reverse order in which cancer develops, as mutations disrupt the genes of cellular cooperation. Our proposal is consistent with current understanding of cancer and explains the paradoxical rapidity with which cancer acquires a suite of mutually-supportive complex abilities. Finally we make several predictions and suggest ways to test this model.", "author" : [ { "dropping-particle" : "", "family" : "Davies", "given" : "P.C.W.", "non-dropping-particle" : "", "parse-names" : false, "suffix" : "" }, { "dropping-particle" : "", "family" : "Lineweaver", "given" : "C.H.", "non-dropping-particle" : "", "parse-names" : false, "suffix" : "" } ], "container-title" : "Physical biology", "id" : "ITEM-2", "issue" : "1", "issued" : { "date-parts" : [ [ "2011" ] ] }, "page" : "015001", "title" : "Cancer tumors as Metazoa 1.0: tapping genes of ancient ancestors", "type" : "article-journal", "volume" : "8" }, "uris" : [ "http://www.mendeley.com/documents/?uuid=a8fa8dcf-3400-4be6-9b12-a621ebcd03f5" ] }, { "id" : "ITEM-3", "itemData" : { "DOI" : "10.1002/bies.201100049", "ISSN" : "1521-1878", "PMID" : "22105565", "abstract" : "Cancer viewed as a programmed, evolutionarily conserved life-form, rather than just a random series of disease-causing mutations, answers the rarely asked question of what the cancer cell is for, provides meaning for its otherwise mysterious suite of attributes, and encourages a different type of thinking about treatment. The broad but consistent spectrum of traits, well-recognized in all aggressive cancers, group naturally into three categories: taxonomy (\"phylogenation\"), atavism (\"re-primitivization\") and robustness (\"adaptive resilience\"). The parsimonious explanation is not convergent evolution, but the release of an highly conserved survival program, honed by the exigencies of the Pre-Cambrian, to which the cancer cell seems better adapted; and which is recreated within, and at great cost to, its host. Central to this program is the Warburg Effect, whose malign influence permeates well beyond aerobic glycolysis to include biomass interconversion and genomic heuristics. Warburg-type metabolism and genomic instability are targets whose therapeutic disablement is a major priority.", "author" : [ { "dropping-particle" : "", "family" : "Vincent", "given" : "Mark", "non-dropping-particle" : "", "parse-names" : false, "suffix" : "" } ], "container-title" : "BioEssays", "id" : "ITEM-3", "issue" : "1", "issued" : { "date-parts" : [ [ "2012", "1" ] ] }, "page" : "72-82", "title" : "Cancer: A de-repression of a default survival program common to all cells?: A life-history perspective on the nature of cancer.", "type" : "article-journal", "volume" : "34" }, "uris" : [ "http://www.mendeley.com/documents/?uuid=4ea9c9f0-1885-40a0-b515-25a5514d1082" ] } ], "mendeley" : { "formattedCitation" : "(Davies &amp; Lineweaver, 2011; M. D. Vincent, 2010; M. Vincent, 2012)", "manualFormatting" : "(Davies &amp; Lineweaver, 2011; Vincent, 2010; Vincent, 2012)", "plainTextFormattedCitation" : "(Davies &amp; Lineweaver, 2011; M. D. Vincent, 2010; M. Vincent, 2012)", "previouslyFormattedCitation" : "(Davies &amp; Lineweaver, 2011; M. D. Vincent, 2010; M. Vincent, 2012)" }, "properties" : { "noteIndex" : 0 }, "schema" : "https://github.com/citation-style-language/schema/raw/master/csl-citation.json" }</w:instrText>
      </w:r>
      <w:r w:rsidR="00BE69BE">
        <w:rPr>
          <w:rFonts w:cs="Times New Roman"/>
        </w:rPr>
        <w:fldChar w:fldCharType="separate"/>
      </w:r>
      <w:r w:rsidR="00AE5A0C" w:rsidRPr="00AE5A0C">
        <w:rPr>
          <w:rFonts w:cs="Times New Roman"/>
          <w:noProof/>
        </w:rPr>
        <w:t>(Davies &amp; Lineweaver, 2011; Vincent, 2010; Vincent, 2012)</w:t>
      </w:r>
      <w:r w:rsidR="00BE69BE">
        <w:rPr>
          <w:rFonts w:cs="Times New Roman"/>
        </w:rPr>
        <w:fldChar w:fldCharType="end"/>
      </w:r>
      <w:r w:rsidRPr="00360E9B">
        <w:rPr>
          <w:rFonts w:cs="Times New Roman"/>
        </w:rPr>
        <w:t>, whose main argument is that random sequential mutational events cannot satisfactorily explain the diverse set of traits expressed by cancer cells.</w:t>
      </w:r>
    </w:p>
    <w:p w14:paraId="43322BE2" w14:textId="661E72BA" w:rsidR="00F02A06" w:rsidRDefault="009B5E24" w:rsidP="004548CD">
      <w:pPr>
        <w:spacing w:line="360" w:lineRule="auto"/>
        <w:jc w:val="both"/>
        <w:rPr>
          <w:rFonts w:cs="Times New Roman"/>
        </w:rPr>
      </w:pPr>
      <w:r w:rsidRPr="00360E9B">
        <w:rPr>
          <w:rFonts w:cs="Times New Roman"/>
        </w:rPr>
        <w:t xml:space="preserve">A striking characteristic of cancer is its similarity with simpler, unicellular or colonial organisms. The intricate network of proliferation control exhibited by multicellular organisms is lost in cancer, and cells start behaving as rogue and selfish cells. Main features of </w:t>
      </w:r>
      <w:r w:rsidR="00F02A06">
        <w:rPr>
          <w:rFonts w:cs="Times New Roman"/>
        </w:rPr>
        <w:t xml:space="preserve">complex </w:t>
      </w:r>
      <w:r w:rsidRPr="00360E9B">
        <w:rPr>
          <w:rFonts w:cs="Times New Roman"/>
        </w:rPr>
        <w:t xml:space="preserve">multicellularity, such as effective cell to cell adhesion, communication, differentiation </w:t>
      </w:r>
      <w:r w:rsidR="00B22CA6">
        <w:rPr>
          <w:rFonts w:cs="Times New Roman"/>
        </w:rPr>
        <w:fldChar w:fldCharType="begin" w:fldLock="1"/>
      </w:r>
      <w:r w:rsidR="00120ECE">
        <w:rPr>
          <w:rFonts w:cs="Times New Roman"/>
        </w:rPr>
        <w:instrText>ADDIN CSL_CITATION { "citationItems" : [ { "id" : "ITEM-1", "itemData" : { "DOI" : "10.1146/annurev.genet.42.110807.091513", "ISSN" : "0066-4197", "PMID" : "18983257", "abstract" : "Multicellularity appeared early and repeatedly in life's history; its instantiations presumably required the confluence of environmental, ecological, and genetic factors. Comparisons of several independently evolved pairs of multicellular and unicellular relatives indicate that transitions to multicellularity are typically associated with increases in the numbers of genes involved in cell differentiation, cell-cell communication, and adhesion. Further examination of the DNA record suggests that these increases in gene complexity are the product of evolutionary innovation, tinkering, and expansion of genetic material. Arguably, the most decisive multicellular transition was the emergence of animals. Decades of developmental work have demarcated the genetic toolkit for animal multicellularity, a select set of a few hundred genes from a few dozen gene families involved in adhesion, communication, and differentiation. Examination of the DNA records of the earliest-branching animal phyla and their closest protist relatives has begun to shed light on the origins and assembly of this toolkit. Emerging data favor a model of gradual assembly, with components originating and diversifying at different time points prior to or shortly after the origin of animals.", "author" : [ { "dropping-particle" : "", "family" : "Rokas", "given" : "Antonis", "non-dropping-particle" : "", "parse-names" : false, "suffix" : "" } ], "container-title" : "Annual review of genetics", "id" : "ITEM-1", "issued" : { "date-parts" : [ [ "2008", "1" ] ] }, "page" : "235-51", "title" : "The origins of multicellularity and the early history of the genetic toolkit for animal development.", "type" : "article-journal", "volume" : "42" }, "uris" : [ "http://www.mendeley.com/documents/?uuid=f83f0c47-2584-4c65-ab0f-93c3d89b7b71" ] }, { "id" : "ITEM-2", "itemData" : { "DOI" : "10.1146/annurev.earth.031208.100209", "ISSN" : "0084-6597", "author" : [ { "dropping-particle" : "", "family" : "Knoll", "given" : "Andrew H.", "non-dropping-particle" : "", "parse-names" : false, "suffix" : "" } ], "container-title" : "Annual Review of Earth and Planetary Sciences", "id" : "ITEM-2", "issue" : "1", "issued" : { "date-parts" : [ [ "2011", "5", "30" ] ] }, "page" : "217-239", "title" : "The Multiple Origins of Complex Multicellularity", "type" : "article-journal", "volume" : "39" }, "uris" : [ "http://www.mendeley.com/documents/?uuid=6e59966f-9a0c-46ca-94d8-588f928fe49c" ] } ], "mendeley" : { "formattedCitation" : "(Knoll, 2011; Rokas, 2008)", "plainTextFormattedCitation" : "(Knoll, 2011; Rokas, 2008)", "previouslyFormattedCitation" : "(Knoll, 2011; Rokas, 2008)"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(Knoll, 2011; Rokas, 2008)</w:t>
      </w:r>
      <w:r w:rsidR="00B22CA6">
        <w:rPr>
          <w:rFonts w:cs="Times New Roman"/>
        </w:rPr>
        <w:fldChar w:fldCharType="end"/>
      </w:r>
      <w:r w:rsidR="00B22CA6">
        <w:rPr>
          <w:rFonts w:cs="Times New Roman"/>
        </w:rPr>
        <w:t xml:space="preserve"> </w:t>
      </w:r>
      <w:r w:rsidRPr="00360E9B">
        <w:rPr>
          <w:rFonts w:cs="Times New Roman"/>
        </w:rPr>
        <w:t xml:space="preserve">are lost in cancer </w:t>
      </w:r>
      <w:r w:rsidR="00B22CA6">
        <w:rPr>
          <w:rFonts w:cs="Times New Roman"/>
        </w:rPr>
        <w:fldChar w:fldCharType="begin" w:fldLock="1"/>
      </w:r>
      <w:r w:rsidR="00120ECE">
        <w:rPr>
          <w:rFonts w:cs="Times New Roman"/>
        </w:rPr>
        <w:instrText>ADDIN CSL_CITATION { "citationItems" : [ { "id" : "ITEM-1", "itemData" : { "DOI" : "10.1016/j.cell.2011.02.013", "ISSN" : "1097-4172", "PMID" : "21376230", "abstract" : "The hallmarks of cancer comprise six biological capabilities acquired during the multistep development of human tumors. The hallmarks constitute an organizing principle for rationalizing the complexities of neoplastic disease. They include sustaining proliferative signaling, evading growth suppressors, resisting cell death, enabling replicative immortality, inducing angiogenesis, and activating invasion and metastasis. Underlying these hallmarks are genome instability, which generates the genetic diversity that expedites their acquisition, and inflammation, which fosters multiple hallmark functions. Conceptual progress in the last decade has added two emerging hallmarks of potential generality to this list-reprogramming of energy metabolism and evading immune destruction. In addition to cancer cells, tumors exhibit another dimension of complexity: they contain a repertoire of recruited, ostensibly normal cells that contribute to the acquisition of hallmark traits by creating the \"tumor microenvironment.\" Recognition of the widespread applicability of these concepts will increasingly affect the development of new means to treat human cancer.", "author" : [ { "dropping-particle" : "", "family" : "Hanahan", "given" : "Douglas", "non-dropping-particle" : "", "parse-names" : false, "suffix" : "" }, { "dropping-particle" : "", "family" : "Weinberg", "given" : "Robert A.", "non-dropping-particle" : "", "parse-names" : false, "suffix" : "" } ], "container-title" : "Cell", "id" : "ITEM-1", "issue" : "5", "issued" : { "date-parts" : [ [ "2011", "3", "4" ] ] }, "page" : "646-74", "publisher" : "Elsevier Inc.", "title" : "Hallmarks of cancer: the next generation.", "type" : "article-journal", "volume" : "144" }, "uris" : [ "http://www.mendeley.com/documents/?uuid=597c12c9-fb14-43ab-b2d1-67802330cece" ] } ], "mendeley" : { "formattedCitation" : "(Hanahan &amp; Weinberg, 2011)", "plainTextFormattedCitation" : "(Hanahan &amp; Weinberg, 2011)", "previouslyFormattedCitation" : "(Hanahan &amp; Weinberg, 2011)"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(Hanahan &amp; Weinberg, 2011)</w:t>
      </w:r>
      <w:r w:rsidR="00B22CA6">
        <w:rPr>
          <w:rFonts w:cs="Times New Roman"/>
        </w:rPr>
        <w:fldChar w:fldCharType="end"/>
      </w:r>
      <w:r w:rsidRPr="00360E9B">
        <w:rPr>
          <w:rFonts w:cs="Times New Roman"/>
        </w:rPr>
        <w:t xml:space="preserve">. Actually, it has been found that the emergence of cancer genes can be traced back to the origin of cellular organisms as well as multicellularity </w:t>
      </w:r>
      <w:r w:rsidR="00B22CA6">
        <w:rPr>
          <w:rFonts w:cs="Times New Roman"/>
        </w:rPr>
        <w:fldChar w:fldCharType="begin" w:fldLock="1"/>
      </w:r>
      <w:r w:rsidR="00120ECE">
        <w:rPr>
          <w:rFonts w:cs="Times New Roman"/>
        </w:rPr>
        <w:instrText>ADDIN CSL_CITATION { "citationItems" : [ { "id" : "ITEM-1", "itemData" : { "DOI" : "10.1186/1741-7007-8-66", "ISSN" : "1741-7007", "PMID" : "20492640", "abstract" : "BACKGROUND: Phylostratigraphy is a method used to correlate the evolutionary origin of founder genes (that is, functional founder protein domains) of gene families with particular macroevolutionary transitions. It is based on a model of genome evolution that suggests that the origin of complex phenotypic innovations will be accompanied by the emergence of such founder genes, the descendants of which can still be traced in extant organisms. The origin of multicellularity can be considered to be a macroevolutionary transition, for which new gene functions would have been required. Cancer should be tightly connected to multicellular life since it can be viewed as a malfunction of interaction between cells in a multicellular organism. A phylostratigraphic tracking of the origin of cancer genes should, therefore, also provide insights into the origin of multicellularity.\n\nRESULTS: We find two strong peaks of the emergence of cancer related protein domains, one at the time of the origin of the first cell and the other around the time of the evolution of the multicellular metazoan organisms. These peaks correlate with two major classes of cancer genes, the 'caretakers', which are involved in general functions that support genome stability and the 'gatekeepers', which are involved in cellular signalling and growth processes. Interestingly, this phylogenetic succession mirrors the ontogenetic succession of tumour progression, where mutations in caretakers are thought to precede mutations in gatekeepers.\n\nCONCLUSIONS: A link between multicellularity and formation of cancer has often been predicted. However, this has not so far been explicitly tested. Although we find that a significant number of protein domains involved in cancer predate the origin of multicellularity, the second peak of cancer protein domain emergence is, indeed, connected to a phylogenetic level where multicellular animals have emerged. The fact that we can find a strong and consistent signal for this second peak in the phylostratigraphic map implies that a complex multi-level selection process has driven the transition to multicellularity.", "author" : [ { "dropping-particle" : "", "family" : "Domazet-Loso", "given" : "Tomislav", "non-dropping-particle" : "", "parse-names" : false, "suffix" : "" }, { "dropping-particle" : "", "family" : "Tautz", "given" : "Diethard", "non-dropping-particle" : "", "parse-names" : false, "suffix" : "" } ], "container-title" : "BMC biology", "id" : "ITEM-1", "issued" : { "date-parts" : [ [ "2010", "1" ] ] }, "page" : "66", "title" : "Phylostratigraphic tracking of cancer genes suggests a link to the emergence of multicellularity in metazoa.", "type" : "article-journal", "volume" : "8" }, "uris" : [ "http://www.mendeley.com/documents/?uuid=db09ceb2-fd6e-49d3-8be4-0ba4d9d55c71" ] } ], "mendeley" : { "formattedCitation" : "(Domazet-Loso &amp; Tautz, 2010)", "plainTextFormattedCitation" : "(Domazet-Loso &amp; Tautz, 2010)", "previouslyFormattedCitation" : "(Domazet-Loso &amp; Tautz, 2010)"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 xml:space="preserve">(Domazet-Loso &amp; Tautz, </w:t>
      </w:r>
      <w:r w:rsidR="00AE5A0C" w:rsidRPr="00AE5A0C">
        <w:rPr>
          <w:rFonts w:cs="Times New Roman"/>
          <w:noProof/>
        </w:rPr>
        <w:lastRenderedPageBreak/>
        <w:t>2010)</w:t>
      </w:r>
      <w:r w:rsidR="00B22CA6">
        <w:rPr>
          <w:rFonts w:cs="Times New Roman"/>
        </w:rPr>
        <w:fldChar w:fldCharType="end"/>
      </w:r>
      <w:r w:rsidR="007942F7">
        <w:rPr>
          <w:rFonts w:cs="Times New Roman"/>
        </w:rPr>
        <w:t xml:space="preserve">, and tumours have been identified in </w:t>
      </w:r>
      <w:r w:rsidR="00F02A06">
        <w:rPr>
          <w:rFonts w:cs="Times New Roman"/>
        </w:rPr>
        <w:t xml:space="preserve">a primitive multicellular organism, </w:t>
      </w:r>
      <w:r w:rsidR="00890642">
        <w:rPr>
          <w:rFonts w:cs="Times New Roman"/>
        </w:rPr>
        <w:t>h</w:t>
      </w:r>
      <w:r w:rsidR="007942F7">
        <w:rPr>
          <w:rFonts w:cs="Times New Roman"/>
        </w:rPr>
        <w:t xml:space="preserve">ydra </w:t>
      </w:r>
      <w:r w:rsidR="007942F7">
        <w:rPr>
          <w:rFonts w:cs="Times New Roman"/>
        </w:rPr>
        <w:fldChar w:fldCharType="begin" w:fldLock="1"/>
      </w:r>
      <w:r w:rsidR="00120ECE">
        <w:rPr>
          <w:rFonts w:cs="Times New Roman"/>
        </w:rPr>
        <w:instrText>ADDIN CSL_CITATION { "citationItems" : [ { "id" : "ITEM-1", "itemData" : { "DOI" : "10.1038/ncomms5222", "ISSN" : "2041-1723", "PMID" : "24957317", "abstract" : "The molecular nature of tumours is well studied in vertebrates, although their evolutionary origin remains unknown. In particular, there is no evidence for naturally occurring tumours in pre-bilaterian animals, such as sponges and cnidarians. This is somewhat surprising given that recent computational studies have predicted that most metazoans might be prone to develop tumours. Here we provide first evidence for naturally occurring tumours in two species of Hydra. Histological, cellular and molecular data reveal that these tumours are transplantable and might originate by differentiation arrest of female gametes. Growth of tumour cells is independent from the cellular environment. Tumour-bearing polyps have significantly reduced fitness. In addition, Hydra tumours show a greatly altered transcriptome that mimics expression shifts in vertebrate cancers. Therefore, this study shows that spontaneous tumours have deep evolutionary roots and that early branching animals may be informative in revealing the fundamental mechanisms of tumorigenesis.", "author" : [ { "dropping-particle" : "", "family" : "Domazet-Lo\u0161o", "given" : "Tomislav", "non-dropping-particle" : "", "parse-names" : false, "suffix" : "" }, { "dropping-particle" : "", "family" : "Klimovich", "given" : "Alexander", "non-dropping-particle" : "", "parse-names" : false, "suffix" : "" }, { "dropping-particle" : "", "family" : "Anokhin", "given" : "Boris", "non-dropping-particle" : "", "parse-names" : false, "suffix" : "" }, { "dropping-particle" : "", "family" : "Anton-Erxleben", "given" : "Friederike", "non-dropping-particle" : "", "parse-names" : false, "suffix" : "" }, { "dropping-particle" : "", "family" : "Hamm", "given" : "Mailin J.", "non-dropping-particle" : "", "parse-names" : false, "suffix" : "" }, { "dropping-particle" : "", "family" : "Lange", "given" : "Christina", "non-dropping-particle" : "", "parse-names" : false, "suffix" : "" }, { "dropping-particle" : "", "family" : "Bosch", "given" : "Thomas C G", "non-dropping-particle" : "", "parse-names" : false, "suffix" : "" } ], "container-title" : "Nature communications", "id" : "ITEM-1", "issue" : "May", "issued" : { "date-parts" : [ [ "2014", "1" ] ] }, "page" : "4222", "title" : "Naturally occurring tumours in the basal metazoan Hydra.", "type" : "article-journal", "volume" : "5" }, "uris" : [ "http://www.mendeley.com/documents/?uuid=8c57dd0c-2e7a-4107-96c5-0fc4883b6ad0" ] } ], "mendeley" : { "formattedCitation" : "(Domazet-Lo\u0161o et al., 2014)", "plainTextFormattedCitation" : "(Domazet-Lo\u0161o et al., 2014)", "previouslyFormattedCitation" : "(Domazet-Lo\u0161o et al., 2014)" }, "properties" : { "noteIndex" : 0 }, "schema" : "https://github.com/citation-style-language/schema/raw/master/csl-citation.json" }</w:instrText>
      </w:r>
      <w:r w:rsidR="007942F7">
        <w:rPr>
          <w:rFonts w:cs="Times New Roman"/>
        </w:rPr>
        <w:fldChar w:fldCharType="separate"/>
      </w:r>
      <w:r w:rsidR="00AE5A0C" w:rsidRPr="00AE5A0C">
        <w:rPr>
          <w:rFonts w:cs="Times New Roman"/>
          <w:noProof/>
        </w:rPr>
        <w:t>(Domazet-Lošo et al., 2014)</w:t>
      </w:r>
      <w:r w:rsidR="007942F7">
        <w:rPr>
          <w:rFonts w:cs="Times New Roman"/>
        </w:rPr>
        <w:fldChar w:fldCharType="end"/>
      </w:r>
      <w:r w:rsidRPr="00360E9B">
        <w:rPr>
          <w:rFonts w:cs="Times New Roman"/>
        </w:rPr>
        <w:t xml:space="preserve">. </w:t>
      </w:r>
    </w:p>
    <w:p w14:paraId="76CA66F9" w14:textId="7F43D301" w:rsidR="009B5E24" w:rsidRDefault="00071144" w:rsidP="004548CD">
      <w:pPr>
        <w:spacing w:line="360" w:lineRule="auto"/>
        <w:jc w:val="both"/>
        <w:rPr>
          <w:rFonts w:cs="Times New Roman"/>
        </w:rPr>
      </w:pPr>
      <w:r>
        <w:rPr>
          <w:rFonts w:cs="Times New Roman"/>
        </w:rPr>
        <w:t>U</w:t>
      </w:r>
      <w:r w:rsidR="009B5E24" w:rsidRPr="00360E9B">
        <w:rPr>
          <w:rFonts w:cs="Times New Roman"/>
        </w:rPr>
        <w:t>nicellular organisms also use a ‘mutator phenotype’ as a defence mechanism</w:t>
      </w:r>
      <w:r w:rsidR="00153DF2">
        <w:rPr>
          <w:rFonts w:cs="Times New Roman"/>
        </w:rPr>
        <w:t>,</w:t>
      </w:r>
      <w:r w:rsidR="009B5E24" w:rsidRPr="00360E9B">
        <w:rPr>
          <w:rFonts w:cs="Times New Roman"/>
        </w:rPr>
        <w:t xml:space="preserve"> </w:t>
      </w:r>
      <w:r w:rsidR="00153DF2">
        <w:rPr>
          <w:rFonts w:cs="Times New Roman"/>
        </w:rPr>
        <w:t>because</w:t>
      </w:r>
      <w:r w:rsidR="009B5E24" w:rsidRPr="00360E9B">
        <w:rPr>
          <w:rFonts w:cs="Times New Roman"/>
        </w:rPr>
        <w:t xml:space="preserve"> these tend to favour DNA replication under adverse conditions, even if this </w:t>
      </w:r>
      <w:r w:rsidR="00B22CA6">
        <w:rPr>
          <w:rFonts w:cs="Times New Roman"/>
        </w:rPr>
        <w:t xml:space="preserve">genetic information is aberrant </w:t>
      </w:r>
      <w:r w:rsidR="00B22CA6">
        <w:rPr>
          <w:rFonts w:cs="Times New Roman"/>
        </w:rPr>
        <w:fldChar w:fldCharType="begin" w:fldLock="1"/>
      </w:r>
      <w:r w:rsidR="00120ECE">
        <w:rPr>
          <w:rFonts w:cs="Times New Roman"/>
        </w:rPr>
        <w:instrText>ADDIN CSL_CITATION { "citationItems" : [ { "id" : "ITEM-1", "itemData" : { "DOI" : "10.1006/jtbi.1996.0033", "ISSN" : "0022-5193", "PMID" : "8733476", "abstract" : "The current paradigm states that cancer progression is caused by random independent mutations, each selected for its survival advantages. The accelerated rates of phenotypic changes, the pleiotropic effect of several genes involved in progression--which need not be necessarily mutated for inducing the observed changes in cancer cell behaviour--lead us to propose an alternative hypothesis. Malignant progression might be a result of the unveiling of a cell-survival program, induced by various aggressions in the same way as the SOS system is induced and regulated in bacteria. This hypothesis depends on the homology between several genes involved in cancer progression (such as bcl2, mdm2, the mismatch repair genes, the heat shock protein genes, the pleiotropic resistance genes, the telomerase gene ...) and several genes involved in the survival of prokaryotes and eukaryotes under stress. The development of multicellular organisms could not take place without the building of a control program, exemplified by the so-called anti-oncogenes. However, this control program had to integrate some weaknesses, in order to allow for embryogenesis, growth, and wound healing. These weaknesses, neutral from an evolutionary point of view--since most cancers are sporadic and kill their hosts long after the birth of the offspring--are exploited by the survival program of individual cells, inherited from the genome of prokaryotes and unicellular eukaryotes, and repressed but not suppressed in animals. If this theory is true, it is probable that (i) no anti-oncogenes will be found in unicellular organisms, (ii) the sensitivity to mutations will be higher in genes involved in proliferation and in anti-oncogenes such as p53 and Rb, than in genes not involved in the cancer process, (iii) a process of transfer of genetic information exists in cancer cells as it exists in bacteria. The identification of the genes governing the survival program could lead to new therapeutic approaches.", "author" : [ { "dropping-particle" : "", "family" : "Israel", "given" : "L", "non-dropping-particle" : "", "parse-names" : false, "suffix" : "" } ], "container-title" : "Journal of theoretical biology", "id" : "ITEM-1", "issue" : "4", "issued" : { "date-parts" : [ [ "1996", "2", "21" ] ] }, "page" : "375-80", "title" : "Tumour progression: random mutations or an integrated survival response to cellular stress conserved from unicellular organisms?", "type" : "article-journal", "volume" : "178" }, "uris" : [ "http://www.mendeley.com/documents/?uuid=9893bd9e-7fe3-47e5-a2a6-eeecb1f166bc" ] } ], "mendeley" : { "formattedCitation" : "(Israel, 1996)", "plainTextFormattedCitation" : "(Israel, 1996)", "previouslyFormattedCitation" : "(Israel, 1996)"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(Israel, 1996)</w:t>
      </w:r>
      <w:r w:rsidR="00B22CA6">
        <w:rPr>
          <w:rFonts w:cs="Times New Roman"/>
        </w:rPr>
        <w:fldChar w:fldCharType="end"/>
      </w:r>
      <w:r w:rsidR="009B5E24" w:rsidRPr="00360E9B">
        <w:rPr>
          <w:rFonts w:cs="Times New Roman"/>
        </w:rPr>
        <w:t xml:space="preserve">, </w:t>
      </w:r>
      <w:r w:rsidR="00153DF2">
        <w:rPr>
          <w:rFonts w:cs="Times New Roman"/>
        </w:rPr>
        <w:t>given that</w:t>
      </w:r>
      <w:r w:rsidR="009B5E24" w:rsidRPr="00360E9B">
        <w:rPr>
          <w:rFonts w:cs="Times New Roman"/>
        </w:rPr>
        <w:t xml:space="preserve"> more genomic variability prepares them for any adversities they might encounter </w:t>
      </w:r>
      <w:r w:rsidR="00B22CA6">
        <w:rPr>
          <w:rFonts w:cs="Times New Roman"/>
        </w:rPr>
        <w:fldChar w:fldCharType="begin" w:fldLock="1"/>
      </w:r>
      <w:r w:rsidR="00120ECE">
        <w:rPr>
          <w:rFonts w:cs="Times New Roman"/>
        </w:rPr>
        <w:instrText>ADDIN CSL_CITATION { "citationItems" : [ { "id" : "ITEM-1", "itemData" : { "DOI" : "10.1016/S0968-0004(99)01466-8", "ISSN" : "0962-8924", "PMID" : "10611684", "abstract" : "Genetic instability has long been hypothesized to be a cardinal feature of cancer. Recent work has strengthened the proposal that mutational alterations conferring instability occur early during tumour formation. The ensuing genetic instability drives tumour progression by generating mutations in oncogenes and tumour-suppressor genes. These mutant genes provide cancer cells with a selective growth advantage, thereby leading to the clonal outgrowth of a tumour. Here, we discuss the role of genetic instability in tumour formation and outline future work necessary to substantiate the genetic instability hypothesis.", "author" : [ { "dropping-particle" : "", "family" : "Cahill", "given" : "D P", "non-dropping-particle" : "", "parse-names" : false, "suffix" : "" }, { "dropping-particle" : "", "family" : "Kinzler", "given" : "K W", "non-dropping-particle" : "", "parse-names" : false, "suffix" : "" }, { "dropping-particle" : "", "family" : "Vogelstein", "given" : "B", "non-dropping-particle" : "", "parse-names" : false, "suffix" : "" }, { "dropping-particle" : "", "family" : "Lengauer", "given" : "C", "non-dropping-particle" : "", "parse-names" : false, "suffix" : "" } ], "container-title" : "Trends in Cell Biology", "id" : "ITEM-1", "issue" : "12", "issued" : { "date-parts" : [ [ "1999", "12" ] ] }, "page" : "M57-60", "title" : "Genetic instability and darwinian selection in tumours.", "type" : "article-journal", "volume" : "9" }, "uris" : [ "http://www.mendeley.com/documents/?uuid=db855a4d-3a5f-4324-8cda-744f8ce7d5fd" ] } ], "mendeley" : { "formattedCitation" : "(Cahill, Kinzler, Vogelstein, &amp; Lengauer, 1999)", "plainTextFormattedCitation" : "(Cahill, Kinzler, Vogelstein, &amp; Lengauer, 1999)", "previouslyFormattedCitation" : "(Cahill, Kinzler, Vogelstein, &amp; Lengauer, 1999)"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(Cahill, Kinzler, Vogelstein, &amp; Lengauer, 1999)</w:t>
      </w:r>
      <w:r w:rsidR="00B22CA6">
        <w:rPr>
          <w:rFonts w:cs="Times New Roman"/>
        </w:rPr>
        <w:fldChar w:fldCharType="end"/>
      </w:r>
      <w:r w:rsidR="009B5E24" w:rsidRPr="00360E9B">
        <w:rPr>
          <w:rFonts w:cs="Times New Roman"/>
        </w:rPr>
        <w:t>. Therefore, paral</w:t>
      </w:r>
      <w:r w:rsidR="009252A4">
        <w:rPr>
          <w:rFonts w:cs="Times New Roman"/>
        </w:rPr>
        <w:t>lelisms can be drawn between the</w:t>
      </w:r>
      <w:r w:rsidR="009B5E24" w:rsidRPr="00360E9B">
        <w:rPr>
          <w:rFonts w:cs="Times New Roman"/>
        </w:rPr>
        <w:t xml:space="preserve"> ‘mutator phenotype’ and the massive unicellular cell response where gene expression is highly noisy and altered </w:t>
      </w:r>
      <w:r w:rsidR="00B22CA6">
        <w:rPr>
          <w:rFonts w:cs="Times New Roman"/>
        </w:rPr>
        <w:fldChar w:fldCharType="begin" w:fldLock="1"/>
      </w:r>
      <w:r w:rsidR="00120ECE">
        <w:rPr>
          <w:rFonts w:cs="Times New Roman"/>
        </w:rPr>
        <w:instrText>ADDIN CSL_CITATION { "citationItems" : [ { "id" : "ITEM-1", "itemData" : { "DOI" : "10.1038/nrg2398", "ISSN" : "1471-0064", "PMID" : "18591982", "abstract" : "Organisms are constantly exposed to a wide range of environmental changes, including both short-term changes during their lifetime and longer-term changes across generations. Stress-related gene expression programmes, characterized by distinct transcriptional mechanisms and high levels of noise in their expression patterns, need to be balanced with growth-related gene expression programmes. A range of recent studies give fascinating insight into cellular strategies for keeping gene expression in tune with physiological needs dictated by the environment, promoting adaptation to both short- and long-term environmental changes. Not only do organisms show great resilience to external challenges, but emerging data suggest that they also exploit these challenges to fuel phenotypic variation and evolutionary innovation.", "author" : [ { "dropping-particle" : "", "family" : "L\u00f3pez-Maury", "given" : "Luis", "non-dropping-particle" : "", "parse-names" : false, "suffix" : "" }, { "dropping-particle" : "", "family" : "Marguerat", "given" : "Samuel", "non-dropping-particle" : "", "parse-names" : false, "suffix" : "" }, { "dropping-particle" : "", "family" : "B\u00e4hler", "given" : "J\u00fcrg", "non-dropping-particle" : "", "parse-names" : false, "suffix" : "" } ], "container-title" : "Nature reviews. Genetics", "id" : "ITEM-1", "issue" : "8", "issued" : { "date-parts" : [ [ "2008", "8" ] ] }, "page" : "583-93", "title" : "Tuning gene expression to changing environments: from rapid responses to evolutionary adaptation.", "type" : "article-journal", "volume" : "9" }, "uris" : [ "http://www.mendeley.com/documents/?uuid=c91fabd9-ca8f-414b-bec6-265ce891733b" ] } ], "mendeley" : { "formattedCitation" : "(L\u00f3pez-Maury, Marguerat, &amp; B\u00e4hler, 2008)", "plainTextFormattedCitation" : "(L\u00f3pez-Maury, Marguerat, &amp; B\u00e4hler, 2008)", "previouslyFormattedCitation" : "(L\u00f3pez-Maury, Marguerat, &amp; B\u00e4hler, 2008)"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(López-Maury, Marguerat, &amp; Bähler, 2008)</w:t>
      </w:r>
      <w:r w:rsidR="00B22CA6">
        <w:rPr>
          <w:rFonts w:cs="Times New Roman"/>
        </w:rPr>
        <w:fldChar w:fldCharType="end"/>
      </w:r>
      <w:r w:rsidR="009B5E24" w:rsidRPr="00360E9B">
        <w:rPr>
          <w:rFonts w:cs="Times New Roman"/>
        </w:rPr>
        <w:t xml:space="preserve">. </w:t>
      </w:r>
    </w:p>
    <w:p w14:paraId="4DDD518C" w14:textId="4EA52EE2" w:rsidR="00F02A06" w:rsidRDefault="00FA2F39" w:rsidP="004548CD">
      <w:pPr>
        <w:spacing w:line="360" w:lineRule="auto"/>
        <w:jc w:val="both"/>
        <w:rPr>
          <w:rFonts w:cs="Times New Roman"/>
        </w:rPr>
      </w:pPr>
      <w:r>
        <w:rPr>
          <w:rFonts w:cs="Times New Roman"/>
        </w:rPr>
        <w:t>C</w:t>
      </w:r>
      <w:r w:rsidR="00F02A06" w:rsidRPr="00360E9B">
        <w:rPr>
          <w:rFonts w:cs="Times New Roman"/>
        </w:rPr>
        <w:t>ancer has also been described as an ecosystem of individual cells, where individual members are subjected to evolutionary and ecological processes, such as natural selection, genetic drift, artificial selection by medical treatment, competit</w:t>
      </w:r>
      <w:r w:rsidR="00BC3A73">
        <w:rPr>
          <w:rFonts w:cs="Times New Roman"/>
        </w:rPr>
        <w:t>ion, dispersal and colonization</w:t>
      </w:r>
      <w:r w:rsidR="009252A4">
        <w:rPr>
          <w:rFonts w:cs="Times New Roman"/>
        </w:rPr>
        <w:t xml:space="preserve"> </w:t>
      </w:r>
      <w:r w:rsidR="00F02A06">
        <w:rPr>
          <w:rFonts w:cs="Times New Roman"/>
        </w:rPr>
        <w:fldChar w:fldCharType="begin" w:fldLock="1"/>
      </w:r>
      <w:r w:rsidR="00120ECE">
        <w:rPr>
          <w:rFonts w:cs="Times New Roman"/>
        </w:rPr>
        <w:instrText>ADDIN CSL_CITATION { "citationItems" : [ { "id" : "ITEM-1", "itemData" : { "DOI" : "10.1038/nrc2013", "ISSN" : "1474-175X", "PMID" : "17109012", "abstract" : "Neoplasms are microcosms of evolution. Within a neoplasm, a mosaic of mutant cells compete for space and resources, evade predation by the immune system and can even cooperate to disperse and colonize new organs. The evolution of neoplastic cells explains both why we get cancer and why it has been so difficult to cure. The tools of evolutionary biology and ecology are providing new insights into neoplastic progression and the clinical control of cancer.", "author" : [ { "dropping-particle" : "", "family" : "Merlo", "given" : "Lauren M F", "non-dropping-particle" : "", "parse-names" : false, "suffix" : "" }, { "dropping-particle" : "", "family" : "Pepper", "given" : "John W", "non-dropping-particle" : "", "parse-names" : false, "suffix" : "" }, { "dropping-particle" : "", "family" : "Reid", "given" : "Brian J", "non-dropping-particle" : "", "parse-names" : false, "suffix" : "" }, { "dropping-particle" : "", "family" : "Maley", "given" : "Carlo C", "non-dropping-particle" : "", "parse-names" : false, "suffix" : "" } ], "container-title" : "Nature reviews. Cancer", "id" : "ITEM-1", "issue" : "12", "issued" : { "date-parts" : [ [ "2006", "12" ] ] }, "page" : "924-35", "title" : "Cancer as an evolutionary and ecological process.", "type" : "article-journal", "volume" : "6" }, "uris" : [ "http://www.mendeley.com/documents/?uuid=9af0d0c3-6a77-498d-ba0a-0f53edeb26af" ] } ], "mendeley" : { "formattedCitation" : "(Merlo, Pepper, Reid, &amp; Maley, 2006)", "plainTextFormattedCitation" : "(Merlo, Pepper, Reid, &amp; Maley, 2006)", "previouslyFormattedCitation" : "(Merlo, Pepper, Reid, &amp; Maley, 2006)" }, "properties" : { "noteIndex" : 0 }, "schema" : "https://github.com/citation-style-language/schema/raw/master/csl-citation.json" }</w:instrText>
      </w:r>
      <w:r w:rsidR="00F02A06">
        <w:rPr>
          <w:rFonts w:cs="Times New Roman"/>
        </w:rPr>
        <w:fldChar w:fldCharType="separate"/>
      </w:r>
      <w:r w:rsidR="00AE5A0C" w:rsidRPr="00AE5A0C">
        <w:rPr>
          <w:rFonts w:cs="Times New Roman"/>
          <w:noProof/>
        </w:rPr>
        <w:t>(Merlo, Pepper, Reid, &amp; Maley, 2006)</w:t>
      </w:r>
      <w:r w:rsidR="00F02A06">
        <w:rPr>
          <w:rFonts w:cs="Times New Roman"/>
        </w:rPr>
        <w:fldChar w:fldCharType="end"/>
      </w:r>
      <w:r w:rsidR="00F02A06" w:rsidRPr="00360E9B">
        <w:rPr>
          <w:rFonts w:cs="Times New Roman"/>
        </w:rPr>
        <w:t xml:space="preserve">. Processes such as metastasis can be viewed as a colonization mechanism to escape stress. Finally, immortality and asexual reproduction are also characteristics of both cancer cells and unicellular organisms </w:t>
      </w:r>
      <w:r w:rsidR="00F02A06">
        <w:rPr>
          <w:rFonts w:cs="Times New Roman"/>
        </w:rPr>
        <w:fldChar w:fldCharType="begin" w:fldLock="1"/>
      </w:r>
      <w:r w:rsidR="001E7BFE">
        <w:rPr>
          <w:rFonts w:cs="Times New Roman"/>
        </w:rPr>
        <w:instrText>ADDIN CSL_CITATION { "citationItems" : [ { "id" : "ITEM-1", "itemData" : { "DOI" : "10.1002/bies.201100049", "ISSN" : "1521-1878", "PMID" : "22105565", "abstract" : "Cancer viewed as a programmed, evolutionarily conserved life-form, rather than just a random series of disease-causing mutations, answers the rarely asked question of what the cancer cell is for, provides meaning for its otherwise mysterious suite of attributes, and encourages a different type of thinking about treatment. The broad but consistent spectrum of traits, well-recognized in all aggressive cancers, group naturally into three categories: taxonomy (\"phylogenation\"), atavism (\"re-primitivization\") and robustness (\"adaptive resilience\"). The parsimonious explanation is not convergent evolution, but the release of an highly conserved survival program, honed by the exigencies of the Pre-Cambrian, to which the cancer cell seems better adapted; and which is recreated within, and at great cost to, its host. Central to this program is the Warburg Effect, whose malign influence permeates well beyond aerobic glycolysis to include biomass interconversion and genomic heuristics. Warburg-type metabolism and genomic instability are targets whose therapeutic disablement is a major priority.", "author" : [ { "dropping-particle" : "", "family" : "Vincent", "given" : "Mark", "non-dropping-particle" : "", "parse-names" : false, "suffix" : "" } ], "container-title" : "BioEssays", "id" : "ITEM-1", "issue" : "1", "issued" : { "date-parts" : [ [ "2012", "1" ] ] }, "page" : "72-82", "title" : "Cancer: A de-repression of a default survival program common to all cells?: A life-history perspective on the nature of cancer.", "type" : "article-journal", "volume" : "34" }, "uris" : [ "http://www.mendeley.com/documents/?uuid=4ea9c9f0-1885-40a0-b515-25a5514d1082" ] } ], "mendeley" : { "formattedCitation" : "(M. Vincent, 2012)", "manualFormatting" : "(Vincent, 2012)", "plainTextFormattedCitation" : "(M. Vincent, 2012)", "previouslyFormattedCitation" : "(M. Vincent, 2012)" }, "properties" : { "noteIndex" : 0 }, "schema" : "https://github.com/citation-style-language/schema/raw/master/csl-citation.json" }</w:instrText>
      </w:r>
      <w:r w:rsidR="00F02A06">
        <w:rPr>
          <w:rFonts w:cs="Times New Roman"/>
        </w:rPr>
        <w:fldChar w:fldCharType="separate"/>
      </w:r>
      <w:r w:rsidR="00AE5A0C" w:rsidRPr="00AE5A0C">
        <w:rPr>
          <w:rFonts w:cs="Times New Roman"/>
          <w:noProof/>
        </w:rPr>
        <w:t>(Vincent, 2012)</w:t>
      </w:r>
      <w:r w:rsidR="00F02A06">
        <w:rPr>
          <w:rFonts w:cs="Times New Roman"/>
        </w:rPr>
        <w:fldChar w:fldCharType="end"/>
      </w:r>
      <w:r w:rsidR="00F02A06">
        <w:rPr>
          <w:rFonts w:cs="Times New Roman"/>
        </w:rPr>
        <w:t>.</w:t>
      </w:r>
    </w:p>
    <w:p w14:paraId="4841857B" w14:textId="77777777" w:rsidR="00BE69BE" w:rsidRDefault="00BE69BE" w:rsidP="004548CD">
      <w:pPr>
        <w:pStyle w:val="Heading2"/>
        <w:spacing w:line="360" w:lineRule="auto"/>
        <w:jc w:val="both"/>
      </w:pPr>
      <w:bookmarkStart w:id="6" w:name="_Toc404262874"/>
      <w:r>
        <w:t>The role of stress in cancer</w:t>
      </w:r>
      <w:r w:rsidR="00071144">
        <w:t xml:space="preserve"> and the acquisition of similarities with unicellular organisms</w:t>
      </w:r>
      <w:bookmarkEnd w:id="6"/>
    </w:p>
    <w:p w14:paraId="14AA9CD3" w14:textId="6B6DDADB" w:rsidR="00375A67" w:rsidRDefault="00375A67" w:rsidP="004548CD">
      <w:pPr>
        <w:spacing w:line="360" w:lineRule="auto"/>
        <w:jc w:val="both"/>
        <w:rPr>
          <w:rFonts w:cs="Times New Roman"/>
        </w:rPr>
      </w:pPr>
      <w:r>
        <w:t>The relationship between cellular stress and cancer is that of a positive feedback loop: cancer is both driven by and causes stress</w:t>
      </w:r>
      <w:r w:rsidR="009252A4" w:rsidRPr="009252A4">
        <w:t xml:space="preserve"> </w:t>
      </w:r>
      <w:r w:rsidR="009252A4">
        <w:fldChar w:fldCharType="begin" w:fldLock="1"/>
      </w:r>
      <w:r w:rsidR="00120ECE">
        <w:instrText>ADDIN CSL_CITATION { "citationItems" : [ { "id" : "ITEM-1", "itemData" : { "DOI" : "10.1126/science.1140735", "author" : [ { "dropping-particle" : "", "family" : "Halazonetis", "given" : "Thanos D", "non-dropping-particle" : "", "parse-names" : false, "suffix" : "" }, { "dropping-particle" : "", "family" : "Gorgoulis", "given" : "Vassilis G", "non-dropping-particle" : "", "parse-names" : false, "suffix" : "" }, { "dropping-particle" : "", "family" : "Bartek", "given" : "Jiri", "non-dropping-particle" : "", "parse-names" : false, "suffix" : "" }, { "dropping-particle" : "", "family" : "Science", "given" : "Source", "non-dropping-particle" : "", "parse-names" : false, "suffix" : "" }, { "dropping-particle" : "", "family" : "Series", "given" : "New", "non-dropping-particle" : "", "parse-names" : false, "suffix" : "" }, { "dropping-particle" : "", "family" : "Mar", "given" : "No", "non-dropping-particle" : "", "parse-names" : false, "suffix" : "" } ], "container-title" : "Science", "id" : "ITEM-1", "issue" : "5868", "issued" : { "date-parts" : [ [ "2008" ] ] }, "page" : "1352-1355", "title" : "An Oncogene-lnduced DNA Damage Model for Cancer Development", "type" : "article-journal", "volume" : "319" }, "uris" : [ "http://www.mendeley.com/documents/?uuid=56cdbecf-9aab-4f15-94ef-4c9088889bf4" ] }, { "id" : "ITEM-2", "itemData" : { "DOI" : "10.1038/nsmb.2220", "ISSN" : "1545-9985", "PMID" : "22218289", "author" : [ { "dropping-particle" : "", "family" : "Bartek", "given" : "Jiri", "non-dropping-particle" : "", "parse-names" : false, "suffix" : "" }, { "dropping-particle" : "", "family" : "Mistrik", "given" : "Martin", "non-dropping-particle" : "", "parse-names" : false, "suffix" : "" }, { "dropping-particle" : "", "family" : "Bartkova", "given" : "Jirina", "non-dropping-particle" : "", "parse-names" : false, "suffix" : "" } ], "container-title" : "Nature structural &amp; molecular biology", "id" : "ITEM-2", "issue" : "1", "issued" : { "date-parts" : [ [ "2012", "1" ] ] }, "page" : "5-7", "publisher" : "Nature Publishing Group", "title" : "Thresholds of replication stress signaling in cancer development and treatment.", "type" : "article-journal", "volume" : "19" }, "uris" : [ "http://www.mendeley.com/documents/?uuid=1ed2ef59-595d-468f-bb26-577c2993feeb" ] } ], "mendeley" : { "formattedCitation" : "(Bartek, Mistrik, &amp; Bartkova, 2012; Halazonetis et al., 2008)", "plainTextFormattedCitation" : "(Bartek, Mistrik, &amp; Bartkova, 2012; Halazonetis et al., 2008)", "previouslyFormattedCitation" : "(Bartek, Mistrik, &amp; Bartkova, 2012; Halazonetis et al., 2008)" }, "properties" : { "noteIndex" : 0 }, "schema" : "https://github.com/citation-style-language/schema/raw/master/csl-citation.json" }</w:instrText>
      </w:r>
      <w:r w:rsidR="009252A4">
        <w:fldChar w:fldCharType="separate"/>
      </w:r>
      <w:r w:rsidR="009252A4" w:rsidRPr="00AE5A0C">
        <w:rPr>
          <w:noProof/>
        </w:rPr>
        <w:t>(Bartek, Mistrik, &amp; Bartkova, 2012; Halazonetis et al., 2008)</w:t>
      </w:r>
      <w:r w:rsidR="009252A4">
        <w:fldChar w:fldCharType="end"/>
      </w:r>
      <w:r>
        <w:t>. Each step of tumourigenesis can be related to specific stress factors: cell damage caused by stress (UV, reactive oxygen species) at the initiation</w:t>
      </w:r>
      <w:r w:rsidR="009252A4">
        <w:t xml:space="preserve"> process; inflammation</w:t>
      </w:r>
      <w:r>
        <w:t xml:space="preserve">, hostile pH, nutrient deprivation and hypoxia during progression; and loss of adhesion and attack of the immune system during metastasis </w:t>
      </w:r>
      <w:r>
        <w:fldChar w:fldCharType="begin" w:fldLock="1"/>
      </w:r>
      <w:r w:rsidR="00120ECE">
        <w:instrText>ADDIN CSL_CITATION { "citationItems" : [ { "id" : "ITEM-1", "itemData" : { "DOI" : "10.1111/j.1349-7006.2007.00551.x", "ISSN" : "1347-9032", "PMID" : "17645775", "abstract" : "The human body is continuously exposed to a wide variety of physical, chemical, and biological stress stimuli from both the external and internal environments. In order to adapt to or resist stress, cells are equipped with multiple signaling systems, which elicit a wide range of stress responses. Stress signaling also operates to eliminate cells with severe stress-induced damage through the induction of apoptosis. Once stress signaling is compromised in certain adverse conditions, however, cells exhibit aberrant responses to stress, which can eventually cause various diseases including cancer. In the present review, the authors focus on the current understanding of the critical linkage between stress signaling and cancer.", "author" : [ { "dropping-particle" : "", "family" : "Murakami", "given" : "Shiori", "non-dropping-particle" : "", "parse-names" : false, "suffix" : "" }, { "dropping-particle" : "", "family" : "Noguchi", "given" : "Takuya", "non-dropping-particle" : "", "parse-names" : false, "suffix" : "" }, { "dropping-particle" : "", "family" : "Takeda", "given" : "Kohsuke", "non-dropping-particle" : "", "parse-names" : false, "suffix" : "" }, { "dropping-particle" : "", "family" : "Ichijo", "given" : "Hidenori", "non-dropping-particle" : "", "parse-names" : false, "suffix" : "" } ], "container-title" : "Cancer science", "id" : "ITEM-1", "issue" : "10", "issued" : { "date-parts" : [ [ "2007", "10" ] ] }, "page" : "1521-7", "title" : "Stress signaling in cancer.", "type" : "article-journal", "volume" : "98" }, "uris" : [ "http://www.mendeley.com/documents/?uuid=f7103b69-60e3-4a1d-ae2a-f1c6a5d5b79f" ] } ], "mendeley" : { "formattedCitation" : "(Murakami, Noguchi, Takeda, &amp; Ichijo, 2007)", "plainTextFormattedCitation" : "(Murakami, Noguchi, Takeda, &amp; Ichijo, 2007)", "previouslyFormattedCitation" : "(Murakami, Noguchi, Takeda, &amp; Ichijo, 2007)" }, "properties" : { "noteIndex" : 0 }, "schema" : "https://github.com/citation-style-language/schema/raw/master/csl-citation.json" }</w:instrText>
      </w:r>
      <w:r>
        <w:fldChar w:fldCharType="separate"/>
      </w:r>
      <w:r w:rsidR="00AE5A0C" w:rsidRPr="00AE5A0C">
        <w:rPr>
          <w:noProof/>
        </w:rPr>
        <w:t>(Murakami, Noguchi, Takeda, &amp; Ichijo, 2007)</w:t>
      </w:r>
      <w:r>
        <w:fldChar w:fldCharType="end"/>
      </w:r>
      <w:r>
        <w:t xml:space="preserve">. </w:t>
      </w:r>
      <w:r w:rsidR="009252A4">
        <w:t>A</w:t>
      </w:r>
      <w:r>
        <w:t xml:space="preserve"> stress phenotype has </w:t>
      </w:r>
      <w:r w:rsidR="009252A4">
        <w:t xml:space="preserve">even </w:t>
      </w:r>
      <w:r>
        <w:t xml:space="preserve">been described as the common ground of many tumours, </w:t>
      </w:r>
      <w:r w:rsidR="009252A4">
        <w:t>which</w:t>
      </w:r>
      <w:r>
        <w:t xml:space="preserve"> include</w:t>
      </w:r>
      <w:r w:rsidR="009252A4">
        <w:t>s</w:t>
      </w:r>
      <w:r>
        <w:t xml:space="preserve"> </w:t>
      </w:r>
      <w:r w:rsidRPr="00515F84">
        <w:t>DNA damage/replication, mitotic, proteotoxic, oxidative</w:t>
      </w:r>
      <w:r>
        <w:t>,</w:t>
      </w:r>
      <w:r w:rsidRPr="00515F84">
        <w:t xml:space="preserve"> metabolic</w:t>
      </w:r>
      <w:r>
        <w:t xml:space="preserve"> </w:t>
      </w:r>
      <w:r w:rsidRPr="00515F84">
        <w:t>stress</w:t>
      </w:r>
      <w:r>
        <w:t xml:space="preserve">es </w:t>
      </w:r>
      <w:r>
        <w:fldChar w:fldCharType="begin" w:fldLock="1"/>
      </w:r>
      <w:r w:rsidR="00120ECE">
        <w:instrText>ADDIN CSL_CITATION { "citationItems" : [ { "id" : "ITEM-1", "itemData" : { "DOI" : "10.1016/j.cell.2009.02.024.Principles", "author" : [ { "dropping-particle" : "", "family" : "Luo", "given" : "Ji", "non-dropping-particle" : "", "parse-names" : false, "suffix" : "" }, { "dropping-particle" : "", "family" : "Solimini", "given" : "Nicole L.", "non-dropping-particle" : "", "parse-names" : false, "suffix" : "" }, { "dropping-particle" : "", "family" : "Elledge", "given" : "Stephen J.", "non-dropping-particle" : "", "parse-names" : false, "suffix" : "" } ], "container-title" : "Cell", "id" : "ITEM-1", "issue" : "5", "issued" : { "date-parts" : [ [ "2009" ] ] }, "page" : "823-837", "title" : "Principles of Cancer Therapy: Oncogene and Non-oncogene Addiction", "type" : "article-journal", "volume" : "136" }, "uris" : [ "http://www.mendeley.com/documents/?uuid=71effdde-225a-4db1-a38d-dc00bd5d43c6" ] } ], "mendeley" : { "formattedCitation" : "(Luo, Solimini, &amp; Elledge, 2009)", "plainTextFormattedCitation" : "(Luo, Solimini, &amp; Elledge, 2009)", "previouslyFormattedCitation" : "(Luo, Solimini, &amp; Elledge, 2009)" }, "properties" : { "noteIndex" : 0 }, "schema" : "https://github.com/citation-style-language/schema/raw/master/csl-citation.json" }</w:instrText>
      </w:r>
      <w:r>
        <w:fldChar w:fldCharType="separate"/>
      </w:r>
      <w:r w:rsidR="00AE5A0C" w:rsidRPr="00AE5A0C">
        <w:rPr>
          <w:noProof/>
        </w:rPr>
        <w:t>(Luo, Solimini, &amp; Elledge, 2009)</w:t>
      </w:r>
      <w:r>
        <w:fldChar w:fldCharType="end"/>
      </w:r>
      <w:r>
        <w:t>.</w:t>
      </w:r>
    </w:p>
    <w:p w14:paraId="704EF5A9" w14:textId="00EFAB35" w:rsidR="007455D0" w:rsidRDefault="00375A67" w:rsidP="004548CD">
      <w:pPr>
        <w:spacing w:line="360" w:lineRule="auto"/>
        <w:jc w:val="both"/>
        <w:rPr>
          <w:rFonts w:cs="Times New Roman"/>
        </w:rPr>
      </w:pPr>
      <w:r>
        <w:rPr>
          <w:rFonts w:cs="Times New Roman"/>
        </w:rPr>
        <w:t xml:space="preserve">These stress factors are not exclusive to cancer cells. </w:t>
      </w:r>
      <w:r w:rsidR="009B5E24" w:rsidRPr="00360E9B">
        <w:rPr>
          <w:rFonts w:cs="Times New Roman"/>
        </w:rPr>
        <w:t xml:space="preserve">Stress conditions that ancient unicellular organisms encountered, such as radiation, nutrient deprivation, free radicals, low oxygen and pH, are also some of the challenges that cancer cells must face </w:t>
      </w:r>
      <w:r w:rsidR="00B22CA6">
        <w:rPr>
          <w:rFonts w:cs="Times New Roman"/>
        </w:rPr>
        <w:fldChar w:fldCharType="begin" w:fldLock="1"/>
      </w:r>
      <w:r w:rsidR="001E7BFE">
        <w:rPr>
          <w:rFonts w:cs="Times New Roman"/>
        </w:rPr>
        <w:instrText>ADDIN CSL_CITATION { "citationItems" : [ { "id" : "ITEM-1", "itemData" : { "DOI" : "10.1002/bies.201100049", "ISSN" : "1521-1878", "PMID" : "22105565", "abstract" : "Cancer viewed as a programmed, evolutionarily conserved life-form, rather than just a random series of disease-causing mutations, answers the rarely asked question of what the cancer cell is for, provides meaning for its otherwise mysterious suite of attributes, and encourages a different type of thinking about treatment. The broad but consistent spectrum of traits, well-recognized in all aggressive cancers, group naturally into three categories: taxonomy (\"phylogenation\"), atavism (\"re-primitivization\") and robustness (\"adaptive resilience\"). The parsimonious explanation is not convergent evolution, but the release of an highly conserved survival program, honed by the exigencies of the Pre-Cambrian, to which the cancer cell seems better adapted; and which is recreated within, and at great cost to, its host. Central to this program is the Warburg Effect, whose malign influence permeates well beyond aerobic glycolysis to include biomass interconversion and genomic heuristics. Warburg-type metabolism and genomic instability are targets whose therapeutic disablement is a major priority.", "author" : [ { "dropping-particle" : "", "family" : "Vincent", "given" : "Mark", "non-dropping-particle" : "", "parse-names" : false, "suffix" : "" } ], "container-title" : "BioEssays", "id" : "ITEM-1", "issue" : "1", "issued" : { "date-parts" : [ [ "2012", "1" ] ] }, "page" : "72-82", "title" : "Cancer: A de-repression of a default survival program common to all cells?: A life-history perspective on the nature of cancer.", "type" : "article-journal", "volume" : "34" }, "uris" : [ "http://www.mendeley.com/documents/?uuid=4ea9c9f0-1885-40a0-b515-25a5514d1082" ] } ], "mendeley" : { "formattedCitation" : "(M. Vincent, 2012)", "manualFormatting" : "(Vincent, 2012)", "plainTextFormattedCitation" : "(M. Vincent, 2012)", "previouslyFormattedCitation" : "(M. Vincent, 2012)"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(Vincent, 2012)</w:t>
      </w:r>
      <w:r w:rsidR="00B22CA6">
        <w:rPr>
          <w:rFonts w:cs="Times New Roman"/>
        </w:rPr>
        <w:fldChar w:fldCharType="end"/>
      </w:r>
      <w:r w:rsidR="009B5E24" w:rsidRPr="00360E9B">
        <w:rPr>
          <w:rFonts w:cs="Times New Roman"/>
        </w:rPr>
        <w:t xml:space="preserve">. Considering that stress responses in unicellular organisms are predictable when the stressor has been previously encountered in the evolutionary history of the species </w:t>
      </w:r>
      <w:r w:rsidR="00B22CA6">
        <w:rPr>
          <w:rFonts w:cs="Times New Roman"/>
        </w:rPr>
        <w:fldChar w:fldCharType="begin" w:fldLock="1"/>
      </w:r>
      <w:r w:rsidR="00120ECE">
        <w:rPr>
          <w:rFonts w:cs="Times New Roman"/>
        </w:rPr>
        <w:instrText>ADDIN CSL_CITATION { "citationItems" : [ { "id" : "ITEM-1", "itemData" : { "DOI" : "10.1038/nrg2398", "ISSN" : "1471-0064", "PMID" : "18591982", "abstract" : "Organisms are constantly exposed to a wide range of environmental changes, including both short-term changes during their lifetime and longer-term changes across generations. Stress-related gene expression programmes, characterized by distinct transcriptional mechanisms and high levels of noise in their expression patterns, need to be balanced with growth-related gene expression programmes. A range of recent studies give fascinating insight into cellular strategies for keeping gene expression in tune with physiological needs dictated by the environment, promoting adaptation to both short- and long-term environmental changes. Not only do organisms show great resilience to external challenges, but emerging data suggest that they also exploit these challenges to fuel phenotypic variation and evolutionary innovation.", "author" : [ { "dropping-particle" : "", "family" : "L\u00f3pez-Maury", "given" : "Luis", "non-dropping-particle" : "", "parse-names" : false, "suffix" : "" }, { "dropping-particle" : "", "family" : "Marguerat", "given" : "Samuel", "non-dropping-particle" : "", "parse-names" : false, "suffix" : "" }, { "dropping-particle" : "", "family" : "B\u00e4hler", "given" : "J\u00fcrg", "non-dropping-particle" : "", "parse-names" : false, "suffix" : "" } ], "container-title" : "Nature reviews. Genetics", "id" : "ITEM-1", "issue" : "8", "issued" : { "date-parts" : [ [ "2008", "8" ] ] }, "page" : "583-93", "title" : "Tuning gene expression to changing environments: from rapid responses to evolutionary adaptation.", "type" : "article-journal", "volume" : "9" }, "uris" : [ "http://www.mendeley.com/documents/?uuid=c91fabd9-ca8f-414b-bec6-265ce891733b" ] } ], "mendeley" : { "formattedCitation" : "(L\u00f3pez-Maury et al., 2008)", "plainTextFormattedCitation" : "(L\u00f3pez-Maury et al., 2008)", "previouslyFormattedCitation" : "(L\u00f3pez-Maury et al., 2008)"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(López-Maury et al., 2008)</w:t>
      </w:r>
      <w:r w:rsidR="00B22CA6">
        <w:rPr>
          <w:rFonts w:cs="Times New Roman"/>
        </w:rPr>
        <w:fldChar w:fldCharType="end"/>
      </w:r>
      <w:r w:rsidR="009B5E24" w:rsidRPr="00360E9B">
        <w:rPr>
          <w:rFonts w:cs="Times New Roman"/>
        </w:rPr>
        <w:t xml:space="preserve">, finding similarities in the stress response of cancer and unicellular species would suggest that cancer cells might be resorting to these primitive machineries to deal with these adverse conditions. </w:t>
      </w:r>
    </w:p>
    <w:p w14:paraId="20333847" w14:textId="7E604D07" w:rsidR="009B5E24" w:rsidRPr="00360E9B" w:rsidRDefault="000634F3" w:rsidP="004548CD">
      <w:pPr>
        <w:spacing w:line="360" w:lineRule="auto"/>
        <w:jc w:val="both"/>
        <w:rPr>
          <w:rFonts w:cs="Times New Roman"/>
        </w:rPr>
      </w:pPr>
      <w:r>
        <w:rPr>
          <w:rFonts w:cs="Times New Roman"/>
        </w:rPr>
        <w:t>U</w:t>
      </w:r>
      <w:r w:rsidRPr="00360E9B">
        <w:rPr>
          <w:rFonts w:cs="Times New Roman"/>
        </w:rPr>
        <w:t xml:space="preserve">nder abrupt stress conditions, yeast cells resort to large genome rearrangements, such as selective chromosome duplications, that confer them a transient adaptive advantage </w:t>
      </w:r>
      <w:r>
        <w:rPr>
          <w:rFonts w:cs="Times New Roman"/>
        </w:rPr>
        <w:fldChar w:fldCharType="begin" w:fldLock="1"/>
      </w:r>
      <w:r w:rsidR="00120ECE">
        <w:rPr>
          <w:rFonts w:cs="Times New Roman"/>
        </w:rPr>
        <w:instrText>ADDIN CSL_CITATION { "citationItems" : [ { "id" : "ITEM-1", "itemData" : { "DOI" : "10.1073/pnas.1211150109", "ISSN" : "1091-6490", "PMID" : "23197825", "abstract" : "Aneuploidy, an abnormal number of chromosomes, is a widespread phenomenon found in unicellulars such as yeast, as well as in plants and in mammalians, especially in cancer. Aneuploidy is a genome-scale aberration that imposes a severe burden on the cell, yet under stressful conditions specific aneuploidies confer a selective advantage. This dual nature of aneuploidy raises the question of whether it can serve as a stable and sustainable evolutionary adaptation. To clarify this, we conducted a set of laboratory evolution experiments in yeast and followed the long-term dynamics of aneuploidy under diverse conditions. Here we show that chromosomal duplications are first acquired as a crude solution to stress, yet only as transient solutions that are eliminated and replaced by more efficient solutions obtained at the individual gene level. These transient dynamics of aneuploidy were repeatedly observed in our laboratory evolution experiments; chromosomal duplications gained under stress were eliminated not only when the stress was relieved, but even if it persisted. Furthermore, when stress was applied gradually rather than abruptly, alternative solutions appear to have emerged, but not aneuploidy. Our findings indicate that chromosomal duplication is a first evolutionary line of defense, that retains survivability under strong and abrupt selective pressures, yet it merely serves as a \"quick fix,\" whereas more refined and sustainable solutions take over. Thus, in the perspective of genome evolution trajectory, aneuploidy is a useful yet short-lived intermediate that facilitates further adaptation.", "author" : [ { "dropping-particle" : "", "family" : "Yona", "given" : "Avihu H", "non-dropping-particle" : "", "parse-names" : false, "suffix" : "" }, { "dropping-particle" : "", "family" : "Manor", "given" : "Yair S", "non-dropping-particle" : "", "parse-names" : false, "suffix" : "" }, { "dropping-particle" : "", "family" : "Herbst", "given" : "Rebecca H", "non-dropping-particle" : "", "parse-names" : false, "suffix" : "" }, { "dropping-particle" : "", "family" : "Romano", "given" : "Gal H", "non-dropping-particle" : "", "parse-names" : false, "suffix" : "" }, { "dropping-particle" : "", "family" : "Mitchell", "given" : "Amir", "non-dropping-particle" : "", "parse-names" : false, "suffix" : "" }, { "dropping-particle" : "", "family" : "Kupiec", "given" : "Martin", "non-dropping-particle" : "", "parse-names" : false, "suffix" : "" }, { "dropping-particle" : "", "family" : "Pilpel", "given" : "Yitzhak", "non-dropping-particle" : "", "parse-names" : false, "suffix" : "" }, { "dropping-particle" : "", "family" : "Dahan", "given" : "Orna", "non-dropping-particle" : "", "parse-names" : false, "suffix" : "" } ], "container-title" : "Proceedings of the National Academy of Sciences of the United States of America", "id" : "ITEM-1", "issue" : "51", "issued" : { "date-parts" : [ [ "2012", "12", "18" ] ] }, "page" : "21010-5", "title" : "Chromosomal duplication is a transient evolutionary solution to stress.", "type" : "article-journal", "volume" : "109" }, "uris" : [ "http://www.mendeley.com/documents/?uuid=5f07f4cc-23a0-4b96-891b-9e60db734830" ] } ], "mendeley" : { "formattedCitation" : "(Yona et al., 2012)", "plainTextFormattedCitation" : "(Yona et al., 2012)", "previouslyFormattedCitation" : "(Yona et al., 2012)" }, "properties" : { "noteIndex" : 0 }, "schema" : "https://github.com/citation-style-language/schema/raw/master/csl-citation.json" }</w:instrText>
      </w:r>
      <w:r>
        <w:rPr>
          <w:rFonts w:cs="Times New Roman"/>
        </w:rPr>
        <w:fldChar w:fldCharType="separate"/>
      </w:r>
      <w:r w:rsidR="00AE5A0C" w:rsidRPr="00AE5A0C">
        <w:rPr>
          <w:rFonts w:cs="Times New Roman"/>
          <w:noProof/>
        </w:rPr>
        <w:t>(Yona et al., 2012)</w:t>
      </w:r>
      <w:r>
        <w:rPr>
          <w:rFonts w:cs="Times New Roman"/>
        </w:rPr>
        <w:fldChar w:fldCharType="end"/>
      </w:r>
      <w:r w:rsidRPr="00360E9B">
        <w:rPr>
          <w:rFonts w:cs="Times New Roman"/>
        </w:rPr>
        <w:t xml:space="preserve">. </w:t>
      </w:r>
      <w:r>
        <w:rPr>
          <w:rFonts w:cs="Times New Roman"/>
        </w:rPr>
        <w:lastRenderedPageBreak/>
        <w:t>A</w:t>
      </w:r>
      <w:r w:rsidR="009B5E24" w:rsidRPr="00360E9B">
        <w:rPr>
          <w:rFonts w:cs="Times New Roman"/>
        </w:rPr>
        <w:t xml:space="preserve">neuploidy is </w:t>
      </w:r>
      <w:r>
        <w:rPr>
          <w:rFonts w:cs="Times New Roman"/>
        </w:rPr>
        <w:t xml:space="preserve">also </w:t>
      </w:r>
      <w:r w:rsidR="009B5E24" w:rsidRPr="00360E9B">
        <w:rPr>
          <w:rFonts w:cs="Times New Roman"/>
        </w:rPr>
        <w:t>commonl</w:t>
      </w:r>
      <w:r>
        <w:rPr>
          <w:rFonts w:cs="Times New Roman"/>
        </w:rPr>
        <w:t>y found in cancer cells, and is</w:t>
      </w:r>
      <w:r w:rsidR="009B5E24" w:rsidRPr="00360E9B">
        <w:rPr>
          <w:rFonts w:cs="Times New Roman"/>
        </w:rPr>
        <w:t xml:space="preserve"> thought to enhance tumourgenesis by causing an increase in the levels of cancer-promoting genes in the cells </w:t>
      </w:r>
      <w:r w:rsidR="00B22CA6">
        <w:rPr>
          <w:rFonts w:cs="Times New Roman"/>
        </w:rPr>
        <w:fldChar w:fldCharType="begin" w:fldLock="1"/>
      </w:r>
      <w:r w:rsidR="00120ECE">
        <w:rPr>
          <w:rFonts w:cs="Times New Roman"/>
        </w:rPr>
        <w:instrText>ADDIN CSL_CITATION { "citationItems" : [ { "id" : "ITEM-1", "itemData" : { "DOI" : "10.1038/nrg3123", "ISSN" : "1471-0064", "PMID" : "22269907", "abstract" : "Genetic instability, which includes both numerical and structural chromosomal abnormalities, is a hallmark of cancer. Whereas the structural chromosome rearrangements have received substantial attention, the role of whole-chromosome aneuploidy in cancer is much less well-understood. Here we review recent progress in understanding the roles of whole-chromosome aneuploidy in cancer, including the mechanistic causes of aneuploidy, the cellular responses to chromosome gains or losses and how cells might adapt to tolerate these usually detrimental alterations. We also explore the role of aneuploidy in cellular transformation and discuss the possibility of developing aneuploidy-specific therapies.", "author" : [ { "dropping-particle" : "", "family" : "Gordon", "given" : "David J", "non-dropping-particle" : "", "parse-names" : false, "suffix" : "" }, { "dropping-particle" : "", "family" : "Resio", "given" : "Benjamin", "non-dropping-particle" : "", "parse-names" : false, "suffix" : "" }, { "dropping-particle" : "", "family" : "Pellman", "given" : "David", "non-dropping-particle" : "", "parse-names" : false, "suffix" : "" } ], "container-title" : "Nature reviews. Genetics", "id" : "ITEM-1", "issue" : "3", "issued" : { "date-parts" : [ [ "2012", "3" ] ] }, "page" : "189-203", "title" : "Causes and consequences of aneuploidy in cancer.", "type" : "article-journal", "volume" : "13" }, "uris" : [ "http://www.mendeley.com/documents/?uuid=50d0b390-a1c2-403a-bb6d-0a79ec04e8d3" ] } ], "mendeley" : { "formattedCitation" : "(Gordon, Resio, &amp; Pellman, 2012)", "plainTextFormattedCitation" : "(Gordon, Resio, &amp; Pellman, 2012)", "previouslyFormattedCitation" : "(Gordon, Resio, &amp; Pellman, 2012)" }, "properties" : { "noteIndex" : 0 }, "schema" : "https://github.com/citation-style-language/schema/raw/master/csl-citation.json" }</w:instrText>
      </w:r>
      <w:r w:rsidR="00B22CA6">
        <w:rPr>
          <w:rFonts w:cs="Times New Roman"/>
        </w:rPr>
        <w:fldChar w:fldCharType="separate"/>
      </w:r>
      <w:r w:rsidR="00AE5A0C" w:rsidRPr="00AE5A0C">
        <w:rPr>
          <w:rFonts w:cs="Times New Roman"/>
          <w:noProof/>
        </w:rPr>
        <w:t>(Gordon, Resio, &amp; Pellman, 2012)</w:t>
      </w:r>
      <w:r w:rsidR="00B22CA6">
        <w:rPr>
          <w:rFonts w:cs="Times New Roman"/>
        </w:rPr>
        <w:fldChar w:fldCharType="end"/>
      </w:r>
      <w:r w:rsidR="009B5E24" w:rsidRPr="00360E9B">
        <w:rPr>
          <w:rFonts w:cs="Times New Roman"/>
        </w:rPr>
        <w:t xml:space="preserve">, or by causing further genetic </w:t>
      </w:r>
      <w:del w:id="7" w:author="David Goode" w:date="2014-11-04T11:54:00Z">
        <w:r w:rsidR="009B5E24" w:rsidRPr="00360E9B" w:rsidDel="009F11B6">
          <w:rPr>
            <w:rFonts w:cs="Times New Roman"/>
          </w:rPr>
          <w:delText xml:space="preserve">karyotipic </w:delText>
        </w:r>
      </w:del>
      <w:ins w:id="8" w:author="David Goode" w:date="2014-11-04T11:54:00Z">
        <w:r w:rsidR="009F11B6" w:rsidRPr="00360E9B">
          <w:rPr>
            <w:rFonts w:cs="Times New Roman"/>
          </w:rPr>
          <w:t>karyot</w:t>
        </w:r>
        <w:r w:rsidR="009F11B6">
          <w:rPr>
            <w:rFonts w:cs="Times New Roman"/>
          </w:rPr>
          <w:t>y</w:t>
        </w:r>
        <w:r w:rsidR="009F11B6" w:rsidRPr="00360E9B">
          <w:rPr>
            <w:rFonts w:cs="Times New Roman"/>
          </w:rPr>
          <w:t xml:space="preserve">pic </w:t>
        </w:r>
      </w:ins>
      <w:r w:rsidR="009B5E24" w:rsidRPr="00360E9B">
        <w:rPr>
          <w:rFonts w:cs="Times New Roman"/>
        </w:rPr>
        <w:t xml:space="preserve">instability </w:t>
      </w:r>
      <w:r w:rsidR="00D82136">
        <w:rPr>
          <w:rFonts w:cs="Times New Roman"/>
        </w:rPr>
        <w:fldChar w:fldCharType="begin" w:fldLock="1"/>
      </w:r>
      <w:r w:rsidR="00120ECE">
        <w:rPr>
          <w:rFonts w:cs="Times New Roman"/>
        </w:rPr>
        <w:instrText>ADDIN CSL_CITATION { "citationItems" : [ { "id" : "ITEM-1", "itemData" : { "DOI" : "10.1016/j.cancergencyto.2009.06.008", "ISSN" : "1873-4456", "PMID" : "19781442", "abstract" : "Cancers have clonal, aneuploid karyotypes that evolve ever more malignant phenotypes spontaneously. Because these facts are hard to explain by conventional mutation theory, we propose here a karyotypic cancer theory. According to this theory, carcinogens initiate carcinogenesis by inducing random aneuploidy. Aneuploidy then catalyzes karyotypic evolutions, because it destabilizes the karyotype by unbalancing teams of proteins that segregate, synthesize, and repair chromosomes. Sporadically, such evolutions generate new cancer-causing karyotypes, which are stabilized within narrow limits against the inherent instability of aneuploidy by selection for oncogenic function. Here we have tested this theory prospectively by analyzing the karyotypes of distinct tumorigenic clones, which arose from mass cultures of human cells within a few months after transfection with artificially activated oncogenes. All clones from the same parental cells had individual, \"near-clonal\" karyotypes and phenotypes, although the parental oncogenes were identical. The karyotypes of distinct tumors formed by a given clone in immunodeficient mice were variants of those of the input clones. The karyotypes of tumorigenic clones also evolved on passages in vitro, in which they acquired either enhanced tumorigenicity spontaneously or resistance against methotrexate upon selection. We conclude that activated oncogenes initiate carcinogenesis indirectly by inducing random aneuploidy, much like conventional carcinogens, but more effectively because the oncogenes are integrated into the genome. Since aneuploidy destabilizes the karyotype, such cells evolve new, cancer-specific karyotypes spontaneously, much like new species. Because individual karyotypes of tumorigenic clones correlate and coevolve with individual phenotypes, we conclude that specific karyotypes as a whole are the genomes of cancer cells. Owing to the flexibility of their aneuploid karyotypes, cancers evolve at rates that are roughly proportional to their degrees of aneuploidy. In sum, genomes consisting of individual and flexible karyotypes explain the characteristic individuality, stability, and flexibility of cancers.", "author" : [ { "dropping-particle" : "", "family" : "Nicholson", "given" : "Joshua M", "non-dropping-particle" : "", "parse-names" : false, "suffix" : "" }, { "dropping-particle" : "", "family" : "Duesberg", "given" : "Peter", "non-dropping-particle" : "", "parse-names" : false, "suffix" : "" } ], "container-title" : "Cancer genetics and cytogenetics", "id" : "ITEM-1", "issue" : "2", "issued" : { "date-parts" : [ [ "2009", "10", "15" ] ] }, "page" : "96-110", "publisher" : "Elsevier Inc.", "title" : "On the karyotypic origin and evolution of cancer cells.", "type" : "article-journal", "volume" : "194" }, "uris" : [ "http://www.mendeley.com/documents/?uuid=db7431bf-03af-4796-9a56-c4217265a8ba" ] } ], "mendeley" : { "formattedCitation" : "(Nicholson &amp; Duesberg, 2009)", "plainTextFormattedCitation" : "(Nicholson &amp; Duesberg, 2009)", "previouslyFormattedCitation" : "(Nicholson &amp; Duesberg, 2009)" }, "properties" : { "noteIndex" : 0 }, "schema" : "https://github.com/citation-style-language/schema/raw/master/csl-citation.json" }</w:instrText>
      </w:r>
      <w:r w:rsidR="00D82136">
        <w:rPr>
          <w:rFonts w:cs="Times New Roman"/>
        </w:rPr>
        <w:fldChar w:fldCharType="separate"/>
      </w:r>
      <w:r w:rsidR="00AE5A0C" w:rsidRPr="00AE5A0C">
        <w:rPr>
          <w:rFonts w:cs="Times New Roman"/>
          <w:noProof/>
        </w:rPr>
        <w:t>(Nicholson &amp; Duesberg, 2009)</w:t>
      </w:r>
      <w:r w:rsidR="00D82136">
        <w:rPr>
          <w:rFonts w:cs="Times New Roman"/>
        </w:rPr>
        <w:fldChar w:fldCharType="end"/>
      </w:r>
      <w:r w:rsidR="009B5E24" w:rsidRPr="00360E9B">
        <w:rPr>
          <w:rFonts w:cs="Times New Roman"/>
        </w:rPr>
        <w:t xml:space="preserve">. Studies have shown that aneuploidy can </w:t>
      </w:r>
      <w:r w:rsidR="009B5E24" w:rsidRPr="006971F3">
        <w:rPr>
          <w:rFonts w:cs="Times New Roman"/>
        </w:rPr>
        <w:t>diminish the negative effects of environmental stress conditions on cell growth rate, suggest</w:t>
      </w:r>
      <w:r w:rsidR="006971F3" w:rsidRPr="006971F3">
        <w:rPr>
          <w:rFonts w:cs="Times New Roman"/>
        </w:rPr>
        <w:t>ing an increased adaptability</w:t>
      </w:r>
      <w:r w:rsidR="009B5E24" w:rsidRPr="006971F3">
        <w:rPr>
          <w:rFonts w:cs="Times New Roman"/>
        </w:rPr>
        <w:t xml:space="preserve"> </w:t>
      </w:r>
      <w:r w:rsidR="006971F3" w:rsidRPr="006971F3">
        <w:rPr>
          <w:rFonts w:cs="Times New Roman"/>
        </w:rPr>
        <w:t xml:space="preserve">of aneuploid yeast cells relative to </w:t>
      </w:r>
      <w:r w:rsidR="009B5E24" w:rsidRPr="006971F3">
        <w:rPr>
          <w:rFonts w:cs="Times New Roman"/>
        </w:rPr>
        <w:t xml:space="preserve">euploid cells </w:t>
      </w:r>
      <w:r w:rsidR="00D82136" w:rsidRPr="006971F3">
        <w:rPr>
          <w:rFonts w:cs="Times New Roman"/>
        </w:rPr>
        <w:fldChar w:fldCharType="begin" w:fldLock="1"/>
      </w:r>
      <w:r w:rsidR="00120ECE">
        <w:rPr>
          <w:rFonts w:cs="Times New Roman"/>
        </w:rPr>
        <w:instrText>ADDIN CSL_CITATION { "citationItems" : [ { "id" : "ITEM-1", "itemData" : { "DOI" : "10.1038/nature09529", "ISSN" : "1476-4687", "PMID" : "20962780", "abstract" : "Aneuploidy, referring here to genome contents characterized by abnormal numbers of chromosomes, has been associated with developmental defects, cancer and adaptive evolution in experimental organisms. However, it remains unresolved how aneuploidy impacts gene expression and whether aneuploidy could directly bring about phenotypic variation and improved fitness over that of euploid counterparts. Here we show, using quantitative mass spectrometry-based proteomics and phenotypic profiling, that levels of protein expression in aneuploid yeast strains largely scale with chromosome copy numbers, following the same trend as that observed for the transcriptome, and that aneuploidy confers diverse phenotypes. We designed a novel scheme to generate, through random meiotic segregation, 38 stable and fully isogenic aneuploid yeast strains with distinct karyotypes and genome contents between 1N and 3N without involving any genetic selection. Through quantitative growth assays under various conditions or in the presence of a panel of chemotherapeutic or antifungal drugs, we found that some aneuploid strains grew significantly better than euploid control strains under conditions suboptimal for the latter. These results provide strong evidence that aneuploidy directly affects gene expression at both the transcriptome and proteome levels and can generate significant phenotypic variation that could bring about fitness gains under diverse conditions. Our findings suggest that the fitness ranking between euploid and aneuploid cells is dependent on context and karyotype, providing the basis for the notion that aneuploidy can directly underlie phenotypic evolution and cellular adaptation.", "author" : [ { "dropping-particle" : "", "family" : "Pavelka", "given" : "Norman", "non-dropping-particle" : "", "parse-names" : false, "suffix" : "" }, { "dropping-particle" : "", "family" : "Rancati", "given" : "Giulia", "non-dropping-particle" : "", "parse-names" : false, "suffix" : "" }, { "dropping-particle" : "", "family" : "Zhu", "given" : "Jin", "non-dropping-particle" : "", "parse-names" : false, "suffix" : "" }, { "dropping-particle" : "", "family" : "Bradford", "given" : "William D", "non-dropping-particle" : "", "parse-names" : false, "suffix" : "" }, { "dropping-particle" : "", "family" : "Saraf", "given" : "Anita", "non-dropping-particle" : "", "parse-names" : false, "suffix" : "" }, { "dropping-particle" : "", "family" : "Florens", "given" : "Laurence", "non-dropping-particle" : "", "parse-names" : false, "suffix" : "" }, { "dropping-particle" : "", "family" : "Sanderson", "given" : "Brian W", "non-dropping-particle" : "", "parse-names" : false, "suffix" : "" }, { "dropping-particle" : "", "family" : "Hattem", "given" : "Gaye L", "non-dropping-particle" : "", "parse-names" : false, "suffix" : "" }, { "dropping-particle" : "", "family" : "Li", "given" : "Rong", "non-dropping-particle" : "", "parse-names" : false, "suffix" : "" } ], "container-title" : "Nature", "id" : "ITEM-1", "issue" : "7321", "issued" : { "date-parts" : [ [ "2010", "11", "11" ] ] }, "page" : "321-5", "publisher" : "Nature Publishing Group", "title" : "Aneuploidy confers quantitative proteome changes and phenotypic variation in budding yeast.", "type" : "article-journal", "volume" : "468" }, "uris" : [ "http://www.mendeley.com/documents/?uuid=6211aa9b-0b53-4d25-9ef5-e443dd40a8f3" ] } ], "mendeley" : { "formattedCitation" : "(Pavelka et al., 2010)", "plainTextFormattedCitation" : "(Pavelka et al., 2010)", "previouslyFormattedCitation" : "(Pavelka et al., 2010)" }, "properties" : { "noteIndex" : 0 }, "schema" : "https://github.com/citation-style-language/schema/raw/master/csl-citation.json" }</w:instrText>
      </w:r>
      <w:r w:rsidR="00D82136" w:rsidRPr="006971F3">
        <w:rPr>
          <w:rFonts w:cs="Times New Roman"/>
        </w:rPr>
        <w:fldChar w:fldCharType="separate"/>
      </w:r>
      <w:r w:rsidR="00AE5A0C" w:rsidRPr="00AE5A0C">
        <w:rPr>
          <w:rFonts w:cs="Times New Roman"/>
          <w:noProof/>
        </w:rPr>
        <w:t>(Pavelka et al., 2010)</w:t>
      </w:r>
      <w:r w:rsidR="00D82136" w:rsidRPr="006971F3">
        <w:rPr>
          <w:rFonts w:cs="Times New Roman"/>
        </w:rPr>
        <w:fldChar w:fldCharType="end"/>
      </w:r>
      <w:r w:rsidR="009B5E24" w:rsidRPr="006971F3">
        <w:rPr>
          <w:rFonts w:cs="Times New Roman"/>
        </w:rPr>
        <w:t>.</w:t>
      </w:r>
      <w:r w:rsidR="009B5E24" w:rsidRPr="00360E9B">
        <w:rPr>
          <w:rFonts w:cs="Times New Roman"/>
        </w:rPr>
        <w:t xml:space="preserve"> </w:t>
      </w:r>
    </w:p>
    <w:p w14:paraId="6802B436" w14:textId="77777777" w:rsidR="00BE69BE" w:rsidRPr="00360E9B" w:rsidRDefault="00FA2F39" w:rsidP="004548CD">
      <w:pPr>
        <w:pStyle w:val="Heading2"/>
        <w:spacing w:line="360" w:lineRule="auto"/>
      </w:pPr>
      <w:bookmarkStart w:id="9" w:name="_Toc404262875"/>
      <w:r>
        <w:t>Atavism hypothesis of</w:t>
      </w:r>
      <w:r w:rsidR="00BE69BE">
        <w:t xml:space="preserve"> cancer</w:t>
      </w:r>
      <w:bookmarkEnd w:id="9"/>
    </w:p>
    <w:p w14:paraId="4AC87334" w14:textId="36441E80" w:rsidR="009B5E24" w:rsidRPr="00360E9B" w:rsidRDefault="009B5E24" w:rsidP="004548CD">
      <w:pPr>
        <w:spacing w:line="360" w:lineRule="auto"/>
        <w:jc w:val="both"/>
        <w:rPr>
          <w:rFonts w:cs="Times New Roman"/>
        </w:rPr>
      </w:pPr>
      <w:r w:rsidRPr="00360E9B">
        <w:rPr>
          <w:rFonts w:cs="Times New Roman"/>
        </w:rPr>
        <w:t>Considering the behavioural similarities of cancer cells and primitive organisms, a hypothesis that explains the resilience and ability of cancer cells to survive and prol</w:t>
      </w:r>
      <w:r w:rsidR="005169F9">
        <w:rPr>
          <w:rFonts w:cs="Times New Roman"/>
        </w:rPr>
        <w:t>iferate, is that of an atavism</w:t>
      </w:r>
      <w:r w:rsidRPr="00360E9B">
        <w:rPr>
          <w:rFonts w:cs="Times New Roman"/>
        </w:rPr>
        <w:t xml:space="preserve"> process. Cancer cells might be activating </w:t>
      </w:r>
      <w:r w:rsidR="009815E4">
        <w:rPr>
          <w:rFonts w:cs="Times New Roman"/>
        </w:rPr>
        <w:t xml:space="preserve">a </w:t>
      </w:r>
      <w:r w:rsidRPr="00360E9B">
        <w:rPr>
          <w:rFonts w:cs="Times New Roman"/>
        </w:rPr>
        <w:t xml:space="preserve">highly efficient set of ancient survival genes that were honed by unicellular organisms through millions of years of evolution to survive the harsh environmental conditions encountered during that time </w:t>
      </w:r>
      <w:r w:rsidR="00375A67">
        <w:rPr>
          <w:rFonts w:cs="Times New Roman"/>
        </w:rPr>
        <w:fldChar w:fldCharType="begin" w:fldLock="1"/>
      </w:r>
      <w:r w:rsidR="00120ECE">
        <w:rPr>
          <w:rFonts w:cs="Times New Roman"/>
        </w:rPr>
        <w:instrText>ADDIN CSL_CITATION { "citationItems" : [ { "id" : "ITEM-1", "itemData" : { "DOI" : "10.1088/1478-3975/8/1/015001.Cancer", "abstract" : "The genes of cellular cooperation that evolved with multicellularity about a billion years ago are the same genes that malfunction to cause cancer. We hypothesize that cancer is an atavistic condition that occurs when genetic or epigenetic malfunction unlocks an ancient \u201ctoolkit\u201d of pre- existing adaptations, re-establishing the dominance of an earlier layer of genes that controlled loose-knit colonies of only partially differentiated cells, similar to tumors. The existence of such a toolkit implies that the progress of the neoplasm in the host organism differs distinctively from normal Darwinian evolution. Comparative genomics and the phylogeny of basal metazoans, opisthokonta and basal multicellular eukaryotes should help identify the relevant genes and yield the order in which they evolved. This order will be a rough guide to the reverse order in which cancer develops, as mutations disrupt the genes of cellular cooperation. Our proposal is consistent with current understanding of cancer and explains the paradoxical rapidity with which cancer acquires a suite of mutually-supportive complex abilities. Finally we make several predictions and suggest ways to test this model.", "author" : [ { "dropping-particle" : "", "family" : "Davies", "given" : "P.C.W.", "non-dropping-particle" : "", "parse-names" : false, "suffix" : "" }, { "dropping-particle" : "", "family" : "Lineweaver", "given" : "C.H.", "non-dropping-particle" : "", "parse-names" : false, "suffix" : "" } ], "container-title" : "Physical biology", "id" : "ITEM-1", "issue" : "1", "issued" : { "date-parts" : [ [ "2011" ] ] }, "page" : "015001", "title" : "Cancer tumors as Metazoa 1.0: tapping genes of ancient ancestors", "type" : "article-journal", "volume" : "8" }, "uris" : [ "http://www.mendeley.com/documents/?uuid=a8fa8dcf-3400-4be6-9b12-a621ebcd03f5" ] } ], "mendeley" : { "formattedCitation" : "(Davies &amp; Lineweaver, 2011)", "plainTextFormattedCitation" : "(Davies &amp; Lineweaver, 2011)", "previouslyFormattedCitation" : "(Davies &amp; Lineweaver, 2011)" }, "properties" : { "noteIndex" : 0 }, "schema" : "https://github.com/citation-style-language/schema/raw/master/csl-citation.json" }</w:instrText>
      </w:r>
      <w:r w:rsidR="00375A67">
        <w:rPr>
          <w:rFonts w:cs="Times New Roman"/>
        </w:rPr>
        <w:fldChar w:fldCharType="separate"/>
      </w:r>
      <w:r w:rsidR="00AE5A0C" w:rsidRPr="00AE5A0C">
        <w:rPr>
          <w:rFonts w:cs="Times New Roman"/>
          <w:noProof/>
        </w:rPr>
        <w:t>(Davies &amp; Lineweaver, 2011)</w:t>
      </w:r>
      <w:r w:rsidR="00375A67">
        <w:rPr>
          <w:rFonts w:cs="Times New Roman"/>
        </w:rPr>
        <w:fldChar w:fldCharType="end"/>
      </w:r>
      <w:r w:rsidR="003F1236">
        <w:rPr>
          <w:rFonts w:cs="Times New Roman"/>
        </w:rPr>
        <w:t>: i</w:t>
      </w:r>
      <w:r w:rsidRPr="00360E9B">
        <w:rPr>
          <w:rFonts w:cs="Times New Roman"/>
        </w:rPr>
        <w:t xml:space="preserve">n the course of evolution, the survival genes of these rudimentary eukaryotes were modified or suppressed to give rise to cell differentiation and more sophisticated modes of cell organization. However, these genes are still latent, and become active (proto-oncogenes are activated to oncogenes) when cell survival is compromised due to stress, inflammation or infection, and all other defence mechanisms fail (DNA repair, apoptosis, immune system, etc). This </w:t>
      </w:r>
      <w:r w:rsidR="005169F9">
        <w:rPr>
          <w:rFonts w:cs="Times New Roman"/>
        </w:rPr>
        <w:t>causes an irreversible atavism</w:t>
      </w:r>
      <w:r w:rsidRPr="00360E9B">
        <w:rPr>
          <w:rFonts w:cs="Times New Roman"/>
        </w:rPr>
        <w:t xml:space="preserve"> that shifts the focus from survival of the organism to the survival of individual cells, which will ultimately progress into malignancy. </w:t>
      </w:r>
      <w:r w:rsidR="00BC3A73">
        <w:rPr>
          <w:rFonts w:cs="Times New Roman"/>
        </w:rPr>
        <w:t>However</w:t>
      </w:r>
      <w:r w:rsidRPr="00360E9B">
        <w:rPr>
          <w:rFonts w:cs="Times New Roman"/>
        </w:rPr>
        <w:t xml:space="preserve">, this theory does not rule out that randomness plays an important role, especially </w:t>
      </w:r>
      <w:r w:rsidR="00153DF2">
        <w:rPr>
          <w:rFonts w:cs="Times New Roman"/>
        </w:rPr>
        <w:t xml:space="preserve">because </w:t>
      </w:r>
      <w:r w:rsidRPr="00360E9B">
        <w:rPr>
          <w:rFonts w:cs="Times New Roman"/>
        </w:rPr>
        <w:t>the initial inactivation of the constraints of multicellularity is thought to operate by stochastic mutations</w:t>
      </w:r>
      <w:r w:rsidR="005169F9">
        <w:rPr>
          <w:rFonts w:cs="Times New Roman"/>
        </w:rPr>
        <w:t xml:space="preserve"> </w:t>
      </w:r>
      <w:r w:rsidR="00BC3A73">
        <w:rPr>
          <w:rFonts w:cs="Times New Roman"/>
        </w:rPr>
        <w:fldChar w:fldCharType="begin" w:fldLock="1"/>
      </w:r>
      <w:r w:rsidR="001E7BFE">
        <w:rPr>
          <w:rFonts w:cs="Times New Roman"/>
        </w:rPr>
        <w:instrText>ADDIN CSL_CITATION { "citationItems" : [ { "id" : "ITEM-1", "itemData" : { "DOI" : "10.1016/j.bbcan.2012.03.009", "ISSN" : "0006-3002", "PMID" : "22495062", "abstract" : "Epigenetic mechanisms are the key component of the dynamic transcriptional programming that occurs along the process of differentiation from normal stem cells to more specialized cells. In the development of cancer and according to the cancer stem cell model, aberrant epigenetic changes may ensure the property of cancer cells to switch cancer stem cell markers on and off in order to generate a heterogeneous population of cells. The tumour will then be composed of tumourigenic (cancer stem cells) and non-tumourigenic (the side population that constitutes the bulk of the tumour) cells. Characterizing epigenetic landscapes may thus help discriminate aberrant marks (good candidates for tumour detection) from cancer stem cell specific profiles. In this review, we will give some insights about what epigenetics can teach us about the origin of cancer stem cells. We will also discuss how identification of epigenetic reprogramming may help designing new drugs that will specifically target cancer stem cells.", "author" : [ { "dropping-particle" : "", "family" : "Vincent", "given" : "Audrey", "non-dropping-particle" : "", "parse-names" : false, "suffix" : "" }, { "dropping-particle" : "", "family" : "Seuningen", "given" : "Isabelle", "non-dropping-particle" : "Van", "parse-names" : false, "suffix" : "" } ], "container-title" : "Biochimica et biophysica acta", "id" : "ITEM-1", "issue" : "1", "issued" : { "date-parts" : [ [ "2012", "8" ] ] }, "page" : "83-8", "publisher" : "Elsevier B.V.", "title" : "On the epigenetic origin of cancer stem cells.", "type" : "article-journal", "volume" : "1826" }, "uris" : [ "http://www.mendeley.com/documents/?uuid=3a3a352b-0bc7-4bd9-ab05-54ecd580543b" ] } ], "mendeley" : { "formattedCitation" : "(A. Vincent &amp; Van Seuningen, 2012)", "manualFormatting" : "(Vincent &amp; Van Seuningen, 2012)", "plainTextFormattedCitation" : "(A. Vincent &amp; Van Seuningen, 2012)", "previouslyFormattedCitation" : "(A. Vincent &amp; Van Seuningen, 2012)" }, "properties" : { "noteIndex" : 0 }, "schema" : "https://github.com/citation-style-language/schema/raw/master/csl-citation.json" }</w:instrText>
      </w:r>
      <w:r w:rsidR="00BC3A73">
        <w:rPr>
          <w:rFonts w:cs="Times New Roman"/>
        </w:rPr>
        <w:fldChar w:fldCharType="separate"/>
      </w:r>
      <w:r w:rsidR="00AE5A0C" w:rsidRPr="00AE5A0C">
        <w:rPr>
          <w:rFonts w:cs="Times New Roman"/>
          <w:noProof/>
        </w:rPr>
        <w:t>(Vincent &amp; Van Seuningen, 2012)</w:t>
      </w:r>
      <w:r w:rsidR="00BC3A73">
        <w:rPr>
          <w:rFonts w:cs="Times New Roman"/>
        </w:rPr>
        <w:fldChar w:fldCharType="end"/>
      </w:r>
      <w:r w:rsidRPr="00360E9B">
        <w:rPr>
          <w:rFonts w:cs="Times New Roman"/>
        </w:rPr>
        <w:t xml:space="preserve">. </w:t>
      </w:r>
    </w:p>
    <w:p w14:paraId="06F867D6" w14:textId="79C886F9" w:rsidR="00D82136" w:rsidRDefault="009B5E24" w:rsidP="004548CD">
      <w:pPr>
        <w:spacing w:line="360" w:lineRule="auto"/>
        <w:jc w:val="both"/>
        <w:rPr>
          <w:rFonts w:cs="Times New Roman"/>
        </w:rPr>
      </w:pPr>
      <w:r w:rsidRPr="00360E9B">
        <w:rPr>
          <w:rFonts w:cs="Times New Roman"/>
        </w:rPr>
        <w:t xml:space="preserve">The degree of atavism, how far back </w:t>
      </w:r>
      <w:del w:id="10" w:author="David Goode" w:date="2014-11-04T11:57:00Z">
        <w:r w:rsidRPr="00360E9B" w:rsidDel="00723752">
          <w:rPr>
            <w:rFonts w:cs="Times New Roman"/>
          </w:rPr>
          <w:delText xml:space="preserve">does </w:delText>
        </w:r>
      </w:del>
      <w:r w:rsidR="005169F9">
        <w:rPr>
          <w:rFonts w:cs="Times New Roman"/>
        </w:rPr>
        <w:t>the atavism</w:t>
      </w:r>
      <w:r w:rsidRPr="00360E9B">
        <w:rPr>
          <w:rFonts w:cs="Times New Roman"/>
        </w:rPr>
        <w:t xml:space="preserve"> takes cancer cells, has also been addressed. </w:t>
      </w:r>
      <w:r w:rsidR="005169F9">
        <w:rPr>
          <w:rFonts w:cs="Times New Roman"/>
        </w:rPr>
        <w:t>A</w:t>
      </w:r>
      <w:r w:rsidRPr="00360E9B">
        <w:rPr>
          <w:rFonts w:cs="Times New Roman"/>
        </w:rPr>
        <w:t xml:space="preserve"> regression to unicellular organisms which are facultatively colonial</w:t>
      </w:r>
      <w:r w:rsidR="005169F9">
        <w:rPr>
          <w:rFonts w:cs="Times New Roman"/>
        </w:rPr>
        <w:t xml:space="preserve"> has been suggested</w:t>
      </w:r>
      <w:r w:rsidRPr="00360E9B">
        <w:rPr>
          <w:rFonts w:cs="Times New Roman"/>
        </w:rPr>
        <w:t xml:space="preserve">, </w:t>
      </w:r>
      <w:r w:rsidR="00153DF2">
        <w:rPr>
          <w:rFonts w:cs="Times New Roman"/>
        </w:rPr>
        <w:t>given that</w:t>
      </w:r>
      <w:r w:rsidRPr="00360E9B">
        <w:rPr>
          <w:rFonts w:cs="Times New Roman"/>
        </w:rPr>
        <w:t xml:space="preserve"> cancer can show cooperativity, competition and adherence when growing in colonies, but are also able to originate a new line from a single cell</w:t>
      </w:r>
      <w:r w:rsidR="005169F9">
        <w:rPr>
          <w:rFonts w:cs="Times New Roman"/>
        </w:rPr>
        <w:t xml:space="preserve"> </w:t>
      </w:r>
      <w:r w:rsidR="005169F9">
        <w:rPr>
          <w:rFonts w:cs="Times New Roman"/>
        </w:rPr>
        <w:fldChar w:fldCharType="begin" w:fldLock="1"/>
      </w:r>
      <w:r w:rsidR="001E7BFE">
        <w:rPr>
          <w:rFonts w:cs="Times New Roman"/>
        </w:rPr>
        <w:instrText>ADDIN CSL_CITATION { "citationItems" : [ { "id" : "ITEM-1", "itemData" : { "DOI" : "10.1111/j.1558-5646.2009.00942.x", "ISSN" : "00143820", "author" : [ { "dropping-particle" : "", "family" : "Vincent", "given" : "Mark D.", "non-dropping-particle" : "", "parse-names" : false, "suffix" : "" } ], "container-title" : "Evolution", "id" : "ITEM-1", "issue" : "4", "issued" : { "date-parts" : [ [ "2010", "12", "31" ] ] }, "page" : "1173-1183", "title" : "The Animal Within: Carcinogenesis and the Clonal Evolution of Cancer Cells Are Speciation Events Sensu Stricto", "type" : "article-journal", "volume" : "64" }, "uris" : [ "http://www.mendeley.com/documents/?uuid=349214be-03bd-4ce2-92e5-ed5de61af5c9" ] }, { "id" : "ITEM-2", "itemData" : { "DOI" : "10.1002/bies.201100049", "ISSN" : "1521-1878", "PMID" : "22105565", "abstract" : "Cancer viewed as a programmed, evolutionarily conserved life-form, rather than just a random series of disease-causing mutations, answers the rarely asked question of what the cancer cell is for, provides meaning for its otherwise mysterious suite of attributes, and encourages a different type of thinking about treatment. The broad but consistent spectrum of traits, well-recognized in all aggressive cancers, group naturally into three categories: taxonomy (\"phylogenation\"), atavism (\"re-primitivization\") and robustness (\"adaptive resilience\"). The parsimonious explanation is not convergent evolution, but the release of an highly conserved survival program, honed by the exigencies of the Pre-Cambrian, to which the cancer cell seems better adapted; and which is recreated within, and at great cost to, its host. Central to this program is the Warburg Effect, whose malign influence permeates well beyond aerobic glycolysis to include biomass interconversion and genomic heuristics. Warburg-type metabolism and genomic instability are targets whose therapeutic disablement is a major priority.", "author" : [ { "dropping-particle" : "", "family" : "Vincent", "given" : "Mark", "non-dropping-particle" : "", "parse-names" : false, "suffix" : "" } ], "container-title" : "BioEssays", "id" : "ITEM-2", "issue" : "1", "issued" : { "date-parts" : [ [ "2012", "1" ] ] }, "page" : "72-82", "title" : "Cancer: A de-repression of a default survival program common to all cells?: A life-history perspective on the nature of cancer.", "type" : "article-journal", "volume" : "34" }, "uris" : [ "http://www.mendeley.com/documents/?uuid=4ea9c9f0-1885-40a0-b515-25a5514d1082" ] } ], "mendeley" : { "formattedCitation" : "(M. D. Vincent, 2010; M. Vincent, 2012)", "manualFormatting" : "(Vincent, 2010; Vincent, 2012)", "plainTextFormattedCitation" : "(M. D. Vincent, 2010; M. Vincent, 2012)", "previouslyFormattedCitation" : "(M. D. Vincent, 2010; M. Vincent, 2012)" }, "properties" : { "noteIndex" : 0 }, "schema" : "https://github.com/citation-style-language/schema/raw/master/csl-citation.json" }</w:instrText>
      </w:r>
      <w:r w:rsidR="005169F9">
        <w:rPr>
          <w:rFonts w:cs="Times New Roman"/>
        </w:rPr>
        <w:fldChar w:fldCharType="separate"/>
      </w:r>
      <w:r w:rsidR="005169F9" w:rsidRPr="00AE5A0C">
        <w:rPr>
          <w:rFonts w:cs="Times New Roman"/>
          <w:noProof/>
        </w:rPr>
        <w:t>(Vincent, 2010; Vincent, 2012)</w:t>
      </w:r>
      <w:r w:rsidR="005169F9">
        <w:rPr>
          <w:rFonts w:cs="Times New Roman"/>
        </w:rPr>
        <w:fldChar w:fldCharType="end"/>
      </w:r>
      <w:r w:rsidRPr="00360E9B">
        <w:rPr>
          <w:rFonts w:cs="Times New Roman"/>
        </w:rPr>
        <w:t xml:space="preserve">. In this view, cancer cells are </w:t>
      </w:r>
      <w:r w:rsidR="005169F9">
        <w:rPr>
          <w:rFonts w:cs="Times New Roman"/>
        </w:rPr>
        <w:t xml:space="preserve">seen as exhibiting </w:t>
      </w:r>
      <w:r w:rsidRPr="00360E9B">
        <w:rPr>
          <w:rFonts w:cs="Times New Roman"/>
        </w:rPr>
        <w:t>attributes of holozoan opisthokonts, a clade which include</w:t>
      </w:r>
      <w:r w:rsidR="005169F9">
        <w:rPr>
          <w:rFonts w:cs="Times New Roman"/>
        </w:rPr>
        <w:t>s</w:t>
      </w:r>
      <w:r w:rsidRPr="00360E9B">
        <w:rPr>
          <w:rFonts w:cs="Times New Roman"/>
        </w:rPr>
        <w:t xml:space="preserve"> metazoans but exclude</w:t>
      </w:r>
      <w:r w:rsidR="005169F9">
        <w:rPr>
          <w:rFonts w:cs="Times New Roman"/>
        </w:rPr>
        <w:t>s</w:t>
      </w:r>
      <w:r w:rsidRPr="00360E9B">
        <w:rPr>
          <w:rFonts w:cs="Times New Roman"/>
        </w:rPr>
        <w:t xml:space="preserve"> fungi </w:t>
      </w:r>
      <w:r w:rsidR="006A34D6">
        <w:rPr>
          <w:rFonts w:cs="Times New Roman"/>
        </w:rPr>
        <w:fldChar w:fldCharType="begin" w:fldLock="1"/>
      </w:r>
      <w:r w:rsidR="001E7BFE">
        <w:rPr>
          <w:rFonts w:cs="Times New Roman"/>
        </w:rPr>
        <w:instrText>ADDIN CSL_CITATION { "citationItems" : [ { "id" : "ITEM-1", "itemData" : { "DOI" : "10.1111/j.1558-5646.2009.00942.x", "ISSN" : "00143820", "author" : [ { "dropping-particle" : "", "family" : "Vincent", "given" : "Mark D.", "non-dropping-particle" : "", "parse-names" : false, "suffix" : "" } ], "container-title" : "Evolution", "id" : "ITEM-1", "issue" : "4", "issued" : { "date-parts" : [ [ "2010", "12", "31" ] ] }, "page" : "1173-1183", "title" : "The Animal Within: Carcinogenesis and the Clonal Evolution of Cancer Cells Are Speciation Events Sensu Stricto", "type" : "article-journal", "volume" : "64" }, "uris" : [ "http://www.mendeley.com/documents/?uuid=349214be-03bd-4ce2-92e5-ed5de61af5c9" ] } ], "mendeley" : { "formattedCitation" : "(M. D. Vincent, 2010)", "manualFormatting" : "(Vincent, 2010)", "plainTextFormattedCitation" : "(M. D. Vincent, 2010)", "previouslyFormattedCitation" : "(M. D. Vincent, 2010)" }, "properties" : { "noteIndex" : 0 }, "schema" : "https://github.com/citation-style-language/schema/raw/master/csl-citation.json" }</w:instrText>
      </w:r>
      <w:r w:rsidR="006A34D6">
        <w:rPr>
          <w:rFonts w:cs="Times New Roman"/>
        </w:rPr>
        <w:fldChar w:fldCharType="separate"/>
      </w:r>
      <w:r w:rsidR="00AE5A0C" w:rsidRPr="00AE5A0C">
        <w:rPr>
          <w:rFonts w:cs="Times New Roman"/>
          <w:noProof/>
        </w:rPr>
        <w:t>(Vincent, 2010)</w:t>
      </w:r>
      <w:r w:rsidR="006A34D6">
        <w:rPr>
          <w:rFonts w:cs="Times New Roman"/>
        </w:rPr>
        <w:fldChar w:fldCharType="end"/>
      </w:r>
      <w:r w:rsidRPr="00360E9B">
        <w:rPr>
          <w:rFonts w:cs="Times New Roman"/>
        </w:rPr>
        <w:t xml:space="preserve">. </w:t>
      </w:r>
      <w:r w:rsidR="005169F9">
        <w:rPr>
          <w:rFonts w:cs="Times New Roman"/>
        </w:rPr>
        <w:t>A</w:t>
      </w:r>
      <w:r w:rsidR="005169F9" w:rsidRPr="00360E9B">
        <w:rPr>
          <w:rFonts w:cs="Times New Roman"/>
        </w:rPr>
        <w:t xml:space="preserve"> reversion to rudimentary colonial organisms, in the range of polyps, sponges and choanoflaggelates</w:t>
      </w:r>
      <w:r w:rsidR="005169F9">
        <w:rPr>
          <w:rFonts w:cs="Times New Roman"/>
        </w:rPr>
        <w:t xml:space="preserve"> has also been suggested </w:t>
      </w:r>
      <w:r w:rsidR="006A34D6">
        <w:rPr>
          <w:rFonts w:cs="Times New Roman"/>
        </w:rPr>
        <w:fldChar w:fldCharType="begin" w:fldLock="1"/>
      </w:r>
      <w:r w:rsidR="00120ECE">
        <w:rPr>
          <w:rFonts w:cs="Times New Roman"/>
        </w:rPr>
        <w:instrText>ADDIN CSL_CITATION { "citationItems" : [ { "id" : "ITEM-1", "itemData" : { "DOI" : "10.1088/1478-3975/8/1/015001.Cancer", "abstract" : "The genes of cellular cooperation that evolved with multicellularity about a billion years ago are the same genes that malfunction to cause cancer. We hypothesize that cancer is an atavistic condition that occurs when genetic or epigenetic malfunction unlocks an ancient \u201ctoolkit\u201d of pre- existing adaptations, re-establishing the dominance of an earlier layer of genes that controlled loose-knit colonies of only partially differentiated cells, similar to tumors. The existence of such a toolkit implies that the progress of the neoplasm in the host organism differs distinctively from normal Darwinian evolution. Comparative genomics and the phylogeny of basal metazoans, opisthokonta and basal multicellular eukaryotes should help identify the relevant genes and yield the order in which they evolved. This order will be a rough guide to the reverse order in which cancer develops, as mutations disrupt the genes of cellular cooperation. Our proposal is consistent with current understanding of cancer and explains the paradoxical rapidity with which cancer acquires a suite of mutually-supportive complex abilities. Finally we make several predictions and suggest ways to test this model.", "author" : [ { "dropping-particle" : "", "family" : "Davies", "given" : "P.C.W.", "non-dropping-particle" : "", "parse-names" : false, "suffix" : "" }, { "dropping-particle" : "", "family" : "Lineweaver", "given" : "C.H.", "non-dropping-particle" : "", "parse-names" : false, "suffix" : "" } ], "container-title" : "Physical biology", "id" : "ITEM-1", "issue" : "1", "issued" : { "date-parts" : [ [ "2011" ] ] }, "page" : "015001", "title" : "Cancer tumors as Metazoa 1.0: tapping genes of ancient ancestors", "type" : "article-journal", "volume" : "8" }, "uris" : [ "http://www.mendeley.com/documents/?uuid=a8fa8dcf-3400-4be6-9b12-a621ebcd03f5" ] } ], "mendeley" : { "formattedCitation" : "(Davies &amp; Lineweaver, 2011)", "plainTextFormattedCitation" : "(Davies &amp; Lineweaver, 2011)", "previouslyFormattedCitation" : "(Davies &amp; Lineweaver, 2011)" }, "properties" : { "noteIndex" : 0 }, "schema" : "https://github.com/citation-style-language/schema/raw/master/csl-citation.json" }</w:instrText>
      </w:r>
      <w:r w:rsidR="006A34D6">
        <w:rPr>
          <w:rFonts w:cs="Times New Roman"/>
        </w:rPr>
        <w:fldChar w:fldCharType="separate"/>
      </w:r>
      <w:r w:rsidR="00AE5A0C" w:rsidRPr="00AE5A0C">
        <w:rPr>
          <w:rFonts w:cs="Times New Roman"/>
          <w:noProof/>
        </w:rPr>
        <w:t>(Davies &amp; Lineweaver, 2011)</w:t>
      </w:r>
      <w:r w:rsidR="006A34D6">
        <w:rPr>
          <w:rFonts w:cs="Times New Roman"/>
        </w:rPr>
        <w:fldChar w:fldCharType="end"/>
      </w:r>
      <w:r w:rsidRPr="00360E9B">
        <w:rPr>
          <w:rFonts w:cs="Times New Roman"/>
        </w:rPr>
        <w:t xml:space="preserve">. On the other hand, some authors have gone as far as to define cancer as another species </w:t>
      </w:r>
      <w:r w:rsidR="005169F9">
        <w:rPr>
          <w:rFonts w:cs="Times New Roman"/>
        </w:rPr>
        <w:t>belonging to another phylum</w:t>
      </w:r>
      <w:r w:rsidRPr="00360E9B">
        <w:rPr>
          <w:rFonts w:cs="Times New Roman"/>
        </w:rPr>
        <w:t xml:space="preserve">, due to parallelisms with speciation mechanisms seen in bacteria and asexual species </w:t>
      </w:r>
      <w:r w:rsidR="006A34D6">
        <w:rPr>
          <w:rFonts w:cs="Times New Roman"/>
        </w:rPr>
        <w:fldChar w:fldCharType="begin" w:fldLock="1"/>
      </w:r>
      <w:r w:rsidR="001E7BFE">
        <w:rPr>
          <w:rFonts w:cs="Times New Roman"/>
        </w:rPr>
        <w:instrText>ADDIN CSL_CITATION { "citationItems" : [ { "id" : "ITEM-1", "itemData" : { "DOI" : "10.1111/j.1558-5646.2009.00942.x", "ISSN" : "00143820", "author" : [ { "dropping-particle" : "", "family" : "Vincent", "given" : "Mark D.", "non-dropping-particle" : "", "parse-names" : false, "suffix" : "" } ], "container-title" : "Evolution", "id" : "ITEM-1", "issue" : "4", "issued" : { "date-parts" : [ [ "2010", "12", "31" ] ] }, "page" : "1173-1183", "title" : "The Animal Within: Carcinogenesis and the Clonal Evolution of Cancer Cells Are Speciation Events Sensu Stricto", "type" : "article-journal", "volume" : "64" }, "uris" : [ "http://www.mendeley.com/documents/?uuid=349214be-03bd-4ce2-92e5-ed5de61af5c9" ] }, { "id" : "ITEM-2", "itemData" : { "DOI" : "10.1002/1097-0169(200010)47:2&lt;81::AID-CM1&gt;3.0.CO;2-#", "ISSN" : "0886-1544", "PMID" : "11013390", "abstract" : "The many complex phenotypes of cancer have all been attributed to \"somatic mutation.\" These phenotypes include anaplasia, autonomous growth, metastasis, abnormal cell morphology, DNA indices ranging from 0.5 to over 2, clonal origin but unstable and non-clonal karyotypes and phenotypes, abnormal centrosome numbers, immortality in vitro and in transplantation, spontaneous progression of malignancy, as well as the exceedingly slow kinetics from carcinogen to carcinogenesis of many months to decades. However, it has yet to be determined whether this mutation is aneuploidy, an abnormal number of chromosomes, or gene mutation. A century ago, Boveri proposed cancer is caused by aneuploidy, because it correlates with cancer and because it generates \"pathological\" phenotypes in sea urchins. But half a century later, when cancers were found to be non-clonal for aneuploidy, but clonal for somatic gene mutations, this hypothesis was abandoned. As a result aneuploidy is now generally viewed as a consequence, and mutated genes as a cause of cancer although, (1) many carcinogens do not mutate genes, (2) there is no functional proof that mutant genes cause cancer, and (3) mutation is fast but carcinogenesis is exceedingly slow. Intrigued by the enormous mutagenic potential of aneuploidy, we undertook biochemical and biological analyses of aneuploidy and gene mutation, which show that aneuploidy is probably the only mutation that can explain all aspects of carcinogenesis. On this basis we can now offer a coherent two-stage mechanism of carcinogenesis. In stage one, carcinogens cause aneuploidy, either by fragmenting chromosomes or by damaging the spindle apparatus. In stage two, ever new and eventually tumorigenic karyotypes evolve autocatalytically because aneuploidy destabilizes the karyotype, ie. causes genetic instability. Thus, cancer cells derive their unique and complex phenotypes from random chromosome number mutation, a process that is similar to regrouping assembly lines of a car factory and is analogous to speciation. The slow kinetics of carcinogenesis reflects the low probability of generating by random chromosome reassortments a karyotype that surpasses the viability of a normal cell, similar again to natural speciation. There is correlative and functional proof of principle: (1) solid cancers are aneuploid; (2) genotoxic and non-genotoxic carcinogens cause aneuploidy; (3) the biochemical phenotypes of cells are severely altered by aneuploidy affecting th\u2026", "author" : [ { "dropping-particle" : "", "family" : "Duesberg", "given" : "P", "non-dropping-particle" : "", "parse-names" : false, "suffix" : "" }, { "dropping-particle" : "", "family" : "Rasnick", "given" : "D", "non-dropping-particle" : "", "parse-names" : false, "suffix" : "" } ], "container-title" : "Cell motility and the cytoskeleton", "id" : "ITEM-2", "issue" : "2", "issued" : { "date-parts" : [ [ "2000", "10" ] ] }, "page" : "81-107", "title" : "Aneuploidy, the somatic mutation that makes cancer a species of its own.", "type" : "article-journal", "volume" : "47" }, "uris" : [ "http://www.mendeley.com/documents/?uuid=9e4db62d-f9a6-408e-ace2-087d0c41541c" ] } ], "mendeley" : { "formattedCitation" : "(Duesberg &amp; Rasnick, 2000; M. D. Vincent, 2010)", "manualFormatting" : "(Duesberg &amp; Rasnick, 2000; Vincent, 2010)", "plainTextFormattedCitation" : "(Duesberg &amp; Rasnick, 2000; M. D. Vincent, 2010)", "previouslyFormattedCitation" : "(Duesberg &amp; Rasnick, 2000; M. D. Vincent, 2010)" }, "properties" : { "noteIndex" : 0 }, "schema" : "https://github.com/citation-style-language/schema/raw/master/csl-citation.json" }</w:instrText>
      </w:r>
      <w:r w:rsidR="006A34D6">
        <w:rPr>
          <w:rFonts w:cs="Times New Roman"/>
        </w:rPr>
        <w:fldChar w:fldCharType="separate"/>
      </w:r>
      <w:r w:rsidR="00AE5A0C" w:rsidRPr="00AE5A0C">
        <w:rPr>
          <w:rFonts w:cs="Times New Roman"/>
          <w:noProof/>
        </w:rPr>
        <w:t>(Duesberg &amp; Rasnick, 2000; Vincent, 2010)</w:t>
      </w:r>
      <w:r w:rsidR="006A34D6">
        <w:rPr>
          <w:rFonts w:cs="Times New Roman"/>
        </w:rPr>
        <w:fldChar w:fldCharType="end"/>
      </w:r>
      <w:r w:rsidR="007B4834">
        <w:rPr>
          <w:rFonts w:cs="Times New Roman"/>
        </w:rPr>
        <w:t xml:space="preserve">. </w:t>
      </w:r>
    </w:p>
    <w:p w14:paraId="01E875A7" w14:textId="77777777" w:rsidR="0044584C" w:rsidRDefault="0044584C" w:rsidP="0044584C">
      <w:pPr>
        <w:pStyle w:val="Heading3"/>
        <w:spacing w:line="360" w:lineRule="auto"/>
      </w:pPr>
      <w:bookmarkStart w:id="11" w:name="_Toc404262876"/>
      <w:r>
        <w:lastRenderedPageBreak/>
        <w:t>Cells can lose features of multicellularity</w:t>
      </w:r>
      <w:bookmarkEnd w:id="11"/>
      <w:r>
        <w:t xml:space="preserve"> </w:t>
      </w:r>
    </w:p>
    <w:p w14:paraId="4DF6262A" w14:textId="545EC2A1" w:rsidR="0044584C" w:rsidRDefault="0044584C" w:rsidP="0044584C">
      <w:pPr>
        <w:spacing w:line="360" w:lineRule="auto"/>
        <w:jc w:val="both"/>
      </w:pPr>
      <w:r>
        <w:t xml:space="preserve">Although the association of cancer cells with unicellular life has been discussed mainly in theory, there are actually well-studied examples of cancer-related cells that </w:t>
      </w:r>
      <w:r w:rsidR="005169F9">
        <w:t xml:space="preserve">lose </w:t>
      </w:r>
      <w:r>
        <w:t xml:space="preserve">features of multicellularity, such as a differentiated state. </w:t>
      </w:r>
    </w:p>
    <w:p w14:paraId="7722F053" w14:textId="29C22399" w:rsidR="0044584C" w:rsidRDefault="0044584C" w:rsidP="0044584C">
      <w:pPr>
        <w:spacing w:line="360" w:lineRule="auto"/>
        <w:jc w:val="both"/>
      </w:pPr>
      <w:r>
        <w:t xml:space="preserve">In the stem cell model of cancer, tumours originate from a reduced number of cells with stem-cell like properties, named cancer stem cells, which </w:t>
      </w:r>
      <w:r w:rsidRPr="00AE5FB2">
        <w:t xml:space="preserve">have a large proliferative potential </w:t>
      </w:r>
      <w:r>
        <w:t>and are able to initiate tumour growth by generating progeny at varying degree</w:t>
      </w:r>
      <w:r w:rsidR="009815E4">
        <w:t>s</w:t>
      </w:r>
      <w:r>
        <w:t xml:space="preserve"> of differentiation </w:t>
      </w:r>
      <w:r>
        <w:fldChar w:fldCharType="begin" w:fldLock="1"/>
      </w:r>
      <w:r w:rsidR="00444A1B">
        <w:instrText>ADDIN CSL_CITATION { "citationItems" : [ { "id" : "ITEM-1", "itemData" : { "DOI" : "10.1016/j.bbcan.2012.03.009", "ISSN" : "0006-3002", "PMID" : "22495062", "abstract" : "Epigenetic mechanisms are the key component of the dynamic transcriptional programming that occurs along the process of differentiation from normal stem cells to more specialized cells. In the development of cancer and according to the cancer stem cell model, aberrant epigenetic changes may ensure the property of cancer cells to switch cancer stem cell markers on and off in order to generate a heterogeneous population of cells. The tumour will then be composed of tumourigenic (cancer stem cells) and non-tumourigenic (the side population that constitutes the bulk of the tumour) cells. Characterizing epigenetic landscapes may thus help discriminate aberrant marks (good candidates for tumour detection) from cancer stem cell specific profiles. In this review, we will give some insights about what epigenetics can teach us about the origin of cancer stem cells. We will also discuss how identification of epigenetic reprogramming may help designing new drugs that will specifically target cancer stem cells.", "author" : [ { "dropping-particle" : "", "family" : "Vincent", "given" : "Audrey", "non-dropping-particle" : "", "parse-names" : false, "suffix" : "" }, { "dropping-particle" : "", "family" : "Seuningen", "given" : "Isabelle", "non-dropping-particle" : "Van", "parse-names" : false, "suffix" : "" } ], "container-title" : "Biochimica et biophysica acta", "id" : "ITEM-1", "issue" : "1", "issued" : { "date-parts" : [ [ "2012", "8" ] ] }, "page" : "83-8", "publisher" : "Elsevier B.V.", "title" : "On the epigenetic origin of cancer stem cells.", "type" : "article-journal", "volume" : "1826" }, "uris" : [ "http://www.mendeley.com/documents/?uuid=3a3a352b-0bc7-4bd9-ab05-54ecd580543b" ] }, { "id" : "ITEM-2", "itemData" : { "DOI" : "10.1038/35102167", "ISSN" : "0028-0836", "PMID" : "11689955", "abstract" : "Stem cell biology has come of age. Unequivocal proof that stem cells exist in the haematopoietic system has given way to the prospective isolation of several tissue-specific stem and progenitor cells, the initial delineation of their properties and expressed genetic programmes, and the beginnings of their utility in regenerative medicine. Perhaps the most important and useful property of stem cells is that of self-renewal. Through this property, striking parallels can be found between stem cells and cancer cells: tumours may often originate from the transformation of normal stem cells, similar signalling pathways may regulate self-renewal in stem cells and cancer cells, and cancer cells may include 'cancer stem cells' - rare cells with indefinite potential for self-renewal that drive tumorigenesis.", "author" : [ { "dropping-particle" : "", "family" : "Reya", "given" : "T", "non-dropping-particle" : "", "parse-names" : false, "suffix" : "" }, { "dropping-particle" : "", "family" : "Morrison", "given" : "S J", "non-dropping-particle" : "", "parse-names" : false, "suffix" : "" }, { "dropping-particle" : "", "family" : "Clarke", "given" : "M F", "non-dropping-particle" : "", "parse-names" : false, "suffix" : "" }, { "dropping-particle" : "", "family" : "Weissman", "given" : "I L", "non-dropping-particle" : "", "parse-names" : false, "suffix" : "" } ], "container-title" : "Nature", "id" : "ITEM-2", "issue" : "6859", "issued" : { "date-parts" : [ [ "2001", "11", "1" ] ] }, "page" : "105-11", "title" : "Stem cells, cancer, and cancer stem cells.", "type" : "article-journal", "volume" : "414" }, "uris" : [ "http://www.mendeley.com/documents/?uuid=a3a16e22-c0a6-42e8-b94c-5851cabdf49f" ] } ], "mendeley" : { "formattedCitation" : "(Reya, Morrison, Clarke, &amp; Weissman, 2001; A. Vincent &amp; Van Seuningen, 2012)", "manualFormatting" : "(Reya, Morrison, Clarke, &amp; Weissman, 2001; Vincent &amp; Van Seuningen, 2012)", "plainTextFormattedCitation" : "(Reya, Morrison, Clarke, &amp; Weissman, 2001; A. Vincent &amp; Van Seuningen, 2012)", "previouslyFormattedCitation" : "(Reya, Morrison, Clarke, &amp; Weissman, 2001; A. Vincent &amp; Van Seuningen, 2012)" }, "properties" : { "noteIndex" : 0 }, "schema" : "https://github.com/citation-style-language/schema/raw/master/csl-citation.json" }</w:instrText>
      </w:r>
      <w:r>
        <w:fldChar w:fldCharType="separate"/>
      </w:r>
      <w:r w:rsidR="00AE5A0C" w:rsidRPr="00AE5A0C">
        <w:rPr>
          <w:noProof/>
        </w:rPr>
        <w:t>(Reya, Morrison, Clarke, &amp; Weissman, 2001; Vincent &amp; Van Seuningen, 2012)</w:t>
      </w:r>
      <w:r>
        <w:fldChar w:fldCharType="end"/>
      </w:r>
      <w:r>
        <w:t xml:space="preserve">. The exact origin of cancer stem cells has not been elucidated, but one hypothesis suggests that differentiated cells dedifferentiate to a stem-like state, with oncogenetic mutations being the drives of the dedifferentiation </w:t>
      </w:r>
      <w:r>
        <w:fldChar w:fldCharType="begin" w:fldLock="1"/>
      </w:r>
      <w:r w:rsidR="00120ECE">
        <w:instrText>ADDIN CSL_CITATION { "citationItems" : [ { "id" : "ITEM-1", "itemData" : { "DOI" : "10.1155/2014/842491", "ISSN" : "1537-744X", "PMID" : "24574924", "abstract" : "There is increasing evidence that the growth and spread of cancers is driven by a small subpopulation of cancer stem cells (CSCs)--the only cells that are capable of long-term self-renewal and generation of the phenotypically diverse tumor cell population. CSCs have been identified and isolated in a variety of human cancers including head and neck squamous cell carcinoma (HNSCC). The concept of cancer stem cells may have profound implications for our understanding of tumor biology and for the design of novel treatments targeted toward these cells. The present review is an attempt to conceptualize the role of CSCs in HNSCC--its implication in tumorigenesis and the possible additional approach in current treatment strategies.", "author" : [ { "dropping-particle" : "", "family" : "Shah", "given" : "Amit", "non-dropping-particle" : "", "parse-names" : false, "suffix" : "" }, { "dropping-particle" : "", "family" : "Patel", "given" : "Shilpa", "non-dropping-particle" : "", "parse-names" : false, "suffix" : "" }, { "dropping-particle" : "", "family" : "Pathak", "given" : "Jigna", "non-dropping-particle" : "", "parse-names" : false, "suffix" : "" }, { "dropping-particle" : "", "family" : "Swain", "given" : "Niharika", "non-dropping-particle" : "", "parse-names" : false, "suffix" : "" }, { "dropping-particle" : "", "family" : "Kumar", "given" : "Shwetha", "non-dropping-particle" : "", "parse-names" : false, "suffix" : "" } ], "container-title" : "The Scientific World Journal", "id" : "ITEM-1", "issued" : { "date-parts" : [ [ "2014", "1" ] ] }, "title" : "The evolving concepts of cancer stem cells in head and neck squamous cell carcinoma.", "type" : "article-journal", "volume" : "2014" }, "uris" : [ "http://www.mendeley.com/documents/?uuid=dc86c89b-e376-4772-af33-dde63ced97b4" ] } ], "mendeley" : { "formattedCitation" : "(Shah, Patel, Pathak, Swain, &amp; Kumar, 2014)", "plainTextFormattedCitation" : "(Shah, Patel, Pathak, Swain, &amp; Kumar, 2014)", "previouslyFormattedCitation" : "(Shah, Patel, Pathak, Swain, &amp; Kumar, 2014)" }, "properties" : { "noteIndex" : 0 }, "schema" : "https://github.com/citation-style-language/schema/raw/master/csl-citation.json" }</w:instrText>
      </w:r>
      <w:r>
        <w:fldChar w:fldCharType="separate"/>
      </w:r>
      <w:r w:rsidR="00AE5A0C" w:rsidRPr="00AE5A0C">
        <w:rPr>
          <w:noProof/>
        </w:rPr>
        <w:t>(Shah, Patel, Pathak, Swain, &amp; Kumar, 2014)</w:t>
      </w:r>
      <w:r>
        <w:fldChar w:fldCharType="end"/>
      </w:r>
      <w:r>
        <w:t>.</w:t>
      </w:r>
    </w:p>
    <w:p w14:paraId="126A938C" w14:textId="5547E0F5" w:rsidR="0044584C" w:rsidRDefault="0044584C" w:rsidP="0044584C">
      <w:pPr>
        <w:spacing w:line="360" w:lineRule="auto"/>
        <w:jc w:val="both"/>
      </w:pPr>
      <w:r>
        <w:t>The e</w:t>
      </w:r>
      <w:r w:rsidRPr="006A5E74">
        <w:t>p</w:t>
      </w:r>
      <w:r>
        <w:t xml:space="preserve">ithelial–mesenchymal (E-M) transition is a fundamental step during the embryonic development of metazoans </w:t>
      </w:r>
      <w:r>
        <w:fldChar w:fldCharType="begin" w:fldLock="1"/>
      </w:r>
      <w:r w:rsidR="00120ECE">
        <w:instrText>ADDIN CSL_CITATION { "citationItems" : [ { "id" : "ITEM-1", "itemData" : { "DOI" : "10.1038/nrc822", "ISSN" : "1474-175X", "PMID" : "12189386", "author" : [ { "dropping-particle" : "", "family" : "Thiery", "given" : "Jean Paul", "non-dropping-particle" : "", "parse-names" : false, "suffix" : "" } ], "container-title" : "Nature reviews. Cancer", "id" : "ITEM-1", "issue" : "6", "issued" : { "date-parts" : [ [ "2002", "6" ] ] }, "page" : "442-54", "title" : "Epithelial-mesenchymal transitions in tumour progression.", "type" : "article-journal", "volume" : "2" }, "uris" : [ "http://www.mendeley.com/documents/?uuid=163b663f-093e-4e5c-a4cf-0175a06736f1" ] } ], "mendeley" : { "formattedCitation" : "(Thiery, 2002)", "plainTextFormattedCitation" : "(Thiery, 2002)", "previouslyFormattedCitation" : "(Thiery, 2002)" }, "properties" : { "noteIndex" : 0 }, "schema" : "https://github.com/citation-style-language/schema/raw/master/csl-citation.json" }</w:instrText>
      </w:r>
      <w:r>
        <w:fldChar w:fldCharType="separate"/>
      </w:r>
      <w:r w:rsidR="00AE5A0C" w:rsidRPr="00AE5A0C">
        <w:rPr>
          <w:noProof/>
        </w:rPr>
        <w:t>(Thiery, 2002)</w:t>
      </w:r>
      <w:r>
        <w:fldChar w:fldCharType="end"/>
      </w:r>
      <w:r>
        <w:t xml:space="preserve">. During this transition, loss of the highly structural epithelial tissue and the acquisition of the loosely organized phenotype of mesenchymal cells are driven by the loss of cell polarity and cell-cell adhesion, together with new migratory properties </w:t>
      </w:r>
      <w:r>
        <w:fldChar w:fldCharType="begin" w:fldLock="1"/>
      </w:r>
      <w:r w:rsidR="00120ECE">
        <w:instrText>ADDIN CSL_CITATION { "citationItems" : [ { "id" : "ITEM-1", "itemData" : { "DOI" : "10.1016/j.cell.2009.11.007", "ISSN" : "1097-4172", "PMID" : "19945376", "abstract" : "The epithelial to mesenchymal transition (EMT) plays crucial roles in the formation of the body plan and in the differentiation of multiple tissues and organs. EMT also contributes to tissue repair, but it can adversely cause organ fibrosis and promote carcinoma progression through a variety of mechanisms. EMT endows cells with migratory and invasive properties, induces stem cell properties, prevents apoptosis and senescence, and contributes to immunosuppression. Thus, the mesenchymal state is associated with the capacity of cells to migrate to distant organs and maintain stemness, allowing their subsequent differentiation into multiple cell types during development and the initiation of metastasis.", "author" : [ { "dropping-particle" : "", "family" : "Thiery", "given" : "Jean Paul", "non-dropping-particle" : "", "parse-names" : false, "suffix" : "" }, { "dropping-particle" : "", "family" : "Acloque", "given" : "Herv\u00e9", "non-dropping-particle" : "", "parse-names" : false, "suffix" : "" }, { "dropping-particle" : "", "family" : "Huang", "given" : "Ruby Y J", "non-dropping-particle" : "", "parse-names" : false, "suffix" : "" }, { "dropping-particle" : "", "family" : "Nieto", "given" : "M Angela", "non-dropping-particle" : "", "parse-names" : false, "suffix" : "" } ], "container-title" : "Cell", "id" : "ITEM-1", "issue" : "5", "issued" : { "date-parts" : [ [ "2009", "11", "25" ] ] }, "page" : "871-90", "title" : "Epithelial-mesenchymal transitions in development and disease.", "type" : "article-journal", "volume" : "139" }, "uris" : [ "http://www.mendeley.com/documents/?uuid=5d99822b-5c36-453e-bdaa-164a69e2a026" ] } ], "mendeley" : { "formattedCitation" : "(Thiery, Acloque, Huang, &amp; Nieto, 2009)", "plainTextFormattedCitation" : "(Thiery, Acloque, Huang, &amp; Nieto, 2009)", "previouslyFormattedCitation" : "(Thiery, Acloque, Huang, &amp; Nieto, 2009)" }, "properties" : { "noteIndex" : 0 }, "schema" : "https://github.com/citation-style-language/schema/raw/master/csl-citation.json" }</w:instrText>
      </w:r>
      <w:r>
        <w:fldChar w:fldCharType="separate"/>
      </w:r>
      <w:r w:rsidR="00AE5A0C" w:rsidRPr="00AE5A0C">
        <w:rPr>
          <w:noProof/>
        </w:rPr>
        <w:t>(Thiery, Acloque, Huang, &amp; Nieto, 2009)</w:t>
      </w:r>
      <w:r>
        <w:fldChar w:fldCharType="end"/>
      </w:r>
      <w:r>
        <w:t xml:space="preserve">, suggesting the loss of cell multicellular properties. The E-M transition has been found to generate cancer stem cells  </w:t>
      </w:r>
      <w:r>
        <w:fldChar w:fldCharType="begin" w:fldLock="1"/>
      </w:r>
      <w:r w:rsidR="00120ECE">
        <w:instrText>ADDIN CSL_CITATION { "citationItems" : [ { "id" : "ITEM-1", "itemData" : { "DOI" : "10.1016/j.cell.2008.03.027", "ISSN" : "1097-4172", "PMID" : "18485877", "abstract" : "The epithelial-mesenchymal transition (EMT) is a key developmental program that is often activated during cancer invasion and metastasis. We here report that the induction of an EMT in immortalized human mammary epithelial cells (HMLEs) results in the acquisition of mesenchymal traits and in the expression of stem-cell markers. Furthermore, we show that those cells have an increased ability to form mammospheres, a property associated with mammary epithelial stem cells. Independent of this, stem cell-like cells isolated from HMLE cultures form mammospheres and express markers similar to those of HMLEs that have undergone an EMT. Moreover, stem-like cells isolated either from mouse or human mammary glands or mammary carcinomas express EMT markers. Finally, transformed human mammary epithelial cells that have undergone an EMT form mammospheres, soft agar colonies, and tumors more efficiently. These findings illustrate a direct link between the EMT and the gain of epithelial stem cell properties.", "author" : [ { "dropping-particle" : "", "family" : "Mani", "given" : "Sendurai a", "non-dropping-particle" : "", "parse-names" : false, "suffix" : "" }, { "dropping-particle" : "", "family" : "Guo", "given" : "Wenjun", "non-dropping-particle" : "", "parse-names" : false, "suffix" : "" }, { "dropping-particle" : "", "family" : "Liao", "given" : "Mai-Jing", "non-dropping-particle" : "", "parse-names" : false, "suffix" : "" }, { "dropping-particle" : "", "family" : "Eaton", "given" : "Elinor Ng", "non-dropping-particle" : "", "parse-names" : false, "suffix" : "" }, { "dropping-particle" : "", "family" : "Ayyanan", "given" : "Ayyakkannu", "non-dropping-particle" : "", "parse-names" : false, "suffix" : "" }, { "dropping-particle" : "", "family" : "Zhou", "given" : "Alicia Y", "non-dropping-particle" : "", "parse-names" : false, "suffix" : "" }, { "dropping-particle" : "", "family" : "Brooks", "given" : "Mary", "non-dropping-particle" : "", "parse-names" : false, "suffix" : "" }, { "dropping-particle" : "", "family" : "Reinhard", "given" : "Ferenc", "non-dropping-particle" : "", "parse-names" : false, "suffix" : "" }, { "dropping-particle" : "", "family" : "Zhang", "given" : "Cheng Cheng", "non-dropping-particle" : "", "parse-names" : false, "suffix" : "" }, { "dropping-particle" : "", "family" : "Shipitsin", "given" : "Michail", "non-dropping-particle" : "", "parse-names" : false, "suffix" : "" }, { "dropping-particle" : "", "family" : "Campbell", "given" : "Lauren L", "non-dropping-particle" : "", "parse-names" : false, "suffix" : "" }, { "dropping-particle" : "", "family" : "Polyak", "given" : "Kornelia", "non-dropping-particle" : "", "parse-names" : false, "suffix" : "" }, { "dropping-particle" : "", "family" : "Brisken", "given" : "Cathrin", "non-dropping-particle" : "", "parse-names" : false, "suffix" : "" }, { "dropping-particle" : "", "family" : "Yang", "given" : "Jing", "non-dropping-particle" : "", "parse-names" : false, "suffix" : "" }, { "dropping-particle" : "", "family" : "Weinberg", "given" : "Robert a", "non-dropping-particle" : "", "parse-names" : false, "suffix" : "" } ], "container-title" : "Cell", "id" : "ITEM-1", "issue" : "4", "issued" : { "date-parts" : [ [ "2008", "5", "16" ] ] }, "page" : "704-15", "title" : "The epithelial-mesenchymal transition generates cells with properties of stem cells.", "type" : "article-journal", "volume" : "133" }, "uris" : [ "http://www.mendeley.com/documents/?uuid=3f975178-0a91-4293-9671-812de5262778" ] } ], "mendeley" : { "formattedCitation" : "(Mani et al., 2008)", "plainTextFormattedCitation" : "(Mani et al., 2008)", "previouslyFormattedCitation" : "(Mani et al., 2008)" }, "properties" : { "noteIndex" : 0 }, "schema" : "https://github.com/citation-style-language/schema/raw/master/csl-citation.json" }</w:instrText>
      </w:r>
      <w:r>
        <w:fldChar w:fldCharType="separate"/>
      </w:r>
      <w:r w:rsidR="00AE5A0C" w:rsidRPr="00AE5A0C">
        <w:rPr>
          <w:noProof/>
        </w:rPr>
        <w:t>(Mani et al., 2008)</w:t>
      </w:r>
      <w:r>
        <w:fldChar w:fldCharType="end"/>
      </w:r>
      <w:r>
        <w:t xml:space="preserve">,  as mesenchyma cells are able to generate multiple cell types </w:t>
      </w:r>
      <w:r>
        <w:fldChar w:fldCharType="begin" w:fldLock="1"/>
      </w:r>
      <w:r w:rsidR="00120ECE">
        <w:instrText>ADDIN CSL_CITATION { "citationItems" : [ { "id" : "ITEM-1", "itemData" : { "DOI" : "10.1016/j.cell.2009.11.007", "ISSN" : "1097-4172", "PMID" : "19945376", "abstract" : "The epithelial to mesenchymal transition (EMT) plays crucial roles in the formation of the body plan and in the differentiation of multiple tissues and organs. EMT also contributes to tissue repair, but it can adversely cause organ fibrosis and promote carcinoma progression through a variety of mechanisms. EMT endows cells with migratory and invasive properties, induces stem cell properties, prevents apoptosis and senescence, and contributes to immunosuppression. Thus, the mesenchymal state is associated with the capacity of cells to migrate to distant organs and maintain stemness, allowing their subsequent differentiation into multiple cell types during development and the initiation of metastasis.", "author" : [ { "dropping-particle" : "", "family" : "Thiery", "given" : "Jean Paul", "non-dropping-particle" : "", "parse-names" : false, "suffix" : "" }, { "dropping-particle" : "", "family" : "Acloque", "given" : "Herv\u00e9", "non-dropping-particle" : "", "parse-names" : false, "suffix" : "" }, { "dropping-particle" : "", "family" : "Huang", "given" : "Ruby Y J", "non-dropping-particle" : "", "parse-names" : false, "suffix" : "" }, { "dropping-particle" : "", "family" : "Nieto", "given" : "M Angela", "non-dropping-particle" : "", "parse-names" : false, "suffix" : "" } ], "container-title" : "Cell", "id" : "ITEM-1", "issue" : "5", "issued" : { "date-parts" : [ [ "2009", "11", "25" ] ] }, "page" : "871-90", "title" : "Epithelial-mesenchymal transitions in development and disease.", "type" : "article-journal", "volume" : "139" }, "uris" : [ "http://www.mendeley.com/documents/?uuid=5d99822b-5c36-453e-bdaa-164a69e2a026" ] } ], "mendeley" : { "formattedCitation" : "(Thiery et al., 2009)", "plainTextFormattedCitation" : "(Thiery et al., 2009)", "previouslyFormattedCitation" : "(Thiery et al., 2009)" }, "properties" : { "noteIndex" : 0 }, "schema" : "https://github.com/citation-style-language/schema/raw/master/csl-citation.json" }</w:instrText>
      </w:r>
      <w:r>
        <w:fldChar w:fldCharType="separate"/>
      </w:r>
      <w:r w:rsidR="00AE5A0C" w:rsidRPr="00AE5A0C">
        <w:rPr>
          <w:noProof/>
        </w:rPr>
        <w:t>(Thiery et al., 2009)</w:t>
      </w:r>
      <w:r>
        <w:fldChar w:fldCharType="end"/>
      </w:r>
      <w:r>
        <w:t xml:space="preserve">. Furthermore, pathways related to the E-M transition have been identified in tumour models </w:t>
      </w:r>
      <w:r>
        <w:fldChar w:fldCharType="begin" w:fldLock="1"/>
      </w:r>
      <w:r w:rsidR="00120ECE">
        <w:instrText>ADDIN CSL_CITATION { "citationItems" : [ { "id" : "ITEM-1", "itemData" : { "DOI" : "10.1016/j.ceb.2005.08.001", "ISSN" : "0955-0674", "PMID" : "16098727", "abstract" : "Epithelial-mesenchymal transitions (EMTs) occur as key steps during embryonic morphogenesis, and are now implicated in the progression of primary tumors towards metastases. Recent advances have fostered a more detailed understanding of molecular mechanisms and networks governing EMT in tumor progression. Besides TGFbeta and RTK/Ras signaling, autocrine factors and Wnt-, Notch-, Hedgehog- and NF-kappaB-dependent pathways were found to contribute to EMT. Repression of E-cadherin by transcriptional regulators such as Snail or Twist emerges as one critical step driving EMT, and this stage is currently being molecularly linked with many of the new players. Increasing evidence suggests that EMT plays a specific role in the migration of cells from a primary tumor into the circulation and may provide a rationale for developing more effective cancer therapies.", "author" : [ { "dropping-particle" : "", "family" : "Huber", "given" : "Margit a", "non-dropping-particle" : "", "parse-names" : false, "suffix" : "" }, { "dropping-particle" : "", "family" : "Kraut", "given" : "Norbert", "non-dropping-particle" : "", "parse-names" : false, "suffix" : "" }, { "dropping-particle" : "", "family" : "Beug", "given" : "Hartmut", "non-dropping-particle" : "", "parse-names" : false, "suffix" : "" } ], "container-title" : "Current opinion in cell biology", "id" : "ITEM-1", "issue" : "5", "issued" : { "date-parts" : [ [ "2005", "10" ] ] }, "page" : "548-58", "title" : "Molecular requirements for epithelial-mesenchymal transition during tumor progression.", "type" : "article-journal", "volume" : "17" }, "uris" : [ "http://www.mendeley.com/documents/?uuid=b3c06c8c-fb12-419b-b49b-80bf62f16bf7" ] } ], "mendeley" : { "formattedCitation" : "(Huber, Kraut, &amp; Beug, 2005)", "plainTextFormattedCitation" : "(Huber, Kraut, &amp; Beug, 2005)", "previouslyFormattedCitation" : "(Huber, Kraut, &amp; Beug, 2005)" }, "properties" : { "noteIndex" : 0 }, "schema" : "https://github.com/citation-style-language/schema/raw/master/csl-citation.json" }</w:instrText>
      </w:r>
      <w:r>
        <w:fldChar w:fldCharType="separate"/>
      </w:r>
      <w:r w:rsidR="00AE5A0C" w:rsidRPr="00AE5A0C">
        <w:rPr>
          <w:noProof/>
        </w:rPr>
        <w:t>(Huber, Kraut, &amp; Beug, 2005)</w:t>
      </w:r>
      <w:r>
        <w:fldChar w:fldCharType="end"/>
      </w:r>
      <w:r>
        <w:t>, and molecules essential for cell adhesion that are lost during this process</w:t>
      </w:r>
      <w:r w:rsidR="005169F9">
        <w:t xml:space="preserve"> </w:t>
      </w:r>
      <w:r>
        <w:t xml:space="preserve">are also an integral part of cancer progression and metastasis </w:t>
      </w:r>
      <w:r>
        <w:fldChar w:fldCharType="begin" w:fldLock="1"/>
      </w:r>
      <w:r w:rsidR="00120ECE">
        <w:instrText>ADDIN CSL_CITATION { "citationItems" : [ { "id" : "ITEM-1", "itemData" : { "DOI" : "10.1038/nrc822", "ISSN" : "1474-175X", "PMID" : "12189386", "author" : [ { "dropping-particle" : "", "family" : "Thiery", "given" : "Jean Paul", "non-dropping-particle" : "", "parse-names" : false, "suffix" : "" } ], "container-title" : "Nature reviews. Cancer", "id" : "ITEM-1", "issue" : "6", "issued" : { "date-parts" : [ [ "2002", "6" ] ] }, "page" : "442-54", "title" : "Epithelial-mesenchymal transitions in tumour progression.", "type" : "article-journal", "volume" : "2" }, "uris" : [ "http://www.mendeley.com/documents/?uuid=163b663f-093e-4e5c-a4cf-0175a06736f1" ] } ], "mendeley" : { "formattedCitation" : "(Thiery, 2002)", "plainTextFormattedCitation" : "(Thiery, 2002)", "previouslyFormattedCitation" : "(Thiery, 2002)" }, "properties" : { "noteIndex" : 0 }, "schema" : "https://github.com/citation-style-language/schema/raw/master/csl-citation.json" }</w:instrText>
      </w:r>
      <w:r>
        <w:fldChar w:fldCharType="separate"/>
      </w:r>
      <w:r w:rsidR="00AE5A0C" w:rsidRPr="00AE5A0C">
        <w:rPr>
          <w:noProof/>
        </w:rPr>
        <w:t>(Thiery, 2002)</w:t>
      </w:r>
      <w:r>
        <w:fldChar w:fldCharType="end"/>
      </w:r>
      <w:r>
        <w:t>.</w:t>
      </w:r>
    </w:p>
    <w:p w14:paraId="1DAB0AD9" w14:textId="79D93389" w:rsidR="0044584C" w:rsidRDefault="0044584C" w:rsidP="0044584C">
      <w:pPr>
        <w:spacing w:line="360" w:lineRule="auto"/>
        <w:jc w:val="both"/>
      </w:pPr>
      <w:r>
        <w:t xml:space="preserve">Finally, retainment of the pluripotent capacity of differentiated cells is exemplified by induced pluripotent stem cells (iPSC) in adult somatic cells. The transduction of certain transcription factors </w:t>
      </w:r>
      <w:r w:rsidR="005169F9">
        <w:t>is</w:t>
      </w:r>
      <w:r>
        <w:t xml:space="preserve"> enough for de-differentiation and to acquire features of </w:t>
      </w:r>
      <w:r w:rsidRPr="00C778A2">
        <w:t>human embryonic stem cells</w:t>
      </w:r>
      <w:r>
        <w:t xml:space="preserve">, as well as proliferating extensively and being inducible to differentiate into other cell types </w:t>
      </w:r>
      <w:r>
        <w:fldChar w:fldCharType="begin" w:fldLock="1"/>
      </w:r>
      <w:r w:rsidR="00120ECE">
        <w:instrText>ADDIN CSL_CITATION { "citationItems" : [ { "id" : "ITEM-1", "itemData" : { "DOI" : "10.1016/j.cell.2007.11.019", "ISSN" : "0092-8674", "PMID" : "18035408", "abstract" : "Successful reprogramming of differentiated human somatic cells into a pluripotent state would allow creation of patient- and disease-specific stem cells. We previously reported generation of induced pluripotent stem (iPS) cells, capable of germline transmission, from mouse somatic cells by transduction of four defined transcription factors. Here, we demonstrate the generation of iPS cells from adult human dermal fibroblasts with the same four factors: Oct3/4, Sox2, Klf4, and c-Myc. Human iPS cells were similar to human embryonic stem (ES) cells in morphology, proliferation, surface antigens, gene expression, epigenetic status of pluripotent cell-specific genes, and telomerase activity. Furthermore, these cells could differentiate into cell types of the three germ layers in vitro and in teratomas. These findings demonstrate that iPS cells can be generated from adult human fibroblasts.", "author" : [ { "dropping-particle" : "", "family" : "Takahashi", "given" : "Kazutoshi", "non-dropping-particle" : "", "parse-names" : false, "suffix" : "" }, { "dropping-particle" : "", "family" : "Tanabe", "given" : "Koji", "non-dropping-particle" : "", "parse-names" : false, "suffix" : "" }, { "dropping-particle" : "", "family" : "Ohnuki", "given" : "Mari", "non-dropping-particle" : "", "parse-names" : false, "suffix" : "" }, { "dropping-particle" : "", "family" : "Narita", "given" : "Megumi", "non-dropping-particle" : "", "parse-names" : false, "suffix" : "" }, { "dropping-particle" : "", "family" : "Ichisaka", "given" : "Tomoko", "non-dropping-particle" : "", "parse-names" : false, "suffix" : "" }, { "dropping-particle" : "", "family" : "Tomoda", "given" : "Kiichiro", "non-dropping-particle" : "", "parse-names" : false, "suffix" : "" }, { "dropping-particle" : "", "family" : "Yamanaka", "given" : "Shinya", "non-dropping-particle" : "", "parse-names" : false, "suffix" : "" } ], "container-title" : "Cell", "id" : "ITEM-1", "issue" : "5", "issued" : { "date-parts" : [ [ "2007", "11", "30" ] ] }, "page" : "861-72", "title" : "Induction of pluripotent stem cells from adult human fibroblasts by defined factors.", "type" : "article-journal", "volume" : "131" }, "uris" : [ "http://www.mendeley.com/documents/?uuid=fa13b4f2-782c-4c4d-b09a-11e96b783bd0" ] } ], "mendeley" : { "formattedCitation" : "(Takahashi et al., 2007)", "plainTextFormattedCitation" : "(Takahashi et al., 2007)", "previouslyFormattedCitation" : "(Takahashi et al., 2007)" }, "properties" : { "noteIndex" : 0 }, "schema" : "https://github.com/citation-style-language/schema/raw/master/csl-citation.json" }</w:instrText>
      </w:r>
      <w:r>
        <w:fldChar w:fldCharType="separate"/>
      </w:r>
      <w:r w:rsidR="00AE5A0C" w:rsidRPr="00AE5A0C">
        <w:rPr>
          <w:noProof/>
        </w:rPr>
        <w:t>(Takahashi et al., 2007)</w:t>
      </w:r>
      <w:r>
        <w:fldChar w:fldCharType="end"/>
      </w:r>
      <w:r>
        <w:t xml:space="preserve">. Additionally, iPSC have been shown to have tumorogenic properties, creating a link between iPSC and cancer stem cells </w:t>
      </w:r>
      <w:r>
        <w:fldChar w:fldCharType="begin" w:fldLock="1"/>
      </w:r>
      <w:r w:rsidR="00120ECE">
        <w:instrText>ADDIN CSL_CITATION { "citationItems" : [ { "id" : "ITEM-1", "itemData" : { "DOI" : "10.1038/onc.2012.614", "ISSN" : "1476-5594", "PMID" : "23318426", "abstract" : "Cancer stem cells (CSCs), a small and elusive population of undifferentiated cancer cells within tumors that drive tumor growth and recurrence, are believed to resemble normal stem cells. Although surrogate markers have been identified and compelling CSC theoretical models abound, actual proof for the existence of CSCs can only be had retrospectively. Hence, great store has come to be placed in isolating CSCs from cancers for in-depth analysis. On the other hand, although induced pluripotent stem cells (iPSCs) hold great promise for regenerative medicine, concern exists over the inadvertent co-transplantation of partially or undifferentiated stem cells with tumorigenic capacity. Here we demonstrate that the introduction of defined reprogramming factors (OCT4, SOX2, Klf4 and c-Myc) into MCF-10A nontumorigenic mammary epithelial cells, followed by partial differentiation, transforms the bulk of cells into tumorigenic CD44(+)/CD24(low) cells with CSC properties, termed here as induced CSC-like-10A or iCSCL-10A cells. These reprogrammed cells display a malignant phenotype in culture and form tumors of multiple lineages when injected into immunocompromised mice. Compared with other transformed cell lines, cultured iCSCL-10A cells exhibit increased resistance to the chemotherapeutic compounds, Taxol and Actinomycin D, but higher susceptibility to the CSC-selective agent Salinomycin and the Pin1 inhibitor Juglone. Restored expression of the cyclin-dependent kinase inhibitor p16INK4a abrogated the CSC properties of iCSCL-10A cells, by inducing cellular senescence. This study provides some insight into the potential oncogenicity that may arise via cellular reprogramming, and could represent a valuable in vitro model for studying the phenotypic traits of CSCs per se.", "author" : [ { "dropping-particle" : "", "family" : "Nishi", "given" : "M", "non-dropping-particle" : "", "parse-names" : false, "suffix" : "" }, { "dropping-particle" : "", "family" : "Sakai", "given" : "Y", "non-dropping-particle" : "", "parse-names" : false, "suffix" : "" }, { "dropping-particle" : "", "family" : "Akutsu", "given" : "H", "non-dropping-particle" : "", "parse-names" : false, "suffix" : "" }, { "dropping-particle" : "", "family" : "Nagashima", "given" : "Y", "non-dropping-particle" : "", "parse-names" : false, "suffix" : "" }, { "dropping-particle" : "", "family" : "Quinn", "given" : "G", "non-dropping-particle" : "", "parse-names" : false, "suffix" : "" }, { "dropping-particle" : "", "family" : "Masui", "given" : "S", "non-dropping-particle" : "", "parse-names" : false, "suffix" : "" }, { "dropping-particle" : "", "family" : "Kimura", "given" : "H", "non-dropping-particle" : "", "parse-names" : false, "suffix" : "" }, { "dropping-particle" : "", "family" : "Perrem", "given" : "K", "non-dropping-particle" : "", "parse-names" : false, "suffix" : "" }, { "dropping-particle" : "", "family" : "Umezawa", "given" : "a", "non-dropping-particle" : "", "parse-names" : false, "suffix" : "" }, { "dropping-particle" : "", "family" : "Yamamoto", "given" : "N", "non-dropping-particle" : "", "parse-names" : false, "suffix" : "" }, { "dropping-particle" : "", "family" : "Lee", "given" : "S W", "non-dropping-particle" : "", "parse-names" : false, "suffix" : "" }, { "dropping-particle" : "", "family" : "Ryo", "given" : "a", "non-dropping-particle" : "", "parse-names" : false, "suffix" : "" } ], "container-title" : "Oncogene", "id" : "ITEM-1", "issue" : "5", "issued" : { "date-parts" : [ [ "2014", "1", "30" ] ] }, "page" : "643-52", "publisher" : "Nature Publishing Group", "title" : "Induction of cells with cancer stem cell properties from nontumorigenic human mammary epithelial cells by defined reprogramming factors.", "type" : "article-journal", "volume" : "33" }, "uris" : [ "http://www.mendeley.com/documents/?uuid=1efb85e3-6e69-4f99-8bb8-a245066f970a" ] }, { "id" : "ITEM-2", "itemData" : { "DOI" : "10.1371/journal.pone.0033544", "ISSN" : "1932-6203", "PMID" : "22511923", "abstract" : "Cancer stem cells (CSCs) are capable of continuous proliferation and self-renewal and are proposed to play significant roles in oncogenesis, tumor growth, metastasis and cancer recurrence. CSCs are considered derived from normal stem cells affected by the tumor microenvironment although the mechanism of development is not clear yet. In 2007, Yamanaka's group succeeded in generating Nanog mouse induced pluripotent stem (miPS) cells, in which green fluorescent protein (GFP) has been inserted into the 5'-untranslated region of the Nanog gene. Usually, iPS cells, just like embryonic stem cells, are considered to be induced into progenitor cells, which differentiate into various normal phenotypes depending on the normal niche. We hypothesized that CSCs could be derived from Nanog miPS cells in the conditioned culture medium of cancer cell lines, which is a mimic of carcinoma microenvironment. As a result, the Nanog miPS cells treated with the conditioned medium of mouse Lewis lung carcinoma acquired characteristics of CSCs, in that they formed spheroids expressing GFP in suspension culture, and had a high tumorigenicity in Balb/c nude mice exhibiting angiogenesis in vivo. In addition, these iPS-derived CSCs had a capacity of self-renewal and expressed the marker genes, Nanog, Rex1, Eras, Esg1 and Cripto, associated with stem cell properties and an undifferentiated state. Thus we concluded that a model of CSCs was originally developed from miPS cells and proposed the conditioned culture medium of cancer cell lines might perform as niche for producing CSCs. The model of CSCs and the procedure of their establishment will help study the genetic alterations and the secreted factors in the tumor microenvironment which convert miPS cells to CSCs. Furthermore, the identification of potentially bona fide markers of CSCs, which will help the development of novel anti-cancer therapies, might be possible though the CSC model.", "author" : [ { "dropping-particle" : "", "family" : "Chen", "given" : "Ling", "non-dropping-particle" : "", "parse-names" : false, "suffix" : "" }, { "dropping-particle" : "", "family" : "Kasai", "given" : "Tomonari", "non-dropping-particle" : "", "parse-names" : false, "suffix" : "" }, { "dropping-particle" : "", "family" : "Li", "given" : "Yueguang", "non-dropping-particle" : "", "parse-names" : false, "suffix" : "" }, { "dropping-particle" : "", "family" : "Sugii", "given" : "Yuh", "non-dropping-particle" : "", "parse-names" : false, "suffix" : "" }, { "dropping-particle" : "", "family" : "Jin", "given" : "Guoliang", "non-dropping-particle" : "", "parse-names" : false, "suffix" : "" }, { "dropping-particle" : "", "family" : "Okada", "given" : "Masashi", "non-dropping-particle" : "", "parse-names" : false, "suffix" : "" }, { "dropping-particle" : "", "family" : "Vaidyanath", "given" : "Arun", "non-dropping-particle" : "", "parse-names" : false, "suffix" : "" }, { "dropping-particle" : "", "family" : "Mizutani", "given" : "Akifumi", "non-dropping-particle" : "", "parse-names" : false, "suffix" : "" }, { "dropping-particle" : "", "family" : "Satoh", "given" : "Ayano", "non-dropping-particle" : "", "parse-names" : false, "suffix" : "" }, { "dropping-particle" : "", "family" : "Kudoh", "given" : "Takayuki", "non-dropping-particle" : "", "parse-names" : false, "suffix" : "" }, { "dropping-particle" : "", "family" : "Hendrix", "given" : "Mary J C", "non-dropping-particle" : "", "parse-names" : false, "suffix" : "" }, { "dropping-particle" : "", "family" : "Salomon", "given" : "David S", "non-dropping-particle" : "", "parse-names" : false, "suffix" : "" }, { "dropping-particle" : "", "family" : "Fu", "given" : "Li", "non-dropping-particle" : "", "parse-names" : false, "suffix" : "" }, { "dropping-particle" : "", "family" : "Seno", "given" : "Masaharu", "non-dropping-particle" : "", "parse-names" : false, "suffix" : "" } ], "container-title" : "PloS one", "id" : "ITEM-2", "issue" : "4", "issued" : { "date-parts" : [ [ "2012", "1" ] ] }, "page" : "e33544", "title" : "A model of cancer stem cells derived from mouse induced pluripotent stem cells.", "type" : "article-journal", "volume" : "7" }, "uris" : [ "http://www.mendeley.com/documents/?uuid=c9563fec-f2ba-45b9-bc44-5e54ad18c0ac" ] } ], "mendeley" : { "formattedCitation" : "(Chen et al., 2012; Nishi et al., 2014)", "plainTextFormattedCitation" : "(Chen et al., 2012; Nishi et al., 2014)", "previouslyFormattedCitation" : "(Chen et al., 2012; Nishi et al., 2014)" }, "properties" : { "noteIndex" : 0 }, "schema" : "https://github.com/citation-style-language/schema/raw/master/csl-citation.json" }</w:instrText>
      </w:r>
      <w:r>
        <w:fldChar w:fldCharType="separate"/>
      </w:r>
      <w:r w:rsidR="00AE5A0C" w:rsidRPr="00AE5A0C">
        <w:rPr>
          <w:noProof/>
        </w:rPr>
        <w:t>(Chen et al., 2012; Nishi et al., 2014)</w:t>
      </w:r>
      <w:r>
        <w:fldChar w:fldCharType="end"/>
      </w:r>
      <w:r>
        <w:t>.</w:t>
      </w:r>
    </w:p>
    <w:p w14:paraId="02B43D56" w14:textId="77777777" w:rsidR="00F85FA6" w:rsidRDefault="00F85FA6" w:rsidP="004548CD">
      <w:pPr>
        <w:spacing w:line="360" w:lineRule="auto"/>
      </w:pPr>
    </w:p>
    <w:p w14:paraId="57A1AF62" w14:textId="77777777" w:rsidR="009B5E24" w:rsidRDefault="009B5E24" w:rsidP="004548CD">
      <w:pPr>
        <w:spacing w:line="360" w:lineRule="auto"/>
      </w:pPr>
    </w:p>
    <w:p w14:paraId="70D223B5" w14:textId="77777777" w:rsidR="00714E5F" w:rsidRDefault="00714E5F" w:rsidP="004548CD">
      <w:pPr>
        <w:spacing w:line="360" w:lineRule="auto"/>
      </w:pPr>
    </w:p>
    <w:p w14:paraId="48B0D72E" w14:textId="77777777" w:rsidR="00F85FA6" w:rsidRDefault="00F85FA6" w:rsidP="004548CD">
      <w:pPr>
        <w:spacing w:line="360" w:lineRule="auto"/>
      </w:pPr>
    </w:p>
    <w:p w14:paraId="433BE670" w14:textId="77777777" w:rsidR="00010044" w:rsidRDefault="00010044" w:rsidP="00010044">
      <w:pPr>
        <w:pStyle w:val="Heading1"/>
        <w:spacing w:line="360" w:lineRule="auto"/>
      </w:pPr>
      <w:bookmarkStart w:id="12" w:name="_Toc404262877"/>
      <w:r>
        <w:lastRenderedPageBreak/>
        <w:t>Research Question and Objectives</w:t>
      </w:r>
      <w:bookmarkEnd w:id="12"/>
    </w:p>
    <w:p w14:paraId="6C0431A6" w14:textId="77777777" w:rsidR="008246E4" w:rsidRDefault="00893056" w:rsidP="00893056">
      <w:pPr>
        <w:spacing w:line="360" w:lineRule="auto"/>
        <w:jc w:val="both"/>
        <w:rPr>
          <w:rFonts w:cs="Times New Roman"/>
        </w:rPr>
      </w:pPr>
      <w:r>
        <w:rPr>
          <w:rFonts w:cs="Times New Roman"/>
        </w:rPr>
        <w:t>Although the</w:t>
      </w:r>
      <w:r w:rsidRPr="00360E9B">
        <w:rPr>
          <w:rFonts w:cs="Times New Roman"/>
        </w:rPr>
        <w:t xml:space="preserve"> atavism hypothesis </w:t>
      </w:r>
      <w:r>
        <w:rPr>
          <w:rFonts w:cs="Times New Roman"/>
        </w:rPr>
        <w:t xml:space="preserve">of cancer </w:t>
      </w:r>
      <w:r w:rsidRPr="00360E9B">
        <w:rPr>
          <w:rFonts w:cs="Times New Roman"/>
        </w:rPr>
        <w:t xml:space="preserve">has gained momentum in the last few years, there have been no studies directly evaluating the validity of its claims. </w:t>
      </w:r>
      <w:r w:rsidR="008246E4">
        <w:rPr>
          <w:rFonts w:cs="Times New Roman"/>
        </w:rPr>
        <w:t>Therefore, we aimed to search for experimental evidence of the reversal of cancer cells to a primitive state.</w:t>
      </w:r>
    </w:p>
    <w:p w14:paraId="77F19AC6" w14:textId="413E19B9" w:rsidR="008246E4" w:rsidRDefault="008246E4" w:rsidP="00010044">
      <w:pPr>
        <w:spacing w:line="360" w:lineRule="auto"/>
        <w:jc w:val="both"/>
        <w:rPr>
          <w:rFonts w:cs="Times New Roman"/>
        </w:rPr>
      </w:pPr>
      <w:r>
        <w:rPr>
          <w:rFonts w:cs="Times New Roman"/>
        </w:rPr>
        <w:t>Under the atavism hypothesis</w:t>
      </w:r>
      <w:r w:rsidR="005169F9">
        <w:rPr>
          <w:rFonts w:cs="Times New Roman"/>
        </w:rPr>
        <w:t>,</w:t>
      </w:r>
      <w:r>
        <w:rPr>
          <w:rFonts w:cs="Times New Roman"/>
        </w:rPr>
        <w:t xml:space="preserve"> tumour cells re-activate an ancient toolkit for survival used by primitive cells. Signatures of this re-activation are expected to be present in the transcriptome of cancer cells, namely by the increased expression of ancient genes and functions. </w:t>
      </w:r>
      <w:r w:rsidR="000F0B69">
        <w:rPr>
          <w:rFonts w:cs="Times New Roman"/>
        </w:rPr>
        <w:t>I</w:t>
      </w:r>
      <w:r w:rsidRPr="00360E9B">
        <w:rPr>
          <w:rFonts w:cs="Times New Roman"/>
        </w:rPr>
        <w:t>n this project</w:t>
      </w:r>
      <w:r w:rsidR="005169F9">
        <w:rPr>
          <w:rFonts w:cs="Times New Roman"/>
        </w:rPr>
        <w:t>,</w:t>
      </w:r>
      <w:r w:rsidRPr="00360E9B">
        <w:rPr>
          <w:rFonts w:cs="Times New Roman"/>
        </w:rPr>
        <w:t xml:space="preserve"> the composition of the cancer transcriptome will be evaluated from an evolutionary perspective, in order to determine the anc</w:t>
      </w:r>
      <w:r w:rsidR="005169F9">
        <w:rPr>
          <w:rFonts w:cs="Times New Roman"/>
        </w:rPr>
        <w:t>ientness of the expressed genes.</w:t>
      </w:r>
    </w:p>
    <w:p w14:paraId="0ACB864F" w14:textId="77777777" w:rsidR="00010044" w:rsidRDefault="00010044" w:rsidP="00010044">
      <w:pPr>
        <w:spacing w:line="360" w:lineRule="auto"/>
        <w:jc w:val="both"/>
        <w:rPr>
          <w:rFonts w:cs="Times New Roman"/>
        </w:rPr>
      </w:pPr>
      <w:r>
        <w:rPr>
          <w:rFonts w:cs="Times New Roman"/>
        </w:rPr>
        <w:t>The following goals were set:</w:t>
      </w:r>
    </w:p>
    <w:p w14:paraId="3CEC3939" w14:textId="77777777" w:rsidR="00010044" w:rsidRPr="00E15B92" w:rsidRDefault="00010044" w:rsidP="00010044">
      <w:pPr>
        <w:pStyle w:val="ListParagraph"/>
        <w:numPr>
          <w:ilvl w:val="0"/>
          <w:numId w:val="20"/>
        </w:numPr>
        <w:spacing w:line="360" w:lineRule="auto"/>
        <w:jc w:val="both"/>
        <w:rPr>
          <w:rFonts w:cs="Times New Roman"/>
          <w:b/>
        </w:rPr>
      </w:pPr>
      <w:r w:rsidRPr="00E15B92">
        <w:rPr>
          <w:rFonts w:cs="Times New Roman"/>
          <w:b/>
        </w:rPr>
        <w:t>Determine the age of human genes using phylostratigraphy.</w:t>
      </w:r>
    </w:p>
    <w:p w14:paraId="4D5C2635" w14:textId="4B1E873F" w:rsidR="00010044" w:rsidRDefault="00010044" w:rsidP="00010044">
      <w:pPr>
        <w:pStyle w:val="ListParagraph"/>
        <w:numPr>
          <w:ilvl w:val="1"/>
          <w:numId w:val="20"/>
        </w:numPr>
        <w:spacing w:line="360" w:lineRule="auto"/>
        <w:jc w:val="both"/>
        <w:rPr>
          <w:rFonts w:cs="Times New Roman"/>
        </w:rPr>
      </w:pPr>
      <w:del w:id="13" w:author="David Goode" w:date="2014-11-04T12:22:00Z">
        <w:r w:rsidDel="007D5499">
          <w:rPr>
            <w:rFonts w:cs="Times New Roman"/>
          </w:rPr>
          <w:delText xml:space="preserve">Verify </w:delText>
        </w:r>
      </w:del>
      <w:ins w:id="14" w:author="David Goode" w:date="2014-11-04T12:22:00Z">
        <w:r w:rsidR="007D5499">
          <w:rPr>
            <w:rFonts w:cs="Times New Roman"/>
          </w:rPr>
          <w:t xml:space="preserve">Validate </w:t>
        </w:r>
      </w:ins>
      <w:r w:rsidR="00245038">
        <w:rPr>
          <w:rFonts w:cs="Times New Roman"/>
        </w:rPr>
        <w:t xml:space="preserve">the </w:t>
      </w:r>
      <w:del w:id="15" w:author="David Goode" w:date="2014-11-04T12:22:00Z">
        <w:r w:rsidDel="007D5499">
          <w:rPr>
            <w:rFonts w:cs="Times New Roman"/>
          </w:rPr>
          <w:delText xml:space="preserve">the </w:delText>
        </w:r>
      </w:del>
      <w:r>
        <w:rPr>
          <w:rFonts w:cs="Times New Roman"/>
        </w:rPr>
        <w:t xml:space="preserve">distribution of gene ages with </w:t>
      </w:r>
      <w:ins w:id="16" w:author="David Goode" w:date="2014-11-04T12:22:00Z">
        <w:r w:rsidR="007D5499">
          <w:rPr>
            <w:rFonts w:cs="Times New Roman"/>
          </w:rPr>
          <w:t>published</w:t>
        </w:r>
      </w:ins>
      <w:del w:id="17" w:author="David Goode" w:date="2014-11-04T12:22:00Z">
        <w:r w:rsidDel="007D5499">
          <w:rPr>
            <w:rFonts w:cs="Times New Roman"/>
          </w:rPr>
          <w:delText>the</w:delText>
        </w:r>
      </w:del>
      <w:r>
        <w:rPr>
          <w:rFonts w:cs="Times New Roman"/>
        </w:rPr>
        <w:t xml:space="preserve"> results obtained </w:t>
      </w:r>
      <w:del w:id="18" w:author="David Goode" w:date="2014-11-04T12:22:00Z">
        <w:r w:rsidDel="007D5499">
          <w:rPr>
            <w:rFonts w:cs="Times New Roman"/>
          </w:rPr>
          <w:delText>by other authors with</w:delText>
        </w:r>
      </w:del>
      <w:ins w:id="19" w:author="David Goode" w:date="2014-11-04T12:22:00Z">
        <w:r w:rsidR="007D5499">
          <w:rPr>
            <w:rFonts w:cs="Times New Roman"/>
          </w:rPr>
          <w:t>by</w:t>
        </w:r>
      </w:ins>
      <w:r>
        <w:rPr>
          <w:rFonts w:cs="Times New Roman"/>
        </w:rPr>
        <w:t xml:space="preserve"> other phylostratigraphy methods.</w:t>
      </w:r>
    </w:p>
    <w:p w14:paraId="6332ABAC" w14:textId="77777777" w:rsidR="00010044" w:rsidRDefault="00010044" w:rsidP="00010044">
      <w:pPr>
        <w:pStyle w:val="ListParagraph"/>
        <w:numPr>
          <w:ilvl w:val="1"/>
          <w:numId w:val="20"/>
        </w:numPr>
        <w:spacing w:line="360" w:lineRule="auto"/>
        <w:jc w:val="both"/>
        <w:rPr>
          <w:rFonts w:cs="Times New Roman"/>
        </w:rPr>
      </w:pPr>
      <w:del w:id="20" w:author="David Goode" w:date="2014-11-04T12:22:00Z">
        <w:r w:rsidDel="007D5499">
          <w:rPr>
            <w:rFonts w:cs="Times New Roman"/>
          </w:rPr>
          <w:delText xml:space="preserve">Validate </w:delText>
        </w:r>
      </w:del>
      <w:ins w:id="21" w:author="David Goode" w:date="2014-11-04T12:22:00Z">
        <w:r w:rsidR="007D5499">
          <w:rPr>
            <w:rFonts w:cs="Times New Roman"/>
          </w:rPr>
          <w:t xml:space="preserve">Validate </w:t>
        </w:r>
      </w:ins>
      <w:r>
        <w:rPr>
          <w:rFonts w:cs="Times New Roman"/>
        </w:rPr>
        <w:t>the ages of the genes by investigating their functional roles in an evolutionary context.</w:t>
      </w:r>
    </w:p>
    <w:p w14:paraId="29F0DF52" w14:textId="77777777" w:rsidR="00010044" w:rsidRPr="00E15B92" w:rsidRDefault="00010044" w:rsidP="00010044">
      <w:pPr>
        <w:pStyle w:val="ListParagraph"/>
        <w:numPr>
          <w:ilvl w:val="0"/>
          <w:numId w:val="20"/>
        </w:numPr>
        <w:spacing w:line="360" w:lineRule="auto"/>
        <w:jc w:val="both"/>
        <w:rPr>
          <w:rFonts w:cs="Times New Roman"/>
          <w:b/>
        </w:rPr>
      </w:pPr>
      <w:r w:rsidRPr="00E15B92">
        <w:rPr>
          <w:rFonts w:cs="Times New Roman"/>
          <w:b/>
        </w:rPr>
        <w:t>Assess the difference between the age of the transcriptome of cancer and normal cells, using lung, breast, head and neck and kidney as sample cancer types.</w:t>
      </w:r>
    </w:p>
    <w:p w14:paraId="18B40D9B" w14:textId="3623A813" w:rsidR="00010044" w:rsidRDefault="00010044" w:rsidP="00010044">
      <w:pPr>
        <w:pStyle w:val="ListParagraph"/>
        <w:numPr>
          <w:ilvl w:val="1"/>
          <w:numId w:val="20"/>
        </w:numPr>
        <w:spacing w:line="360" w:lineRule="auto"/>
        <w:jc w:val="both"/>
        <w:rPr>
          <w:rFonts w:cs="Times New Roman"/>
        </w:rPr>
      </w:pPr>
      <w:del w:id="22" w:author="David Goode" w:date="2014-11-04T12:21:00Z">
        <w:r w:rsidDel="007D5499">
          <w:rPr>
            <w:rFonts w:cs="Times New Roman"/>
          </w:rPr>
          <w:delText xml:space="preserve">Couple the gene expression levels and the age of the genes by means of the </w:delText>
        </w:r>
      </w:del>
      <w:r w:rsidR="005E703B">
        <w:rPr>
          <w:rFonts w:cs="Times New Roman"/>
        </w:rPr>
        <w:t>C</w:t>
      </w:r>
      <w:ins w:id="23" w:author="David Goode" w:date="2014-11-04T12:21:00Z">
        <w:r w:rsidR="007D5499">
          <w:rPr>
            <w:rFonts w:cs="Times New Roman"/>
          </w:rPr>
          <w:t xml:space="preserve">ompare the age of the transcriptome in tumour and normal samples using </w:t>
        </w:r>
      </w:ins>
      <w:r w:rsidR="005E703B">
        <w:rPr>
          <w:rFonts w:cs="Times New Roman"/>
        </w:rPr>
        <w:t>Transcriptome Age Index (TAI).</w:t>
      </w:r>
      <w:r>
        <w:rPr>
          <w:rFonts w:cs="Times New Roman"/>
        </w:rPr>
        <w:t xml:space="preserve"> </w:t>
      </w:r>
      <w:del w:id="24" w:author="David Goode" w:date="2014-11-04T12:21:00Z">
        <w:r w:rsidDel="007D5499">
          <w:rPr>
            <w:rFonts w:cs="Times New Roman"/>
          </w:rPr>
          <w:delText>compare the age of the transcriptome in tumour and normal samp</w:delText>
        </w:r>
      </w:del>
    </w:p>
    <w:p w14:paraId="4E7AAB5B" w14:textId="77777777" w:rsidR="00010044" w:rsidRDefault="00010044" w:rsidP="00010044">
      <w:pPr>
        <w:pStyle w:val="ListParagraph"/>
        <w:numPr>
          <w:ilvl w:val="1"/>
          <w:numId w:val="20"/>
        </w:numPr>
        <w:spacing w:line="360" w:lineRule="auto"/>
        <w:jc w:val="both"/>
        <w:rPr>
          <w:rFonts w:cs="Times New Roman"/>
        </w:rPr>
      </w:pPr>
      <w:r>
        <w:rPr>
          <w:rFonts w:cs="Times New Roman"/>
        </w:rPr>
        <w:t>Evaluate the possible confounders that might bias the above comparison.</w:t>
      </w:r>
    </w:p>
    <w:p w14:paraId="530C96CD" w14:textId="77777777" w:rsidR="00010044" w:rsidRDefault="00010044" w:rsidP="00010044">
      <w:pPr>
        <w:pStyle w:val="ListParagraph"/>
        <w:numPr>
          <w:ilvl w:val="1"/>
          <w:numId w:val="20"/>
        </w:numPr>
        <w:spacing w:line="360" w:lineRule="auto"/>
        <w:jc w:val="both"/>
        <w:rPr>
          <w:rFonts w:cs="Times New Roman"/>
        </w:rPr>
      </w:pPr>
      <w:r>
        <w:rPr>
          <w:rFonts w:cs="Times New Roman"/>
        </w:rPr>
        <w:t>Investigate the differences in the age of the transcriptome both at the systems- and gene-levels.</w:t>
      </w:r>
    </w:p>
    <w:p w14:paraId="25022106" w14:textId="77777777" w:rsidR="00010044" w:rsidRDefault="00010044" w:rsidP="00010044">
      <w:pPr>
        <w:pStyle w:val="ListParagraph"/>
        <w:numPr>
          <w:ilvl w:val="1"/>
          <w:numId w:val="20"/>
        </w:numPr>
        <w:spacing w:line="360" w:lineRule="auto"/>
        <w:jc w:val="both"/>
        <w:rPr>
          <w:rFonts w:cs="Times New Roman"/>
        </w:rPr>
      </w:pPr>
      <w:r>
        <w:rPr>
          <w:rFonts w:cs="Times New Roman"/>
        </w:rPr>
        <w:t xml:space="preserve">Search for an association between the age of a gene and its status as a core differentially expressed gene in the tumours. </w:t>
      </w:r>
    </w:p>
    <w:p w14:paraId="5DB9A1E5" w14:textId="501D9CC1" w:rsidR="00010044" w:rsidRPr="000767A6" w:rsidRDefault="000767A6" w:rsidP="000767A6">
      <w:pPr>
        <w:pStyle w:val="ListParagraph"/>
        <w:numPr>
          <w:ilvl w:val="0"/>
          <w:numId w:val="20"/>
        </w:numPr>
        <w:spacing w:line="360" w:lineRule="auto"/>
        <w:jc w:val="both"/>
        <w:rPr>
          <w:rFonts w:cs="Times New Roman"/>
          <w:b/>
        </w:rPr>
      </w:pPr>
      <w:r w:rsidRPr="000767A6">
        <w:rPr>
          <w:rFonts w:cs="Times New Roman"/>
          <w:b/>
        </w:rPr>
        <w:t>Search for evidence of atavism using gene set analysis.</w:t>
      </w:r>
    </w:p>
    <w:p w14:paraId="3584A94E" w14:textId="77777777" w:rsidR="00010044" w:rsidRDefault="00010044" w:rsidP="00010044">
      <w:pPr>
        <w:pStyle w:val="ListParagraph"/>
        <w:numPr>
          <w:ilvl w:val="1"/>
          <w:numId w:val="20"/>
        </w:numPr>
        <w:spacing w:line="360" w:lineRule="auto"/>
        <w:jc w:val="both"/>
        <w:rPr>
          <w:rFonts w:cs="Times New Roman"/>
        </w:rPr>
      </w:pPr>
      <w:r>
        <w:rPr>
          <w:rFonts w:cs="Times New Roman"/>
        </w:rPr>
        <w:t>Detect functional gene sets that drive the change of the age of the transcriptome of tumours.</w:t>
      </w:r>
    </w:p>
    <w:p w14:paraId="3D5FEA61" w14:textId="77777777" w:rsidR="00010044" w:rsidRDefault="00010044" w:rsidP="00010044">
      <w:pPr>
        <w:pStyle w:val="ListParagraph"/>
        <w:numPr>
          <w:ilvl w:val="1"/>
          <w:numId w:val="20"/>
        </w:numPr>
        <w:spacing w:line="360" w:lineRule="auto"/>
        <w:jc w:val="both"/>
        <w:rPr>
          <w:rFonts w:cs="Times New Roman"/>
        </w:rPr>
      </w:pPr>
      <w:r>
        <w:rPr>
          <w:rFonts w:cs="Times New Roman"/>
        </w:rPr>
        <w:t>Find evidence of the reactivation of ancient functional mechanisms in tumours.</w:t>
      </w:r>
    </w:p>
    <w:p w14:paraId="23AF6B4C" w14:textId="77777777" w:rsidR="00010044" w:rsidRDefault="00010044" w:rsidP="00010044">
      <w:pPr>
        <w:pStyle w:val="ListParagraph"/>
        <w:numPr>
          <w:ilvl w:val="1"/>
          <w:numId w:val="20"/>
        </w:numPr>
        <w:spacing w:line="360" w:lineRule="auto"/>
        <w:jc w:val="both"/>
        <w:rPr>
          <w:rFonts w:cs="Times New Roman"/>
        </w:rPr>
      </w:pPr>
      <w:r>
        <w:rPr>
          <w:rFonts w:cs="Times New Roman"/>
        </w:rPr>
        <w:t>Identify the functional gene sets that undergo a process of atavism.</w:t>
      </w:r>
    </w:p>
    <w:p w14:paraId="1BB41735" w14:textId="77777777" w:rsidR="00010044" w:rsidRDefault="00010044" w:rsidP="00010044">
      <w:pPr>
        <w:spacing w:line="360" w:lineRule="auto"/>
        <w:jc w:val="both"/>
        <w:rPr>
          <w:rFonts w:cs="Times New Roman"/>
        </w:rPr>
      </w:pPr>
    </w:p>
    <w:p w14:paraId="66EB0280" w14:textId="77777777" w:rsidR="00010044" w:rsidRPr="00FB218A" w:rsidRDefault="00010044" w:rsidP="00010044">
      <w:pPr>
        <w:pStyle w:val="Heading1"/>
        <w:spacing w:line="360" w:lineRule="auto"/>
        <w:rPr>
          <w:rFonts w:cs="Times New Roman"/>
        </w:rPr>
      </w:pPr>
      <w:bookmarkStart w:id="25" w:name="_Toc404262878"/>
      <w:r>
        <w:lastRenderedPageBreak/>
        <w:t>Significance</w:t>
      </w:r>
      <w:bookmarkEnd w:id="25"/>
    </w:p>
    <w:p w14:paraId="60CBD5D2" w14:textId="15D423BB" w:rsidR="00010044" w:rsidRDefault="00EC5FB5" w:rsidP="00EC5FB5">
      <w:pPr>
        <w:spacing w:line="360" w:lineRule="auto"/>
        <w:jc w:val="both"/>
      </w:pPr>
      <w:r>
        <w:rPr>
          <w:rFonts w:cs="Times New Roman"/>
        </w:rPr>
        <w:t>D</w:t>
      </w:r>
      <w:r w:rsidR="00010044">
        <w:rPr>
          <w:rFonts w:cs="Times New Roman"/>
        </w:rPr>
        <w:t>espite major efforts, cancer initiation and progression are still not entirely understood and are under intensive research.</w:t>
      </w:r>
      <w:r>
        <w:rPr>
          <w:rFonts w:cs="Times New Roman"/>
        </w:rPr>
        <w:t xml:space="preserve"> Putting cancer in the context of a loss of an advanced state of multicellularity and the re-activation of primitive cellular mechanisms adds another dimension to the biology behind cancer. Studies in this area of research might ultimately lead to further elucidation of the pathways and molecular mechanisms that regulate cancer behind the scenes, which might shed light on possible therapeutic targets.</w:t>
      </w:r>
    </w:p>
    <w:p w14:paraId="06D6B3A8" w14:textId="77777777" w:rsidR="00010044" w:rsidRDefault="00010044" w:rsidP="00010044">
      <w:pPr>
        <w:spacing w:line="360" w:lineRule="auto"/>
      </w:pPr>
    </w:p>
    <w:p w14:paraId="75B6E9C0" w14:textId="77777777" w:rsidR="00010044" w:rsidRDefault="00010044" w:rsidP="00010044">
      <w:pPr>
        <w:spacing w:line="360" w:lineRule="auto"/>
      </w:pPr>
    </w:p>
    <w:p w14:paraId="05327406" w14:textId="77777777" w:rsidR="00010044" w:rsidRDefault="00010044" w:rsidP="00010044">
      <w:pPr>
        <w:spacing w:line="360" w:lineRule="auto"/>
      </w:pPr>
    </w:p>
    <w:p w14:paraId="7B99B4A9" w14:textId="77777777" w:rsidR="00010044" w:rsidRDefault="00010044" w:rsidP="00010044">
      <w:pPr>
        <w:spacing w:line="360" w:lineRule="auto"/>
      </w:pPr>
    </w:p>
    <w:p w14:paraId="52B4B739" w14:textId="77777777" w:rsidR="00010044" w:rsidRDefault="00010044" w:rsidP="00010044">
      <w:pPr>
        <w:spacing w:line="360" w:lineRule="auto"/>
      </w:pPr>
    </w:p>
    <w:p w14:paraId="79E5DB0C" w14:textId="77777777" w:rsidR="00010044" w:rsidRDefault="00010044" w:rsidP="00010044">
      <w:pPr>
        <w:spacing w:line="360" w:lineRule="auto"/>
      </w:pPr>
    </w:p>
    <w:p w14:paraId="0211574B" w14:textId="77777777" w:rsidR="00B80E04" w:rsidRDefault="00B80E04" w:rsidP="004548CD">
      <w:pPr>
        <w:spacing w:line="360" w:lineRule="auto"/>
      </w:pPr>
    </w:p>
    <w:p w14:paraId="6E4E9C81" w14:textId="77777777" w:rsidR="00B80E04" w:rsidRDefault="00B80E04" w:rsidP="004548CD">
      <w:pPr>
        <w:spacing w:line="360" w:lineRule="auto"/>
      </w:pPr>
    </w:p>
    <w:p w14:paraId="58D6ECE9" w14:textId="77777777" w:rsidR="00F85FA6" w:rsidRDefault="00F85FA6" w:rsidP="004548CD">
      <w:pPr>
        <w:spacing w:line="360" w:lineRule="auto"/>
      </w:pPr>
    </w:p>
    <w:p w14:paraId="484B94B7" w14:textId="77777777" w:rsidR="007C5283" w:rsidRDefault="007C5283" w:rsidP="004548CD">
      <w:pPr>
        <w:spacing w:line="360" w:lineRule="auto"/>
      </w:pPr>
    </w:p>
    <w:p w14:paraId="169503CE" w14:textId="77777777" w:rsidR="007C5283" w:rsidRDefault="007C5283" w:rsidP="004548CD">
      <w:pPr>
        <w:spacing w:line="360" w:lineRule="auto"/>
      </w:pPr>
    </w:p>
    <w:p w14:paraId="6DBFA8B6" w14:textId="77777777" w:rsidR="007C5283" w:rsidRDefault="007C5283" w:rsidP="004548CD">
      <w:pPr>
        <w:spacing w:line="360" w:lineRule="auto"/>
      </w:pPr>
    </w:p>
    <w:p w14:paraId="6CB834C4" w14:textId="77777777" w:rsidR="007C5283" w:rsidRDefault="007C5283" w:rsidP="004548CD">
      <w:pPr>
        <w:spacing w:line="360" w:lineRule="auto"/>
      </w:pPr>
    </w:p>
    <w:p w14:paraId="71CD3DB5" w14:textId="77777777" w:rsidR="007C5283" w:rsidRDefault="007C5283" w:rsidP="004548CD">
      <w:pPr>
        <w:spacing w:line="360" w:lineRule="auto"/>
      </w:pPr>
    </w:p>
    <w:p w14:paraId="69C5485B" w14:textId="77777777" w:rsidR="00FA2F39" w:rsidRDefault="00FA2F39" w:rsidP="00FA2F39"/>
    <w:p w14:paraId="5075B1C9" w14:textId="77777777" w:rsidR="00FA2F39" w:rsidRDefault="00FA2F39" w:rsidP="00FA2F39"/>
    <w:p w14:paraId="4E3246FB" w14:textId="77777777" w:rsidR="00FA2F39" w:rsidRDefault="00FA2F39" w:rsidP="00FA2F39"/>
    <w:p w14:paraId="79D9F8A7" w14:textId="77777777" w:rsidR="006B588C" w:rsidRDefault="006B588C" w:rsidP="004548CD">
      <w:pPr>
        <w:pStyle w:val="Heading1"/>
        <w:spacing w:line="360" w:lineRule="auto"/>
      </w:pPr>
      <w:bookmarkStart w:id="26" w:name="_Toc404262879"/>
      <w:r>
        <w:lastRenderedPageBreak/>
        <w:t>Methodology</w:t>
      </w:r>
      <w:bookmarkEnd w:id="26"/>
    </w:p>
    <w:p w14:paraId="3A2506F8" w14:textId="77777777" w:rsidR="00D744E0" w:rsidRDefault="00D744E0" w:rsidP="004548CD">
      <w:pPr>
        <w:pStyle w:val="Heading2"/>
        <w:numPr>
          <w:ilvl w:val="0"/>
          <w:numId w:val="16"/>
        </w:numPr>
        <w:spacing w:line="360" w:lineRule="auto"/>
      </w:pPr>
      <w:bookmarkStart w:id="27" w:name="_Toc404262880"/>
      <w:r w:rsidRPr="00611812">
        <w:t>Classification of human genes by their point of emergence</w:t>
      </w:r>
      <w:bookmarkEnd w:id="27"/>
    </w:p>
    <w:p w14:paraId="5E6779D7" w14:textId="77777777" w:rsidR="00504465" w:rsidRDefault="002E4063" w:rsidP="004548CD">
      <w:pPr>
        <w:pStyle w:val="Heading3"/>
        <w:spacing w:line="360" w:lineRule="auto"/>
      </w:pPr>
      <w:bookmarkStart w:id="28" w:name="_Toc404262881"/>
      <w:r>
        <w:t xml:space="preserve">1.1 </w:t>
      </w:r>
      <w:r w:rsidR="00504465">
        <w:t xml:space="preserve">Determining the </w:t>
      </w:r>
      <w:r w:rsidR="004650FC">
        <w:t xml:space="preserve">founders of </w:t>
      </w:r>
      <w:r w:rsidR="00504465">
        <w:t>human genes</w:t>
      </w:r>
      <w:bookmarkEnd w:id="28"/>
    </w:p>
    <w:p w14:paraId="42BA1D46" w14:textId="302ED396" w:rsidR="00A66F7D" w:rsidRDefault="00ED2360" w:rsidP="004548CD">
      <w:pPr>
        <w:spacing w:line="360" w:lineRule="auto"/>
        <w:jc w:val="both"/>
        <w:rPr>
          <w:rFonts w:cs="Times New Roman"/>
        </w:rPr>
      </w:pPr>
      <w:r>
        <w:rPr>
          <w:rFonts w:cs="Times New Roman"/>
        </w:rPr>
        <w:t xml:space="preserve">Phylostratigraphy was employed to classify human genes according to their age by mapping them to a phylogenetic tree </w:t>
      </w:r>
      <w:r>
        <w:rPr>
          <w:rFonts w:cs="Times New Roman"/>
        </w:rPr>
        <w:fldChar w:fldCharType="begin" w:fldLock="1"/>
      </w:r>
      <w:r w:rsidR="00120ECE">
        <w:rPr>
          <w:rFonts w:cs="Times New Roman"/>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"id" : "ITEM-2", "itemData" : { "DOI" : "10.1186/1741-7007-8-66", "ISSN" : "1741-7007", "PMID" : "20492640", "abstract" : "BACKGROUND: Phylostratigraphy is a method used to correlate the evolutionary origin of founder genes (that is, functional founder protein domains) of gene families with particular macroevolutionary transitions. It is based on a model of genome evolution that suggests that the origin of complex phenotypic innovations will be accompanied by the emergence of such founder genes, the descendants of which can still be traced in extant organisms. The origin of multicellularity can be considered to be a macroevolutionary transition, for which new gene functions would have been required. Cancer should be tightly connected to multicellular life since it can be viewed as a malfunction of interaction between cells in a multicellular organism. A phylostratigraphic tracking of the origin of cancer genes should, therefore, also provide insights into the origin of multicellularity.\n\nRESULTS: We find two strong peaks of the emergence of cancer related protein domains, one at the time of the origin of the first cell and the other around the time of the evolution of the multicellular metazoan organisms. These peaks correlate with two major classes of cancer genes, the 'caretakers', which are involved in general functions that support genome stability and the 'gatekeepers', which are involved in cellular signalling and growth processes. Interestingly, this phylogenetic succession mirrors the ontogenetic succession of tumour progression, where mutations in caretakers are thought to precede mutations in gatekeepers.\n\nCONCLUSIONS: A link between multicellularity and formation of cancer has often been predicted. However, this has not so far been explicitly tested. Although we find that a significant number of protein domains involved in cancer predate the origin of multicellularity, the second peak of cancer protein domain emergence is, indeed, connected to a phylogenetic level where multicellular animals have emerged. The fact that we can find a strong and consistent signal for this second peak in the phylostratigraphic map implies that a complex multi-level selection process has driven the transition to multicellularity.", "author" : [ { "dropping-particle" : "", "family" : "Domazet-Loso", "given" : "Tomislav", "non-dropping-particle" : "", "parse-names" : false, "suffix" : "" }, { "dropping-particle" : "", "family" : "Tautz", "given" : "Diethard", "non-dropping-particle" : "", "parse-names" : false, "suffix" : "" } ], "container-title" : "BMC biology", "id" : "ITEM-2", "issued" : { "date-parts" : [ [ "2010", "1" ] ] }, "page" : "66", "title" : "Phylostratigraphic tracking of cancer genes suggests a link to the emergence of multicellularity in metazoa.", "type" : "article-journal", "volume" : "8" }, "uris" : [ "http://www.mendeley.com/documents/?uuid=db09ceb2-fd6e-49d3-8be4-0ba4d9d55c71" ] } ], "mendeley" : { "formattedCitation" : "(Domazet-Loso &amp; Tautz, 2008, 2010)", "plainTextFormattedCitation" : "(Domazet-Loso &amp; Tautz, 2008, 2010)", "previouslyFormattedCitation" : "(Domazet-Loso &amp; Tautz, 2008, 2010)" }, "properties" : { "noteIndex" : 0 }, "schema" : "https://github.com/citation-style-language/schema/raw/master/csl-citation.json" }</w:instrText>
      </w:r>
      <w:r>
        <w:rPr>
          <w:rFonts w:cs="Times New Roman"/>
        </w:rPr>
        <w:fldChar w:fldCharType="separate"/>
      </w:r>
      <w:r w:rsidR="00AE5A0C" w:rsidRPr="00AE5A0C">
        <w:rPr>
          <w:rFonts w:cs="Times New Roman"/>
          <w:noProof/>
        </w:rPr>
        <w:t>(Domazet-Loso &amp; Tautz, 2008, 2010)</w:t>
      </w:r>
      <w:r>
        <w:rPr>
          <w:rFonts w:cs="Times New Roman"/>
        </w:rPr>
        <w:fldChar w:fldCharType="end"/>
      </w:r>
      <w:r>
        <w:rPr>
          <w:rFonts w:cs="Times New Roman"/>
        </w:rPr>
        <w:t xml:space="preserve">. </w:t>
      </w:r>
      <w:r w:rsidRPr="00E254B1">
        <w:rPr>
          <w:rFonts w:cs="Times New Roman"/>
        </w:rPr>
        <w:t>Th</w:t>
      </w:r>
      <w:r>
        <w:rPr>
          <w:rFonts w:cs="Times New Roman"/>
        </w:rPr>
        <w:t>is method relies</w:t>
      </w:r>
      <w:r w:rsidRPr="00E254B1">
        <w:rPr>
          <w:rFonts w:cs="Times New Roman"/>
        </w:rPr>
        <w:t xml:space="preserve"> on t</w:t>
      </w:r>
      <w:r>
        <w:rPr>
          <w:rFonts w:cs="Times New Roman"/>
        </w:rPr>
        <w:t>he concept of founder genes,</w:t>
      </w:r>
      <w:r w:rsidRPr="00E254B1">
        <w:rPr>
          <w:rFonts w:cs="Times New Roman"/>
        </w:rPr>
        <w:t xml:space="preserve"> which are used to determine the point of emergence of </w:t>
      </w:r>
      <w:r>
        <w:rPr>
          <w:rFonts w:cs="Times New Roman"/>
        </w:rPr>
        <w:t xml:space="preserve">the </w:t>
      </w:r>
      <w:r w:rsidRPr="00E254B1">
        <w:rPr>
          <w:rFonts w:cs="Times New Roman"/>
        </w:rPr>
        <w:t xml:space="preserve">genes </w:t>
      </w:r>
      <w:r>
        <w:rPr>
          <w:rFonts w:cs="Times New Roman"/>
        </w:rPr>
        <w:fldChar w:fldCharType="begin" w:fldLock="1"/>
      </w:r>
      <w:r w:rsidR="00120ECE">
        <w:rPr>
          <w:rFonts w:cs="Times New Roman"/>
        </w:rPr>
        <w:instrText>ADDIN CSL_CITATION { "citationItems" : [ { "id" : "ITEM-1", "itemData" : { "DOI" : "10.1101/gr.1311003", "ISSN" : "1088-9051", "PMID" : "14525923", "abstract" : "Orphan genes are protein-coding regions that have no recognizable homolog in distantly related species. A substantial fraction of coding regions in any genome sequenced consists of orphan genes, but the evolutionary and functional significance of orphan genes is not understood. We present a reanalysis of the Drosophila melanogaster proteome that shows that there are still between 26% and 29% of all proteins without a significant match with noninsect sequences, and that these orphans are underrepresented in genetic screens. To analyze the characteristics of orphan genes in Drosophila, we used sequence comparisons between cDNAs retrieved from two Drosophila yakuba libraries and their corresponding D. melanogaster orthologs. We find that a cDNA library from adults yields twice as many orphan genes as such a library from embryos. The orphan genes evolve on average more than three times faster than nonorphan genes, although the width of the evolutionary rate distribution is similar for the two classes. In particular, some orphan genes show very low substitution rates that are comparable to otherwise highly conserved genes. We propose a model suggesting that orphans may be involved in the evolution of adaptive traits, and that slow-evolving orphan genes may be particularly interesting candidate genes for identifying lineage-specific adaptations.", "author" : [ { "dropping-particle" : "", "family" : "Domazet-Loso", "given" : "Tomislav", "non-dropping-particle" : "", "parse-names" : false, "suffix" : "" }, { "dropping-particle" : "", "family" : "Tautz", "given" : "Diethard", "non-dropping-particle" : "", "parse-names" : false, "suffix" : "" } ], "container-title" : "Genome research", "id" : "ITEM-1", "issue" : "10", "issued" : { "date-parts" : [ [ "2003", "10" ] ] }, "page" : "2213-9", "title" : "An evolutionary analysis of orphan genes in Drosophila.", "type" : "article-journal", "volume" : "13" }, "uris" : [ "http://www.mendeley.com/documents/?uuid=8c17c67f-2aee-4a61-a8db-b711e38446ba" ] }, { "id" : "ITEM-2",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"ITEM-2", "issue" : "12", "issued" : { "date-parts" : [ [ "2008", "12" ] ] }, "page" : "2699-707", "title" : "An ancient evolutionary origin of genes associated with human genetic diseases.", "type" : "article-journal", "volume" : "25" }, "uris" : [ "http://www.mendeley.com/documents/?uuid=190ee05f-9c0c-4315-8d44-b172ec5e6374" ] }, { "id" : "ITEM-3", "itemData" : { "DOI" : "10.1186/1741-7007-8-66", "ISSN" : "1741-7007", "PMID" : "20492640", "abstract" : "BACKGROUND: Phylostratigraphy is a method used to correlate the evolutionary origin of founder genes (that is, functional founder protein domains) of gene families with particular macroevolutionary transitions. It is based on a model of genome evolution that suggests that the origin of complex phenotypic innovations will be accompanied by the emergence of such founder genes, the descendants of which can still be traced in extant organisms. The origin of multicellularity can be considered to be a macroevolutionary transition, for which new gene functions would have been required. Cancer should be tightly connected to multicellular life since it can be viewed as a malfunction of interaction between cells in a multicellular organism. A phylostratigraphic tracking of the origin of cancer genes should, therefore, also provide insights into the origin of multicellularity.\n\nRESULTS: We find two strong peaks of the emergence of cancer related protein domains, one at the time of the origin of the first cell and the other around the time of the evolution of the multicellular metazoan organisms. These peaks correlate with two major classes of cancer genes, the 'caretakers', which are involved in general functions that support genome stability and the 'gatekeepers', which are involved in cellular signalling and growth processes. Interestingly, this phylogenetic succession mirrors the ontogenetic succession of tumour progression, where mutations in caretakers are thought to precede mutations in gatekeepers.\n\nCONCLUSIONS: A link between multicellularity and formation of cancer has often been predicted. However, this has not so far been explicitly tested. Although we find that a significant number of protein domains involved in cancer predate the origin of multicellularity, the second peak of cancer protein domain emergence is, indeed, connected to a phylogenetic level where multicellular animals have emerged. The fact that we can find a strong and consistent signal for this second peak in the phylostratigraphic map implies that a complex multi-level selection process has driven the transition to multicellularity.", "author" : [ { "dropping-particle" : "", "family" : "Domazet-Loso", "given" : "Tomislav", "non-dropping-particle" : "", "parse-names" : false, "suffix" : "" }, { "dropping-particle" : "", "family" : "Tautz", "given" : "Diethard", "non-dropping-particle" : "", "parse-names" : false, "suffix" : "" } ], "container-title" : "BMC biology", "id" : "ITEM-3", "issued" : { "date-parts" : [ [ "2010", "1" ] ] }, "page" : "66", "title" : "Phylostratigraphic tracking of cancer genes suggests a link to the emergence of multicellularity in metazoa.", "type" : "article-journal", "volume" : "8" }, "uris" : [ "http://www.mendeley.com/documents/?uuid=db09ceb2-fd6e-49d3-8be4-0ba4d9d55c71" ] } ], "mendeley" : { "formattedCitation" : "(Domazet-Loso &amp; Tautz, 2003, 2008, 2010)", "plainTextFormattedCitation" : "(Domazet-Loso &amp; Tautz, 2003, 2008, 2010)", "previouslyFormattedCitation" : "(Domazet-Loso &amp; Tautz, 2003, 2008, 2010)" }, "properties" : { "noteIndex" : 0 }, "schema" : "https://github.com/citation-style-language/schema/raw/master/csl-citation.json" }</w:instrText>
      </w:r>
      <w:r>
        <w:rPr>
          <w:rFonts w:cs="Times New Roman"/>
        </w:rPr>
        <w:fldChar w:fldCharType="separate"/>
      </w:r>
      <w:r w:rsidR="00AE5A0C" w:rsidRPr="00AE5A0C">
        <w:rPr>
          <w:rFonts w:cs="Times New Roman"/>
          <w:noProof/>
        </w:rPr>
        <w:t>(Domazet-Loso &amp; Tautz, 2003, 2008, 2010)</w:t>
      </w:r>
      <w:r>
        <w:rPr>
          <w:rFonts w:cs="Times New Roman"/>
        </w:rPr>
        <w:fldChar w:fldCharType="end"/>
      </w:r>
      <w:r w:rsidRPr="00E254B1">
        <w:rPr>
          <w:rFonts w:cs="Times New Roman"/>
        </w:rPr>
        <w:t>.</w:t>
      </w:r>
      <w:r>
        <w:rPr>
          <w:rFonts w:cs="Times New Roman"/>
        </w:rPr>
        <w:t xml:space="preserve"> </w:t>
      </w:r>
      <w:r w:rsidR="005B4806">
        <w:rPr>
          <w:rFonts w:cs="Times New Roman"/>
        </w:rPr>
        <w:t>T</w:t>
      </w:r>
      <w:r w:rsidR="00A66F7D" w:rsidRPr="00E254B1">
        <w:rPr>
          <w:rFonts w:cs="Times New Roman"/>
        </w:rPr>
        <w:t xml:space="preserve">he founder of a gene </w:t>
      </w:r>
      <w:r w:rsidR="005B4806">
        <w:rPr>
          <w:rFonts w:cs="Times New Roman"/>
        </w:rPr>
        <w:t xml:space="preserve">was said to be </w:t>
      </w:r>
      <w:r w:rsidR="00A66F7D" w:rsidRPr="00E254B1">
        <w:rPr>
          <w:rFonts w:cs="Times New Roman"/>
        </w:rPr>
        <w:t>the oldest ortholog of the given human gene</w:t>
      </w:r>
      <w:r w:rsidR="00A66F7D">
        <w:rPr>
          <w:rFonts w:cs="Times New Roman"/>
        </w:rPr>
        <w:t xml:space="preserve">, as defined in the </w:t>
      </w:r>
      <w:r w:rsidR="00A66F7D" w:rsidRPr="00E254B1">
        <w:rPr>
          <w:rFonts w:cs="Times New Roman"/>
        </w:rPr>
        <w:t xml:space="preserve">OrthoMCL database </w:t>
      </w:r>
      <w:r w:rsidR="005F03F1">
        <w:rPr>
          <w:rFonts w:cs="Times New Roman"/>
        </w:rPr>
        <w:fldChar w:fldCharType="begin" w:fldLock="1"/>
      </w:r>
      <w:r w:rsidR="00120ECE">
        <w:rPr>
          <w:rFonts w:cs="Times New Roman"/>
        </w:rPr>
        <w:instrText>ADDIN CSL_CITATION { "citationItems" : [ { "id" : "ITEM-1", "itemData" : { "DOI" : "10.1101/gr.1224503",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"9" ] ] }, "page" : "2178-89", "title" : "OrthoMCL: identification of ortholog groups for eukaryotic genomes.", "type" : "article-journal", "volume" : "13" }, "uris" : [ "http://www.mendeley.com/documents/?uuid=93c4ed40-8c71-4968-a641-726a7afb85a9" ] } ], "mendeley" : { "formattedCitation" : "(L. Li, Stoeckert, &amp; Roos, 2003)", "plainTextFormattedCitation" : "(L. Li, Stoeckert, &amp; Roos, 2003)", "previouslyFormattedCitation" : "(L. Li, Stoeckert, &amp; Roos, 2003)" }, "properties" : { "noteIndex" : 0 }, "schema" : "https://github.com/citation-style-language/schema/raw/master/csl-citation.json" }</w:instrText>
      </w:r>
      <w:r w:rsidR="005F03F1">
        <w:rPr>
          <w:rFonts w:cs="Times New Roman"/>
        </w:rPr>
        <w:fldChar w:fldCharType="separate"/>
      </w:r>
      <w:r w:rsidR="00AE5A0C" w:rsidRPr="00AE5A0C">
        <w:rPr>
          <w:rFonts w:cs="Times New Roman"/>
          <w:noProof/>
        </w:rPr>
        <w:t>(L. Li, Stoeckert, &amp; Roos, 2003)</w:t>
      </w:r>
      <w:r w:rsidR="005F03F1">
        <w:rPr>
          <w:rFonts w:cs="Times New Roman"/>
        </w:rPr>
        <w:fldChar w:fldCharType="end"/>
      </w:r>
      <w:r w:rsidR="00AB6A27">
        <w:rPr>
          <w:rFonts w:cs="Times New Roman"/>
        </w:rPr>
        <w:t>.</w:t>
      </w:r>
      <w:r w:rsidR="00A66F7D" w:rsidRPr="00E254B1">
        <w:rPr>
          <w:rFonts w:cs="Times New Roman"/>
        </w:rPr>
        <w:t xml:space="preserve"> The OrthoMCL </w:t>
      </w:r>
      <w:r w:rsidR="00A66F7D">
        <w:rPr>
          <w:rFonts w:cs="Times New Roman"/>
        </w:rPr>
        <w:t>database lists 15782</w:t>
      </w:r>
      <w:r w:rsidR="00A66F7D" w:rsidRPr="00E254B1">
        <w:rPr>
          <w:rFonts w:cs="Times New Roman"/>
        </w:rPr>
        <w:t xml:space="preserve"> groups of orthologous, paralogous and co-orthologous proteins of 150 species, defined by the similarity of their </w:t>
      </w:r>
      <w:r w:rsidR="00A66F7D">
        <w:rPr>
          <w:rFonts w:cs="Times New Roman"/>
        </w:rPr>
        <w:t xml:space="preserve">amino acid </w:t>
      </w:r>
      <w:r w:rsidR="00A66F7D" w:rsidRPr="00E254B1">
        <w:rPr>
          <w:rFonts w:cs="Times New Roman"/>
        </w:rPr>
        <w:t xml:space="preserve">sequences as well as their clustering patterns after being processed by </w:t>
      </w:r>
      <w:r w:rsidR="005B4806">
        <w:rPr>
          <w:rFonts w:cs="Times New Roman"/>
        </w:rPr>
        <w:t>a</w:t>
      </w:r>
      <w:r w:rsidR="00A66F7D" w:rsidRPr="00E254B1">
        <w:rPr>
          <w:rFonts w:cs="Times New Roman"/>
        </w:rPr>
        <w:t xml:space="preserve"> Markov Cluster algorithm. </w:t>
      </w:r>
      <w:r w:rsidR="00421246">
        <w:rPr>
          <w:rFonts w:cs="Times New Roman"/>
        </w:rPr>
        <w:t>Protein sequences are preferred in orthology algorithms because s</w:t>
      </w:r>
      <w:r w:rsidR="00421246" w:rsidRPr="00265EC2">
        <w:t>elective pressures generally occur at the protein level, leading to more stable protein seque</w:t>
      </w:r>
      <w:r w:rsidR="00421246">
        <w:t xml:space="preserve">nces than that of DNA sequences. </w:t>
      </w:r>
      <w:r w:rsidR="00A66F7D">
        <w:rPr>
          <w:rFonts w:cs="Times New Roman"/>
        </w:rPr>
        <w:t xml:space="preserve">There were a total of </w:t>
      </w:r>
      <w:r w:rsidR="00A66F7D" w:rsidRPr="00221293">
        <w:rPr>
          <w:rFonts w:cs="Times New Roman"/>
        </w:rPr>
        <w:t>21632</w:t>
      </w:r>
      <w:r w:rsidR="00A66F7D">
        <w:rPr>
          <w:rFonts w:cs="Times New Roman"/>
        </w:rPr>
        <w:t xml:space="preserve"> human proteins in the OrthoMCL database, and o</w:t>
      </w:r>
      <w:r w:rsidR="00A66F7D" w:rsidRPr="00E254B1">
        <w:rPr>
          <w:rFonts w:cs="Times New Roman"/>
        </w:rPr>
        <w:t>nly the groups of orthologous proteins with at least one human protein were processed</w:t>
      </w:r>
      <w:r w:rsidR="00A66F7D">
        <w:rPr>
          <w:rFonts w:cs="Times New Roman"/>
        </w:rPr>
        <w:t>.</w:t>
      </w:r>
      <w:r w:rsidR="00AB6A27">
        <w:rPr>
          <w:rFonts w:cs="Times New Roman"/>
        </w:rPr>
        <w:t xml:space="preserve"> </w:t>
      </w:r>
    </w:p>
    <w:p w14:paraId="7901DD0B" w14:textId="43711F9B" w:rsidR="00F802F1" w:rsidRPr="00265EC2" w:rsidRDefault="00F802F1" w:rsidP="00F802F1">
      <w:pPr>
        <w:spacing w:line="360" w:lineRule="auto"/>
        <w:jc w:val="both"/>
        <w:rPr>
          <w:rFonts w:cs="Times New Roman"/>
        </w:rPr>
      </w:pPr>
      <w:r>
        <w:rPr>
          <w:rFonts w:cs="Times New Roman"/>
        </w:rPr>
        <w:t>In the</w:t>
      </w:r>
      <w:r w:rsidRPr="00265EC2">
        <w:rPr>
          <w:rFonts w:cs="Times New Roman"/>
        </w:rPr>
        <w:t xml:space="preserve"> </w:t>
      </w:r>
      <w:r>
        <w:rPr>
          <w:rFonts w:cs="Times New Roman"/>
        </w:rPr>
        <w:t xml:space="preserve">OrthoMCL </w:t>
      </w:r>
      <w:r w:rsidRPr="00265EC2">
        <w:rPr>
          <w:rFonts w:cs="Times New Roman"/>
        </w:rPr>
        <w:t>algorithm, proteomes of the 150 species in the database underwent an all-against-all BLASTP, reciprocal best similarity pairs were defined as being orthologous</w:t>
      </w:r>
      <w:r>
        <w:rPr>
          <w:rFonts w:cs="Times New Roman"/>
        </w:rPr>
        <w:t>,</w:t>
      </w:r>
      <w:r w:rsidRPr="00265EC2">
        <w:rPr>
          <w:rFonts w:cs="Times New Roman"/>
        </w:rPr>
        <w:t xml:space="preserve"> </w:t>
      </w:r>
      <w:r>
        <w:rPr>
          <w:rFonts w:cs="Times New Roman"/>
        </w:rPr>
        <w:t>whereas</w:t>
      </w:r>
      <w:r w:rsidRPr="00265EC2">
        <w:rPr>
          <w:rFonts w:cs="Times New Roman"/>
        </w:rPr>
        <w:t xml:space="preserve"> paralogs were the sequences that </w:t>
      </w:r>
      <w:r>
        <w:rPr>
          <w:rFonts w:cs="Times New Roman"/>
        </w:rPr>
        <w:t>we</w:t>
      </w:r>
      <w:r w:rsidRPr="00265EC2">
        <w:rPr>
          <w:rFonts w:cs="Times New Roman"/>
        </w:rPr>
        <w:t>re reciprocally more similar to the base orthologous pair than to any other sequence from another genome. Orthologs and paralogs were subsequently represented in a graph weighted by their similarity and an unsupervised cluster algorithm (Markov C</w:t>
      </w:r>
      <w:r>
        <w:rPr>
          <w:rFonts w:cs="Times New Roman"/>
        </w:rPr>
        <w:t>luster algorithm - MCL) clustered</w:t>
      </w:r>
      <w:r w:rsidRPr="00265EC2">
        <w:rPr>
          <w:rFonts w:cs="Times New Roman"/>
        </w:rPr>
        <w:t xml:space="preserve"> protein sequences into families. </w:t>
      </w:r>
    </w:p>
    <w:p w14:paraId="5789EE4C" w14:textId="6C464789" w:rsidR="00504465" w:rsidRDefault="00A66F7D" w:rsidP="00021765">
      <w:pPr>
        <w:spacing w:line="360" w:lineRule="auto"/>
        <w:jc w:val="both"/>
        <w:rPr>
          <w:rFonts w:cs="Times New Roman"/>
        </w:rPr>
      </w:pPr>
      <w:del w:id="29" w:author="David Goode" w:date="2014-11-04T12:26:00Z">
        <w:r w:rsidDel="007D5499">
          <w:rPr>
            <w:rFonts w:eastAsiaTheme="minorEastAsia" w:cs="Times New Roman"/>
          </w:rPr>
          <w:delText xml:space="preserve">Once the groups of </w:delText>
        </w:r>
      </w:del>
      <w:ins w:id="30" w:author="David Goode" w:date="2014-11-04T12:26:00Z">
        <w:r w:rsidR="007D5499">
          <w:rPr>
            <w:rFonts w:eastAsiaTheme="minorEastAsia" w:cs="Times New Roman"/>
          </w:rPr>
          <w:t xml:space="preserve">Species </w:t>
        </w:r>
      </w:ins>
      <w:r w:rsidR="00E20E59">
        <w:rPr>
          <w:rFonts w:eastAsiaTheme="minorEastAsia" w:cs="Times New Roman"/>
        </w:rPr>
        <w:t>with</w:t>
      </w:r>
      <w:ins w:id="31" w:author="David Goode" w:date="2014-11-04T12:26:00Z">
        <w:r w:rsidR="007D5499">
          <w:rPr>
            <w:rFonts w:eastAsiaTheme="minorEastAsia" w:cs="Times New Roman"/>
          </w:rPr>
          <w:t xml:space="preserve"> </w:t>
        </w:r>
      </w:ins>
      <w:r>
        <w:rPr>
          <w:rFonts w:eastAsiaTheme="minorEastAsia" w:cs="Times New Roman"/>
        </w:rPr>
        <w:t xml:space="preserve">orthologs of </w:t>
      </w:r>
      <w:del w:id="32" w:author="David Goode" w:date="2014-11-04T12:26:00Z">
        <w:r w:rsidDel="007D5499">
          <w:rPr>
            <w:rFonts w:eastAsiaTheme="minorEastAsia" w:cs="Times New Roman"/>
          </w:rPr>
          <w:delText xml:space="preserve">the </w:delText>
        </w:r>
      </w:del>
      <w:r>
        <w:rPr>
          <w:rFonts w:eastAsiaTheme="minorEastAsia" w:cs="Times New Roman"/>
        </w:rPr>
        <w:t xml:space="preserve">human proteins were </w:t>
      </w:r>
      <w:del w:id="33" w:author="David Goode" w:date="2014-11-04T12:26:00Z">
        <w:r w:rsidDel="007D5499">
          <w:rPr>
            <w:rFonts w:eastAsiaTheme="minorEastAsia" w:cs="Times New Roman"/>
          </w:rPr>
          <w:delText xml:space="preserve">obtained from the OrthoMCL database, the species found in the groups </w:delText>
        </w:r>
        <w:r w:rsidR="005B4806" w:rsidDel="007D5499">
          <w:rPr>
            <w:rFonts w:eastAsiaTheme="minorEastAsia" w:cs="Times New Roman"/>
          </w:rPr>
          <w:delText xml:space="preserve">were </w:delText>
        </w:r>
      </w:del>
      <w:r w:rsidR="005B4806">
        <w:rPr>
          <w:rFonts w:eastAsiaTheme="minorEastAsia" w:cs="Times New Roman"/>
        </w:rPr>
        <w:t xml:space="preserve">mapped </w:t>
      </w:r>
      <w:r>
        <w:rPr>
          <w:rFonts w:eastAsiaTheme="minorEastAsia" w:cs="Times New Roman"/>
        </w:rPr>
        <w:t>to a phylogenetic tree</w:t>
      </w:r>
      <w:r w:rsidR="00AC193E">
        <w:rPr>
          <w:rFonts w:eastAsiaTheme="minorEastAsia" w:cs="Times New Roman"/>
        </w:rPr>
        <w:t xml:space="preserve"> using the</w:t>
      </w:r>
      <w:r>
        <w:rPr>
          <w:rFonts w:eastAsiaTheme="minorEastAsia" w:cs="Times New Roman"/>
        </w:rPr>
        <w:t xml:space="preserve"> NCBI</w:t>
      </w:r>
      <w:r w:rsidRPr="00E254B1">
        <w:rPr>
          <w:rFonts w:eastAsiaTheme="minorEastAsia" w:cs="Times New Roman"/>
        </w:rPr>
        <w:t xml:space="preserve"> Taxonomy Common Tree browser </w:t>
      </w:r>
      <w:r w:rsidR="00AB6A27">
        <w:rPr>
          <w:rFonts w:eastAsiaTheme="minorEastAsia" w:cs="Times New Roman"/>
        </w:rPr>
        <w:fldChar w:fldCharType="begin" w:fldLock="1"/>
      </w:r>
      <w:r w:rsidR="00120ECE">
        <w:rPr>
          <w:rFonts w:eastAsiaTheme="minorEastAsia" w:cs="Times New Roman"/>
        </w:rPr>
        <w:instrText>ADDIN CSL_CITATION { "citationItems" : [ { "id" : "ITEM-1", "itemData" : { "DOI" : "10.1093/nar/gkn723", "ISSN" : "1362-4962", "PMID" : "18940867", "abstract" : "GenBank is a comprehensive database that contains publicly available nucleotide sequences for more than 300,000 organisms named at the genus level or lower, obtained primarily through submissions from individual laboratories and batch submissions from large-scale sequencing projects. Most submissions are made using the web-based BankIt or standalone Sequin programs, and accession numbers are assigned by GenBank(R) staff upon receipt. Daily data exchange with the European Molecular Biology Laboratory Nucleotide Sequence Database in Europe and the DNA Data Bank of Japan ensures worldwide coverage. GenBank is accessible through the National Center for Biotechnology Information (NCBI) Entrez retrieval system, which integrates data from the major DNA and protein sequence databases along with taxonomy, genome, mapping, protein structure and domain information, and the biomedical journal literature via PubMed. BLAST provides sequence similarity searches of GenBank and other sequence databases. Complete bimonthly releases and daily updates of the GenBank database are available by FTP. To access GenBank and its related retrieval and analysis services, begin at the NCBI Homepage: www.ncbi.nlm.nih.gov.", "author" : [ { "dropping-particle" : "", "family" : "Benson", "given" : "Dennis a", "non-dropping-particle" : "", "parse-names" : false, "suffix" : "" }, { "dropping-particle" : "", "family" : "Karsch-Mizrachi", "given" : "Ilene", "non-dropping-particle" : "", "parse-names" : false, "suffix" : "" }, { "dropping-particle" : "", "family" : "Lipman", "given" : "David J", "non-dropping-particle" : "", "parse-names" : false, "suffix" : "" }, { "dropping-particle" : "", "family" : "Ostell", "given" : "James", "non-dropping-particle" : "", "parse-names" : false, "suffix" : "" }, { "dropping-particle" : "", "family" : "Sayers", "given" : "Eric W", "non-dropping-particle" : "", "parse-names" : false, "suffix" : "" } ], "container-title" : "Nucleic acids research", "id" : "ITEM-1", "issue" : "Database issue", "issued" : { "date-parts" : [ [ "2009", "1" ] ] }, "page" : "D26-31", "title" : "GenBank.", "type" : "article-journal", "volume" : "37" }, "uris" : [ "http://www.mendeley.com/documents/?uuid=3d779dda-cdc2-42a4-a0cd-7bb78f6615f6" ] }, { "id" : "ITEM-2", "itemData" : { "DOI" : "10.1093/nar/gkn741", "ISSN" : "1362-4962", "PMID" : "18940862", "abstract" : "In addition to maintaining the GenBank nucleic acid sequence database, the National Center for Biotechnology Information (NCBI) provides analysis and retrieval resources for the data in GenBank and other biological data made available through the NCBI web site. NCBI resources include Entrez, the Entrez Programming Utilities, MyNCBI, PubMed, PubMed Central, Entrez Gene, the NCBI Taxonomy Browser, BLAST, BLAST Link (BLink), Electronic PCR, OrfFinder, Spidey, Splign, RefSeq, UniGene, HomoloGene, ProtEST, dbMHC, dbSNP, Cancer Chromosomes, Entrez Genomes and related tools, the Map Viewer, Model Maker, Evidence Viewer, Clusters of Orthologous Groups (COGs), Retroviral Genotyping Tools, HIV-1/Human Protein Interaction Database, Gene Expression Omnibus (GEO), Entrez Probe, GENSAT, Online Mendelian Inheritance in Man (OMIM), Online Mendelian Inheritance in Animals (OMIA), the Molecular Modeling Database (MMDB), the Conserved Domain Database (CDD), the Conserved Domain Architecture Retrieval Tool (CDART) and the PubChem suite of small molecule databases. Augmenting many of the web applications is custom implementation of the BLAST program optimized to search specialized data sets. All of the resources can be accessed through the NCBI home page at www.ncbi.nlm.nih.gov.", "author" : [ { "dropping-particle" : "", "family" : "Sayers", "given" : "Eric W", "non-dropping-particle" : "", "parse-names" : false, "suffix" : "" }, { "dropping-particle" : "", "family" : "Barrett", "given" : "Tanya", "non-dropping-particle" : "", "parse-names" : false, "suffix" : "" }, { "dropping-particle" : "", "family" : "Benson", "given" : "Dennis a", "non-dropping-particle" : "", "parse-names" : false, "suffix" : "" }, { "dropping-particle" : "", "family" : "Bryant", "given" : "Stephen H", "non-dropping-particle" : "", "parse-names" : false, "suffix" : "" }, { "dropping-particle" : "", "family" : "Canese", "given" : "Kathi", "non-dropping-particle" : "", "parse-names" : false, "suffix" : "" }, { "dropping-particle" : "", "family" : "Chetvernin", "given" : "Vyacheslav", "non-dropping-particle" : "", "parse-names" : false, "suffix" : "" }, { "dropping-particle" : "", "family" : "Church", "given" : "Deanna M", "non-dropping-particle" : "", "parse-names" : false, "suffix" : "" }, { "dropping-particle" : "", "family" : "DiCuccio", "given" : "Michael", "non-dropping-particle" : "", "parse-names" : false, "suffix" : "" }, { "dropping-particle" : "", "family" : "Edgar", "given" : "Ron", "non-dropping-particle" : "", "parse-names" : false, "suffix" : "" }, { "dropping-particle" : "", "family" : "Federhen", "given" : "Scott", "non-dropping-particle" : "", "parse-names" : false, "suffix" : "" }, { "dropping-particle" : "", "family" : "Feolo", "given" : "Michael", "non-dropping-particle" : "", "parse-names" : false, "suffix" : "" }, { "dropping-particle" : "", "family" : "Geer", "given" : "Lewis Y", "non-dropping-particle" : "", "parse-names" : false, "suffix" : "" }, { "dropping-particle" : "", "family" : "Helmberg", "given" : "Wolfgang", "non-dropping-particle" : "", "parse-names" : false, "suffix" : "" }, { "dropping-particle" : "", "family" : "Kapustin", "given" : "Yuri", "non-dropping-particle" : "", "parse-names" : false, "suffix" : "" }, { "dropping-particle" : "", "family" : "Landsman", "given" : "David", "non-dropping-particle" : "", "parse-names" : false, "suffix" : "" }, { "dropping-particle" : "", "family" : "Lipman", "given" : "David J", "non-dropping-particle" : "", "parse-names" : false, "suffix" : "" }, { "dropping-particle" : "", "family" : "Madden", "given" : "Thomas L", "non-dropping-particle" : "", "parse-names" : false, "suffix" : "" }, { "dropping-particle" : "", "family" : "Maglott", "given" : "Donna R", "non-dropping-particle" : "", "parse-names" : false, "suffix" : "" }, { "dropping-particle" : "", "family" : "Miller", "given" : "Vadim", "non-dropping-particle" : "", "parse-names" : false, "suffix" : "" }, { "dropping-particle" : "", "family" : "Mizrachi", "given" : "Ilene", "non-dropping-particle" : "", "parse-names" : false, "suffix" : "" }, { "dropping-particle" : "", "family" : "Ostell", "given" : "James", "non-dropping-particle" : "", "parse-names" : false, "suffix" : "" }, { "dropping-particle" : "", "family" : "Pruitt", "given" : "Kim D", "non-dropping-particle" : "", "parse-names" : false, "suffix" : "" }, { "dropping-particle" : "", "family" : "Schuler", "given" : "Gregory D", "non-dropping-particle" : "", "parse-names" : false, "suffix" : "" }, { "dropping-particle" : "", "family" : "Sequeira", "given" : "Edwin", "non-dropping-particle" : "", "parse-names" : false, "suffix" : "" }, { "dropping-particle" : "", "family" : "Sherry", "given" : "Stephen T", "non-dropping-particle" : "", "parse-names" : false, "suffix" : "" }, { "dropping-particle" : "", "family" : "Shumway", "given" : "Martin", "non-dropping-particle" : "", "parse-names" : false, "suffix" : "" }, { "dropping-particle" : "", "family" : "Sirotkin", "given" : "Karl", "non-dropping-particle" : "", "parse-names" : false, "suffix" : "" }, { "dropping-particle" : "", "family" : "Souvorov", "given" : "Alexandre", "non-dropping-particle" : "", "parse-names" : false, "suffix" : "" }, { "dropping-particle" : "", "family" : "Starchenko", "given" : "Grigory", "non-dropping-particle" : "", "parse-names" : false, "suffix" : "" }, { "dropping-particle" : "", "family" : "Tatusova", "given" : "Tatiana a", "non-dropping-particle" : "", "parse-names" : false, "suffix" : "" }, { "dropping-particle" : "", "family" : "Wagner", "given" : "Lukas", "non-dropping-particle" : "", "parse-names" : false, "suffix" : "" }, { "dropping-particle" : "", "family" : "Yaschenko", "given" : "Eugene", "non-dropping-particle" : "", "parse-names" : false, "suffix" : "" }, { "dropping-particle" : "", "family" : "Ye", "given" : "Jian", "non-dropping-particle" : "", "parse-names" : false, "suffix" : "" } ], "container-title" : "Nucleic Acids Research", "id" : "ITEM-2", "issue" : "Database issue", "issued" : { "date-parts" : [ [ "2009", "1" ] ] }, "page" : "D5-15", "title" : "Database resources of the National Center for Biotechnology Information.", "type" : "article-journal", "volume" : "37" }, "uris" : [ "http://www.mendeley.com/documents/?uuid=24bee908-15e9-4ef1-b1a9-82cb867ceee1" ] }, { "id" : "ITEM-3", "itemData" : { "DOI" : "10.1093/nar/gkt1146", "ISSN" : "1362-4962", "PMID" : "24259429", "abstract" : "In addition to maintaining the GenBank nucleic acid sequence database, the National Center for Biotechnology Information (NCBI, http://www.ncbi.nlm.nih.gov) provides analysis and retrieval resources for the data in GenBank and other biological data made available through the NCBI Web site. NCBI resources include Entrez, the Entrez Programming Utilities, MyNCBI, PubMed, PubMed Central, PubReader, Gene, the NCBI Taxonomy Browser, BLAST, BLAST Link, Primer-BLAST, COBALT, RefSeq, UniGene, HomoloGene, ProtEST, dbMHC, dbSNP, dbVar, Epigenomics, the Genetic Testing Registry, Genome and related tools, the Map Viewer, Trace Archive, Sequence Read Archive, BioProject, BioSample, ClinVar, MedGen, HIV-1/Human Protein Interaction Database, Gene Expression Omnibus, Probe, Online Mendelian Inheritance in Animals, the Molecular Modeling Database, the Conserved Domain Database, the Conserved Domain Architecture Retrieval Tool, Biosystems, Protein Clusters and the PubChem suite of small molecule databases. Augmenting many of the Web applications are custom implementations of the BLAST program optimized to search specialized data sets. All these resources can be accessed through the NCBI home page.", "author" : [ { "dropping-particle" : "", "family" : "NCBi Resource Coordinators", "given" : "", "non-dropping-particle" : "", "parse-names" : false, "suffix" : "" } ], "container-title" : "Nucleic Acids Research", "id" : "ITEM-3", "issue" : "Database issue", "issued" : { "date-parts" : [ [ "2014", "1" ] ] }, "page" : "D7-17", "title" : "Database resources of the National Center for Biotechnology Information.", "type" : "article-journal", "volume" : "42" }, "uris" : [ "http://www.mendeley.com/documents/?uuid=2ef5649d-6cf0-40c6-8062-1ba6aed4769e" ] } ], "mendeley" : { "formattedCitation" : "(Benson, Karsch-Mizrachi, Lipman, Ostell, &amp; Sayers, 2009; NCBi Resource Coordinators, 2014; Sayers et al., 2009)", "plainTextFormattedCitation" : "(Benson, Karsch-Mizrachi, Lipman, Ostell, &amp; Sayers, 2009; NCBi Resource Coordinators, 2014; Sayers et al., 2009)", "previouslyFormattedCitation" : "(Benson, Karsch-Mizrachi, Lipman, Ostell, &amp; Sayers, 2009; NCBi Resource Coordinators, 2014; Sayers et al., 2009)" }, "properties" : { "noteIndex" : 0 }, "schema" : "https://github.com/citation-style-language/schema/raw/master/csl-citation.json" }</w:instrText>
      </w:r>
      <w:r w:rsidR="00AB6A27">
        <w:rPr>
          <w:rFonts w:eastAsiaTheme="minorEastAsia" w:cs="Times New Roman"/>
        </w:rPr>
        <w:fldChar w:fldCharType="separate"/>
      </w:r>
      <w:r w:rsidR="00AE5A0C" w:rsidRPr="00AE5A0C">
        <w:rPr>
          <w:rFonts w:eastAsiaTheme="minorEastAsia" w:cs="Times New Roman"/>
          <w:noProof/>
        </w:rPr>
        <w:t>(Benson, Karsch-Mizrachi, Lipman, Ostell, &amp; Sayers, 2009; NCBi Resource Coordinators, 2014; Sayers et al., 2009)</w:t>
      </w:r>
      <w:r w:rsidR="00AB6A27">
        <w:rPr>
          <w:rFonts w:eastAsiaTheme="minorEastAsia" w:cs="Times New Roman"/>
        </w:rPr>
        <w:fldChar w:fldCharType="end"/>
      </w:r>
      <w:r>
        <w:rPr>
          <w:rFonts w:eastAsiaTheme="minorEastAsia" w:cs="Times New Roman"/>
        </w:rPr>
        <w:t xml:space="preserve"> (</w:t>
      </w:r>
      <w:hyperlink r:id="rId12" w:history="1">
        <w:r w:rsidR="00AC193E" w:rsidRPr="00B87C0E">
          <w:rPr>
            <w:rStyle w:val="Hyperlink"/>
            <w:rFonts w:eastAsiaTheme="minorEastAsia" w:cs="Times New Roman"/>
          </w:rPr>
          <w:t>http://www.ncbi.nlm.nih.gov/taxonomy</w:t>
        </w:r>
      </w:hyperlink>
      <w:r>
        <w:rPr>
          <w:rFonts w:eastAsiaTheme="minorEastAsia" w:cs="Times New Roman"/>
        </w:rPr>
        <w:t>)</w:t>
      </w:r>
      <w:r w:rsidR="00AC193E">
        <w:rPr>
          <w:rFonts w:eastAsiaTheme="minorEastAsia" w:cs="Times New Roman"/>
        </w:rPr>
        <w:t xml:space="preserve">. </w:t>
      </w:r>
      <w:r w:rsidR="00021765">
        <w:rPr>
          <w:rFonts w:eastAsiaTheme="minorEastAsia" w:cs="Times New Roman"/>
        </w:rPr>
        <w:t xml:space="preserve">Taxons with at least one species </w:t>
      </w:r>
      <w:r w:rsidR="00E20E59">
        <w:rPr>
          <w:rFonts w:eastAsiaTheme="minorEastAsia" w:cs="Times New Roman"/>
        </w:rPr>
        <w:t>present</w:t>
      </w:r>
      <w:r w:rsidR="00021765">
        <w:rPr>
          <w:rFonts w:eastAsiaTheme="minorEastAsia" w:cs="Times New Roman"/>
        </w:rPr>
        <w:t xml:space="preserve"> in OrthoMCL were included in the final phylogenetic framework, which consisted </w:t>
      </w:r>
      <w:r>
        <w:rPr>
          <w:rFonts w:eastAsiaTheme="minorEastAsia" w:cs="Times New Roman"/>
        </w:rPr>
        <w:t xml:space="preserve">of 16 </w:t>
      </w:r>
      <w:r w:rsidR="00021765">
        <w:rPr>
          <w:rFonts w:eastAsiaTheme="minorEastAsia" w:cs="Times New Roman"/>
        </w:rPr>
        <w:t>taxons</w:t>
      </w:r>
      <w:r>
        <w:rPr>
          <w:rFonts w:eastAsiaTheme="minorEastAsia" w:cs="Times New Roman"/>
        </w:rPr>
        <w:t xml:space="preserve"> (phylostrata), r</w:t>
      </w:r>
      <w:r w:rsidRPr="00E254B1">
        <w:rPr>
          <w:rFonts w:eastAsiaTheme="minorEastAsia" w:cs="Times New Roman"/>
        </w:rPr>
        <w:t>ang</w:t>
      </w:r>
      <w:r w:rsidR="00021765">
        <w:rPr>
          <w:rFonts w:eastAsiaTheme="minorEastAsia" w:cs="Times New Roman"/>
        </w:rPr>
        <w:t>ing</w:t>
      </w:r>
      <w:r w:rsidRPr="00E254B1">
        <w:rPr>
          <w:rFonts w:eastAsiaTheme="minorEastAsia" w:cs="Times New Roman"/>
        </w:rPr>
        <w:t xml:space="preserve"> from </w:t>
      </w:r>
      <w:r>
        <w:rPr>
          <w:rFonts w:eastAsiaTheme="minorEastAsia" w:cs="Times New Roman"/>
        </w:rPr>
        <w:t xml:space="preserve">including </w:t>
      </w:r>
      <w:r w:rsidRPr="00E254B1">
        <w:rPr>
          <w:rFonts w:eastAsiaTheme="minorEastAsia" w:cs="Times New Roman"/>
        </w:rPr>
        <w:t>all cellular organisms (</w:t>
      </w:r>
      <w:r>
        <w:rPr>
          <w:rFonts w:eastAsiaTheme="minorEastAsia" w:cs="Times New Roman"/>
        </w:rPr>
        <w:t>phylostratum 1</w:t>
      </w:r>
      <w:r w:rsidRPr="00E254B1">
        <w:rPr>
          <w:rFonts w:eastAsiaTheme="minorEastAsia" w:cs="Times New Roman"/>
        </w:rPr>
        <w:t xml:space="preserve">) to </w:t>
      </w:r>
      <w:r>
        <w:rPr>
          <w:rFonts w:eastAsiaTheme="minorEastAsia" w:cs="Times New Roman"/>
        </w:rPr>
        <w:t xml:space="preserve">only </w:t>
      </w:r>
      <w:r w:rsidRPr="00E254B1">
        <w:rPr>
          <w:rFonts w:eastAsiaTheme="minorEastAsia" w:cs="Times New Roman"/>
        </w:rPr>
        <w:t>humans (</w:t>
      </w:r>
      <w:r>
        <w:rPr>
          <w:rFonts w:eastAsiaTheme="minorEastAsia" w:cs="Times New Roman"/>
        </w:rPr>
        <w:t>phylostratum 1</w:t>
      </w:r>
      <w:r w:rsidRPr="00E254B1">
        <w:rPr>
          <w:rFonts w:eastAsiaTheme="minorEastAsia" w:cs="Times New Roman"/>
        </w:rPr>
        <w:t>6)</w:t>
      </w:r>
      <w:r>
        <w:rPr>
          <w:rFonts w:eastAsiaTheme="minorEastAsia" w:cs="Times New Roman"/>
        </w:rPr>
        <w:t>.</w:t>
      </w:r>
      <w:r w:rsidR="00504465">
        <w:rPr>
          <w:rFonts w:eastAsiaTheme="minorEastAsia" w:cs="Times New Roman"/>
        </w:rPr>
        <w:t xml:space="preserve"> </w:t>
      </w:r>
    </w:p>
    <w:p w14:paraId="6187CAD3" w14:textId="259CD3B2" w:rsidR="00467383" w:rsidRPr="00F27F45" w:rsidRDefault="00504465" w:rsidP="00467383">
      <w:pPr>
        <w:spacing w:line="360" w:lineRule="auto"/>
        <w:jc w:val="both"/>
        <w:rPr>
          <w:rFonts w:cs="Times New Roman"/>
        </w:rPr>
      </w:pPr>
      <w:r>
        <w:rPr>
          <w:rFonts w:cs="Times New Roman"/>
        </w:rPr>
        <w:t>T</w:t>
      </w:r>
      <w:r w:rsidRPr="00E254B1">
        <w:rPr>
          <w:rFonts w:cs="Times New Roman"/>
        </w:rPr>
        <w:t>he most ancien</w:t>
      </w:r>
      <w:r>
        <w:rPr>
          <w:rFonts w:cs="Times New Roman"/>
        </w:rPr>
        <w:t>t phylostratum represented in a</w:t>
      </w:r>
      <w:r w:rsidRPr="00E254B1">
        <w:rPr>
          <w:rFonts w:cs="Times New Roman"/>
        </w:rPr>
        <w:t xml:space="preserve"> group </w:t>
      </w:r>
      <w:r>
        <w:rPr>
          <w:rFonts w:cs="Times New Roman"/>
        </w:rPr>
        <w:t xml:space="preserve">of orthologs </w:t>
      </w:r>
      <w:r w:rsidRPr="00E254B1">
        <w:rPr>
          <w:rFonts w:cs="Times New Roman"/>
        </w:rPr>
        <w:t>was considered as the point of emergence of the human protein.</w:t>
      </w:r>
      <w:r>
        <w:rPr>
          <w:rFonts w:cs="Times New Roman"/>
        </w:rPr>
        <w:t xml:space="preserve"> </w:t>
      </w:r>
      <w:r w:rsidR="00356D9D">
        <w:rPr>
          <w:rFonts w:cs="Times New Roman"/>
        </w:rPr>
        <w:t xml:space="preserve">However, manual verification of the assignment of genes revealed that there were </w:t>
      </w:r>
      <w:r w:rsidR="00533A81">
        <w:rPr>
          <w:rFonts w:cs="Times New Roman"/>
        </w:rPr>
        <w:t>spurious sequences</w:t>
      </w:r>
      <w:r w:rsidR="00356D9D">
        <w:rPr>
          <w:rFonts w:cs="Times New Roman"/>
        </w:rPr>
        <w:t xml:space="preserve"> similarities </w:t>
      </w:r>
      <w:r w:rsidR="00533A81">
        <w:rPr>
          <w:rFonts w:cs="Times New Roman"/>
        </w:rPr>
        <w:t xml:space="preserve">between the </w:t>
      </w:r>
      <w:r w:rsidR="00356D9D">
        <w:rPr>
          <w:rFonts w:cs="Times New Roman"/>
        </w:rPr>
        <w:t>human proteins and proteins of species of early phylostrata</w:t>
      </w:r>
      <w:r w:rsidR="00F27F45">
        <w:rPr>
          <w:rFonts w:cs="Times New Roman"/>
        </w:rPr>
        <w:t xml:space="preserve"> due to their large number and diversity</w:t>
      </w:r>
      <w:r w:rsidR="00533A81">
        <w:rPr>
          <w:rFonts w:cs="Times New Roman"/>
        </w:rPr>
        <w:t>. These false positives</w:t>
      </w:r>
      <w:r w:rsidR="00356D9D">
        <w:rPr>
          <w:rFonts w:cs="Times New Roman"/>
        </w:rPr>
        <w:t xml:space="preserve"> caused bias towards the assignment of genes to earlier phylostrata. Therefore, human </w:t>
      </w:r>
      <w:r w:rsidR="00533A81">
        <w:rPr>
          <w:rFonts w:cs="Times New Roman"/>
        </w:rPr>
        <w:t>proteins</w:t>
      </w:r>
      <w:r w:rsidR="00356D9D">
        <w:rPr>
          <w:rFonts w:cs="Times New Roman"/>
        </w:rPr>
        <w:t xml:space="preserve"> </w:t>
      </w:r>
      <w:r w:rsidR="00533A81">
        <w:rPr>
          <w:rFonts w:cs="Times New Roman"/>
        </w:rPr>
        <w:t xml:space="preserve">that had been originally classified into phylostrata 1, 2 or 3 by orthology to a single sequence from a species of either of these </w:t>
      </w:r>
      <w:r w:rsidR="00533A81">
        <w:rPr>
          <w:rFonts w:cs="Times New Roman"/>
        </w:rPr>
        <w:lastRenderedPageBreak/>
        <w:t xml:space="preserve">phylostrata were reclassified into the phylostrata of the next oldest ortholog. </w:t>
      </w:r>
      <w:r w:rsidR="00467383">
        <w:t>Additionally, preliminary analysis showed that phylostratum 3 appeared to be enriched with genes with functions related to the nervous system (</w:t>
      </w:r>
      <w:r w:rsidR="00467383" w:rsidRPr="00982E99">
        <w:rPr>
          <w:i/>
        </w:rPr>
        <w:t>data not shown</w:t>
      </w:r>
      <w:r w:rsidR="00467383">
        <w:t xml:space="preserve">), even when there is agreement that primitive nervous systems appeared in basal metazoans </w:t>
      </w:r>
      <w:r w:rsidR="00467383">
        <w:fldChar w:fldCharType="begin" w:fldLock="1"/>
      </w:r>
      <w:r w:rsidR="00120ECE">
        <w:instrText>ADDIN CSL_CITATION { "citationItems" : [ { "id" : "ITEM-1", "itemData" : { "DOI" : "10.1093/icb/icm094", "ISSN" : "1540-7063", "PMID" : "21669752", "abstract" : "Cnidaria have traditionally been viewed as the most basal animals with complex, organ-like multicellular structures dedicated to sensory perception. However, sponges also have a surprising range of the genes required for sensory and neural functions in Bilateria. Here, we: (1) discuss \"sense organ\" regulatory genes, including; sine oculis, Brain 3, and eyes absent, that are expressed in cnidarian sense organs; (2) assess the sensory features of the planula, polyp, and medusa life-history stages of Cnidaria; and (3) discuss physiological and molecular data that suggest sensory and \"neural\" processes in sponges. We then develop arguments explaining the shared aspects of developmental regulation across sense organs and between sense organs and other structures. We focus on explanations involving divergent evolution from a common ancestral condition. In Bilateria, distinct sense-organ types share components of developmental-gene regulation. These regulators are also present in basal metazoans, suggesting evolution of multiple bilaterian organs from fewer antecedent sensory structures in a metazoan ancestor. More broadly, we hypothesize that developmental genetic similarities between sense organs and appendages may reflect descent from closely associated structures, or a composite organ, in the common ancestor of Cnidaria and Bilateria, and we argue that such similarities between bilaterian sense organs and kidneys may derive from a multifunctional aggregations of choanocyte-like cells in a metazoan ancestor. We hope these speculative arguments presented here will stimulate further discussion of these and related questions.", "author" : [ { "dropping-particle" : "", "family" : "Jacobs", "given" : "Dave K", "non-dropping-particle" : "", "parse-names" : false, "suffix" : "" }, { "dropping-particle" : "", "family" : "Nakanishi", "given" : "Nagayasu", "non-dropping-particle" : "", "parse-names" : false, "suffix" : "" }, { "dropping-particle" : "", "family" : "Yuan", "given" : "David", "non-dropping-particle" : "", "parse-names" : false, "suffix" : "" }, { "dropping-particle" : "", "family" : "Camara", "given" : "Anthony", "non-dropping-particle" : "", "parse-names" : false, "suffix" : "" }, { "dropping-particle" : "", "family" : "Nichols", "given" : "Scott a", "non-dropping-particle" : "", "parse-names" : false, "suffix" : "" }, { "dropping-particle" : "", "family" : "Hartenstein", "given" : "Volker", "non-dropping-particle" : "", "parse-names" : false, "suffix" : "" } ], "container-title" : "Integrative and comparative biology", "id" : "ITEM-1", "issue" : "5", "issued" : { "date-parts" : [ [ "2007", "11" ] ] }, "page" : "712-23", "title" : "Evolution of sensory structures in basal metazoa.", "type" : "article-journal", "volume" : "47" }, "uris" : [ "http://www.mendeley.com/documents/?uuid=b15162ec-9bc9-4884-8868-33fb81a3ec2f" ] } ], "mendeley" : { "formattedCitation" : "(Jacobs et al., 2007)", "plainTextFormattedCitation" : "(Jacobs et al., 2007)", "previouslyFormattedCitation" : "(Jacobs et al., 2007)" }, "properties" : { "noteIndex" : 0 }, "schema" : "https://github.com/citation-style-language/schema/raw/master/csl-citation.json" }</w:instrText>
      </w:r>
      <w:r w:rsidR="00467383">
        <w:fldChar w:fldCharType="separate"/>
      </w:r>
      <w:r w:rsidR="00AE5A0C" w:rsidRPr="00AE5A0C">
        <w:rPr>
          <w:noProof/>
        </w:rPr>
        <w:t>(Jacobs et al., 2007)</w:t>
      </w:r>
      <w:r w:rsidR="00467383">
        <w:fldChar w:fldCharType="end"/>
      </w:r>
      <w:r w:rsidR="00E20E59">
        <w:t>, but a</w:t>
      </w:r>
      <w:r w:rsidR="00467383">
        <w:t>pplication of the stricter requirement</w:t>
      </w:r>
      <w:r w:rsidR="00ED2360">
        <w:t xml:space="preserve"> correctly</w:t>
      </w:r>
      <w:r w:rsidR="00467383">
        <w:t xml:space="preserve"> shifted the terms to that of the metazoan phylostrata.</w:t>
      </w:r>
    </w:p>
    <w:p w14:paraId="207A670E" w14:textId="31B70D28" w:rsidR="00646A98" w:rsidRDefault="00F852EB" w:rsidP="004548CD">
      <w:pPr>
        <w:spacing w:line="360" w:lineRule="auto"/>
        <w:jc w:val="both"/>
        <w:rPr>
          <w:rFonts w:cs="Times New Roman"/>
        </w:rPr>
      </w:pPr>
      <w:r w:rsidRPr="00E254B1">
        <w:rPr>
          <w:rFonts w:cs="Times New Roman"/>
        </w:rPr>
        <w:t>The protein IDs were translated to their gene IDs using Ensembl</w:t>
      </w:r>
      <w:r w:rsidRPr="00A233F3">
        <w:t xml:space="preserve"> </w:t>
      </w:r>
      <w:r w:rsidRPr="00A233F3">
        <w:rPr>
          <w:rFonts w:cs="Times New Roman"/>
        </w:rPr>
        <w:t>BioMart</w:t>
      </w:r>
      <w:r w:rsidR="004650FC">
        <w:rPr>
          <w:rFonts w:cs="Times New Roman"/>
        </w:rPr>
        <w:t xml:space="preserve"> </w:t>
      </w:r>
      <w:r w:rsidR="004650FC">
        <w:rPr>
          <w:rFonts w:cs="Times New Roman"/>
        </w:rPr>
        <w:fldChar w:fldCharType="begin" w:fldLock="1"/>
      </w:r>
      <w:r w:rsidR="00120ECE">
        <w:rPr>
          <w:rFonts w:cs="Times New Roman"/>
        </w:rPr>
        <w:instrText>ADDIN CSL_CITATION { "citationItems" : [ { "id" : "ITEM-1", "itemData" : { "DOI" : "10.1093/database/bar049", "ISSN" : "1758-0463", "PMID" : "22083790", "author" : [ { "dropping-particle" : "", "family" : "Kasprzyk", "given" : "Arek", "non-dropping-particle" : "", "parse-names" : false, "suffix" : "" } ], "container-title" : "Database", "id" : "ITEM-1", "issued" : { "date-parts" : [ [ "2011", "1" ] ] }, "page" : "bar049", "title" : "BioMart: driving a paradigm change in biological data management.", "type" : "article-journal", "volume" : "2011" }, "uris" : [ "http://www.mendeley.com/documents/?uuid=08727a37-dbca-47f8-9a7b-68c7b8e1ca61" ] } ], "mendeley" : { "formattedCitation" : "(Kasprzyk, 2011)", "plainTextFormattedCitation" : "(Kasprzyk, 2011)", "previouslyFormattedCitation" : "(Kasprzyk, 2011)" }, "properties" : { "noteIndex" : 0 }, "schema" : "https://github.com/citation-style-language/schema/raw/master/csl-citation.json" }</w:instrText>
      </w:r>
      <w:r w:rsidR="004650FC">
        <w:rPr>
          <w:rFonts w:cs="Times New Roman"/>
        </w:rPr>
        <w:fldChar w:fldCharType="separate"/>
      </w:r>
      <w:r w:rsidR="00AE5A0C" w:rsidRPr="00AE5A0C">
        <w:rPr>
          <w:rFonts w:cs="Times New Roman"/>
          <w:noProof/>
        </w:rPr>
        <w:t>(Kasprzyk, 2011)</w:t>
      </w:r>
      <w:r w:rsidR="004650FC">
        <w:rPr>
          <w:rFonts w:cs="Times New Roman"/>
        </w:rPr>
        <w:fldChar w:fldCharType="end"/>
      </w:r>
      <w:r w:rsidR="004650FC">
        <w:rPr>
          <w:rFonts w:cs="Times New Roman"/>
        </w:rPr>
        <w:t xml:space="preserve"> </w:t>
      </w:r>
      <w:r>
        <w:rPr>
          <w:rFonts w:cs="Times New Roman"/>
        </w:rPr>
        <w:t xml:space="preserve">with the Ensembl Genome Browser </w:t>
      </w:r>
      <w:r w:rsidRPr="00A233F3">
        <w:rPr>
          <w:rFonts w:cs="Times New Roman"/>
        </w:rPr>
        <w:t xml:space="preserve">73 </w:t>
      </w:r>
      <w:r w:rsidR="004650FC">
        <w:rPr>
          <w:rFonts w:cs="Times New Roman"/>
        </w:rPr>
        <w:fldChar w:fldCharType="begin" w:fldLock="1"/>
      </w:r>
      <w:r w:rsidR="00120ECE">
        <w:rPr>
          <w:rFonts w:cs="Times New Roman"/>
        </w:rPr>
        <w:instrText>ADDIN CSL_CITATION { "citationItems" : [ { "id" : "ITEM-1", "itemData" : { "author" : [ { "dropping-particle" : "", "family" : "EMBL-EBI", "given" : "", "non-dropping-particle" : "", "parse-names" : false, "suffix" : "" }, { "dropping-particle" : "", "family" : "The Wellcome Trust Sanger Institute", "given" : "", "non-dropping-particle" : "", "parse-names" : false, "suffix" : "" } ], "id" : "ITEM-1", "issued" : { "date-parts" : [ [ "2013" ] ] }, "title" : "Ensembl Genome Browser 73", "type" : "webpage" }, "uris" : [ "http://www.mendeley.com/documents/?uuid=2954360e-80ed-4d39-b371-3644dadc6ace" ] } ], "mendeley" : { "formattedCitation" : "(EMBL-EBI &amp; The Wellcome Trust Sanger Institute, 2013)", "plainTextFormattedCitation" : "(EMBL-EBI &amp; The Wellcome Trust Sanger Institute, 2013)", "previouslyFormattedCitation" : "(EMBL-EBI &amp; The Wellcome Trust Sanger Institute, 2013)" }, "properties" : { "noteIndex" : 0 }, "schema" : "https://github.com/citation-style-language/schema/raw/master/csl-citation.json" }</w:instrText>
      </w:r>
      <w:r w:rsidR="004650FC">
        <w:rPr>
          <w:rFonts w:cs="Times New Roman"/>
        </w:rPr>
        <w:fldChar w:fldCharType="separate"/>
      </w:r>
      <w:r w:rsidR="00AE5A0C" w:rsidRPr="00AE5A0C">
        <w:rPr>
          <w:rFonts w:cs="Times New Roman"/>
          <w:noProof/>
        </w:rPr>
        <w:t>(EMBL-EBI &amp; The Wellcome Trust Sanger Institute, 2013)</w:t>
      </w:r>
      <w:r w:rsidR="004650FC">
        <w:rPr>
          <w:rFonts w:cs="Times New Roman"/>
        </w:rPr>
        <w:fldChar w:fldCharType="end"/>
      </w:r>
      <w:r w:rsidR="004650FC">
        <w:rPr>
          <w:rFonts w:cs="Times New Roman"/>
        </w:rPr>
        <w:t xml:space="preserve"> </w:t>
      </w:r>
      <w:r>
        <w:rPr>
          <w:rFonts w:cs="Times New Roman"/>
        </w:rPr>
        <w:t>and</w:t>
      </w:r>
      <w:r w:rsidRPr="00A233F3">
        <w:rPr>
          <w:rFonts w:cs="Times New Roman"/>
        </w:rPr>
        <w:t xml:space="preserve"> </w:t>
      </w:r>
      <w:r>
        <w:rPr>
          <w:rFonts w:cs="Times New Roman"/>
        </w:rPr>
        <w:t xml:space="preserve">the </w:t>
      </w:r>
      <w:r w:rsidRPr="00D22D6B">
        <w:rPr>
          <w:rFonts w:cs="Times New Roman"/>
          <w:i/>
        </w:rPr>
        <w:t>Homo sapiens</w:t>
      </w:r>
      <w:r w:rsidRPr="00A233F3">
        <w:rPr>
          <w:rFonts w:cs="Times New Roman"/>
        </w:rPr>
        <w:t xml:space="preserve"> genes</w:t>
      </w:r>
      <w:r>
        <w:rPr>
          <w:rFonts w:cs="Times New Roman"/>
        </w:rPr>
        <w:t xml:space="preserve"> </w:t>
      </w:r>
      <w:r w:rsidRPr="00A233F3">
        <w:rPr>
          <w:rFonts w:cs="Times New Roman"/>
        </w:rPr>
        <w:t>(GRCh37.p12)</w:t>
      </w:r>
      <w:r>
        <w:rPr>
          <w:rFonts w:cs="Times New Roman"/>
        </w:rPr>
        <w:t xml:space="preserve"> database</w:t>
      </w:r>
      <w:r w:rsidR="004650FC">
        <w:rPr>
          <w:rFonts w:cs="Times New Roman"/>
        </w:rPr>
        <w:t xml:space="preserve"> </w:t>
      </w:r>
      <w:r w:rsidR="004650FC">
        <w:rPr>
          <w:rFonts w:cs="Times New Roman"/>
        </w:rPr>
        <w:fldChar w:fldCharType="begin" w:fldLock="1"/>
      </w:r>
      <w:r w:rsidR="00120ECE">
        <w:rPr>
          <w:rFonts w:cs="Times New Roman"/>
        </w:rPr>
        <w:instrText>ADDIN CSL_CITATION { "citationItems" : [ { "id" : "ITEM-1", "itemData" : { "author" : [ { "dropping-particle" : "", "family" : "Genome Reference Consortium", "given" : "", "non-dropping-particle" : "", "parse-names" : false, "suffix" : "" } ], "id" : "ITEM-1", "issued" : { "date-parts" : [ [ "2013" ] ] }, "title" : "Human Build 37 patch release 12.", "type" : "article" }, "uris" : [ "http://www.mendeley.com/documents/?uuid=997084d3-22c7-43b7-a697-85abf01dacc8" ] } ], "mendeley" : { "formattedCitation" : "(Genome Reference Consortium, 2013)", "plainTextFormattedCitation" : "(Genome Reference Consortium, 2013)", "previouslyFormattedCitation" : "(Genome Reference Consortium, 2013)" }, "properties" : { "noteIndex" : 0 }, "schema" : "https://github.com/citation-style-language/schema/raw/master/csl-citation.json" }</w:instrText>
      </w:r>
      <w:r w:rsidR="004650FC">
        <w:rPr>
          <w:rFonts w:cs="Times New Roman"/>
        </w:rPr>
        <w:fldChar w:fldCharType="separate"/>
      </w:r>
      <w:r w:rsidR="00AE5A0C" w:rsidRPr="00AE5A0C">
        <w:rPr>
          <w:rFonts w:cs="Times New Roman"/>
          <w:noProof/>
        </w:rPr>
        <w:t>(Genome Reference Consortium, 2013)</w:t>
      </w:r>
      <w:r w:rsidR="004650FC">
        <w:rPr>
          <w:rFonts w:cs="Times New Roman"/>
        </w:rPr>
        <w:fldChar w:fldCharType="end"/>
      </w:r>
      <w:r>
        <w:rPr>
          <w:rFonts w:cs="Times New Roman"/>
        </w:rPr>
        <w:t xml:space="preserve">. </w:t>
      </w:r>
      <w:r w:rsidR="005B4806">
        <w:rPr>
          <w:rFonts w:cs="Times New Roman"/>
        </w:rPr>
        <w:t>G</w:t>
      </w:r>
      <w:r w:rsidR="004650FC">
        <w:rPr>
          <w:rFonts w:cs="Times New Roman"/>
        </w:rPr>
        <w:t xml:space="preserve">enes </w:t>
      </w:r>
      <w:r w:rsidR="005B4806">
        <w:rPr>
          <w:rFonts w:cs="Times New Roman"/>
        </w:rPr>
        <w:t xml:space="preserve">that coded for </w:t>
      </w:r>
      <w:r>
        <w:rPr>
          <w:rFonts w:cs="Times New Roman"/>
        </w:rPr>
        <w:t>multiple proteins</w:t>
      </w:r>
      <w:r w:rsidR="00ED2360">
        <w:rPr>
          <w:rFonts w:cs="Times New Roman"/>
        </w:rPr>
        <w:t xml:space="preserve"> </w:t>
      </w:r>
      <w:r w:rsidR="005B4806">
        <w:rPr>
          <w:rFonts w:cs="Times New Roman"/>
        </w:rPr>
        <w:t>which</w:t>
      </w:r>
      <w:r>
        <w:rPr>
          <w:rFonts w:cs="Times New Roman"/>
        </w:rPr>
        <w:t xml:space="preserve"> </w:t>
      </w:r>
      <w:r w:rsidR="00ED2360">
        <w:rPr>
          <w:rFonts w:cs="Times New Roman"/>
        </w:rPr>
        <w:t>belonged to</w:t>
      </w:r>
      <w:r w:rsidR="004650FC">
        <w:rPr>
          <w:rFonts w:cs="Times New Roman"/>
        </w:rPr>
        <w:t xml:space="preserve"> different orthologous groups were </w:t>
      </w:r>
      <w:r w:rsidR="005B4806">
        <w:rPr>
          <w:rFonts w:cs="Times New Roman"/>
        </w:rPr>
        <w:t>excluded</w:t>
      </w:r>
      <w:r w:rsidR="004650FC">
        <w:rPr>
          <w:rFonts w:cs="Times New Roman"/>
        </w:rPr>
        <w:t xml:space="preserve">, given that </w:t>
      </w:r>
      <w:r w:rsidR="00646A98">
        <w:rPr>
          <w:rFonts w:cs="Times New Roman"/>
        </w:rPr>
        <w:t xml:space="preserve">an accurate classification of proteins into </w:t>
      </w:r>
      <w:r w:rsidR="004650FC" w:rsidRPr="004650FC">
        <w:rPr>
          <w:rFonts w:cs="Times New Roman"/>
        </w:rPr>
        <w:t>orthologous group</w:t>
      </w:r>
      <w:r w:rsidR="005B4806">
        <w:rPr>
          <w:rFonts w:cs="Times New Roman"/>
        </w:rPr>
        <w:t>s</w:t>
      </w:r>
      <w:r w:rsidR="004650FC">
        <w:rPr>
          <w:rFonts w:cs="Times New Roman"/>
        </w:rPr>
        <w:t xml:space="preserve"> should </w:t>
      </w:r>
      <w:r w:rsidR="00646A98">
        <w:rPr>
          <w:rFonts w:cs="Times New Roman"/>
        </w:rPr>
        <w:t xml:space="preserve">contain all proteins </w:t>
      </w:r>
      <w:r w:rsidR="005B4806">
        <w:rPr>
          <w:rFonts w:cs="Times New Roman"/>
        </w:rPr>
        <w:t>of a given gene</w:t>
      </w:r>
      <w:r w:rsidR="00646A98">
        <w:rPr>
          <w:rFonts w:cs="Times New Roman"/>
        </w:rPr>
        <w:t>. Using this filtering, 49 genes were excluded</w:t>
      </w:r>
      <w:r w:rsidR="005B4806">
        <w:rPr>
          <w:rFonts w:cs="Times New Roman"/>
        </w:rPr>
        <w:t xml:space="preserve"> from the analysis</w:t>
      </w:r>
      <w:r w:rsidR="00646A98">
        <w:rPr>
          <w:rFonts w:cs="Times New Roman"/>
        </w:rPr>
        <w:t>. Finally, only the human genes that had been assigned a phylostratum and that were present in the platforms used for RNAseq (see below) were kept, resulting in a total of 16736</w:t>
      </w:r>
      <w:r w:rsidR="005B4806">
        <w:rPr>
          <w:rFonts w:cs="Times New Roman"/>
        </w:rPr>
        <w:t xml:space="preserve"> human genes included in the analysis</w:t>
      </w:r>
      <w:r w:rsidR="00646A98">
        <w:rPr>
          <w:rFonts w:cs="Times New Roman"/>
        </w:rPr>
        <w:t>.</w:t>
      </w:r>
    </w:p>
    <w:p w14:paraId="12D0541D" w14:textId="77777777" w:rsidR="00745391" w:rsidRPr="004650FC" w:rsidRDefault="002E4063" w:rsidP="004548CD">
      <w:pPr>
        <w:pStyle w:val="Heading3"/>
        <w:spacing w:line="360" w:lineRule="auto"/>
        <w:rPr>
          <w:rFonts w:eastAsiaTheme="minorHAnsi"/>
        </w:rPr>
      </w:pPr>
      <w:bookmarkStart w:id="34" w:name="_Toc404262882"/>
      <w:r>
        <w:rPr>
          <w:rFonts w:eastAsiaTheme="minorHAnsi"/>
        </w:rPr>
        <w:t xml:space="preserve">1.2 </w:t>
      </w:r>
      <w:r w:rsidR="00745391">
        <w:rPr>
          <w:rFonts w:eastAsiaTheme="minorHAnsi"/>
        </w:rPr>
        <w:t>Comparison of the assignment of phylostrata to human genes by other authors</w:t>
      </w:r>
      <w:bookmarkEnd w:id="34"/>
    </w:p>
    <w:p w14:paraId="5D378FB6" w14:textId="538F148F" w:rsidR="00745391" w:rsidRDefault="001D5CAC" w:rsidP="00A26442">
      <w:pPr>
        <w:spacing w:line="360" w:lineRule="auto"/>
        <w:jc w:val="both"/>
        <w:rPr>
          <w:rFonts w:cs="Times New Roman"/>
        </w:rPr>
      </w:pPr>
      <w:r>
        <w:rPr>
          <w:rFonts w:cs="Times New Roman"/>
        </w:rPr>
        <w:t xml:space="preserve">Other authors </w:t>
      </w:r>
      <w:r w:rsidR="00D06B3E">
        <w:rPr>
          <w:rFonts w:cs="Times New Roman"/>
        </w:rPr>
        <w:fldChar w:fldCharType="begin" w:fldLock="1"/>
      </w:r>
      <w:r w:rsidR="00120ECE">
        <w:rPr>
          <w:rFonts w:cs="Times New Roman"/>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"plainTextFormattedCitation" : "(Domazet-Loso &amp; Tautz, 2008)", "previouslyFormattedCitation" : "(Domazet-Loso &amp; Tautz, 2008)" }, "properties" : { "noteIndex" : 0 }, "schema" : "https://github.com/citation-style-language/schema/raw/master/csl-citation.json" }</w:instrText>
      </w:r>
      <w:r w:rsidR="00D06B3E">
        <w:rPr>
          <w:rFonts w:cs="Times New Roman"/>
        </w:rPr>
        <w:fldChar w:fldCharType="separate"/>
      </w:r>
      <w:r w:rsidR="00AE5A0C" w:rsidRPr="00AE5A0C">
        <w:rPr>
          <w:rFonts w:cs="Times New Roman"/>
          <w:noProof/>
        </w:rPr>
        <w:t>(Domazet-Loso &amp; Tautz, 2008)</w:t>
      </w:r>
      <w:r w:rsidR="00D06B3E">
        <w:rPr>
          <w:rFonts w:cs="Times New Roman"/>
        </w:rPr>
        <w:fldChar w:fldCharType="end"/>
      </w:r>
      <w:r w:rsidR="00D06B3E">
        <w:rPr>
          <w:rFonts w:cs="Times New Roman"/>
        </w:rPr>
        <w:t xml:space="preserve"> </w:t>
      </w:r>
      <w:r w:rsidR="00ED2360">
        <w:rPr>
          <w:rFonts w:cs="Times New Roman"/>
        </w:rPr>
        <w:t xml:space="preserve">have previously classified human genes by their age, </w:t>
      </w:r>
      <w:r>
        <w:rPr>
          <w:rFonts w:cs="Times New Roman"/>
        </w:rPr>
        <w:t>using</w:t>
      </w:r>
      <w:r w:rsidR="00ED2360">
        <w:rPr>
          <w:rFonts w:cs="Times New Roman"/>
        </w:rPr>
        <w:t xml:space="preserve"> </w:t>
      </w:r>
      <w:r w:rsidR="00D5282C">
        <w:t xml:space="preserve">protein sequence similarity searches </w:t>
      </w:r>
      <w:r>
        <w:t>with</w:t>
      </w:r>
      <w:r w:rsidR="00D5282C">
        <w:t xml:space="preserve"> BlastP to search for matches with species in the NR (non-redundant database) of NCBI, as well as TBlasTN searches for trace and EST archives</w:t>
      </w:r>
      <w:r w:rsidR="00745391">
        <w:rPr>
          <w:rFonts w:cs="Times New Roman"/>
        </w:rPr>
        <w:t xml:space="preserve">. The 19 phylostrata defined by </w:t>
      </w:r>
      <w:r w:rsidR="005B4806">
        <w:rPr>
          <w:rFonts w:cs="Times New Roman"/>
        </w:rPr>
        <w:t>these authors</w:t>
      </w:r>
      <w:r w:rsidR="00745391">
        <w:rPr>
          <w:rFonts w:cs="Times New Roman"/>
        </w:rPr>
        <w:t xml:space="preserve"> were collapsed into the </w:t>
      </w:r>
      <w:r w:rsidR="005B4806">
        <w:rPr>
          <w:rFonts w:cs="Times New Roman"/>
        </w:rPr>
        <w:t xml:space="preserve">framework of </w:t>
      </w:r>
      <w:r w:rsidR="00745391">
        <w:rPr>
          <w:rFonts w:cs="Times New Roman"/>
        </w:rPr>
        <w:t>16 phylostrata used in this study</w:t>
      </w:r>
      <w:r w:rsidR="00A26442">
        <w:rPr>
          <w:rFonts w:cs="Times New Roman"/>
        </w:rPr>
        <w:t xml:space="preserve"> for </w:t>
      </w:r>
      <w:r>
        <w:rPr>
          <w:rFonts w:cs="Times New Roman"/>
        </w:rPr>
        <w:t>direct</w:t>
      </w:r>
      <w:r w:rsidR="00A26442">
        <w:rPr>
          <w:rFonts w:cs="Times New Roman"/>
        </w:rPr>
        <w:t xml:space="preserve"> comparison</w:t>
      </w:r>
      <w:r w:rsidR="00745391">
        <w:rPr>
          <w:rFonts w:cs="Times New Roman"/>
        </w:rPr>
        <w:t xml:space="preserve">. </w:t>
      </w:r>
    </w:p>
    <w:p w14:paraId="37911548" w14:textId="77777777" w:rsidR="00A6431E" w:rsidRDefault="002E4063" w:rsidP="005B4806">
      <w:pPr>
        <w:pStyle w:val="Heading3"/>
        <w:spacing w:line="360" w:lineRule="auto"/>
        <w:jc w:val="both"/>
        <w:rPr>
          <w:rFonts w:eastAsiaTheme="minorHAnsi"/>
        </w:rPr>
      </w:pPr>
      <w:bookmarkStart w:id="35" w:name="_Ref399148832"/>
      <w:bookmarkStart w:id="36" w:name="_Toc404262883"/>
      <w:r>
        <w:rPr>
          <w:rFonts w:eastAsiaTheme="minorHAnsi"/>
        </w:rPr>
        <w:t xml:space="preserve">1.3 </w:t>
      </w:r>
      <w:r w:rsidR="00A6431E">
        <w:rPr>
          <w:rFonts w:eastAsiaTheme="minorHAnsi"/>
        </w:rPr>
        <w:t>Verification of the phylostrata of emergence of genes by enrichment of functional categories</w:t>
      </w:r>
      <w:bookmarkEnd w:id="35"/>
      <w:bookmarkEnd w:id="36"/>
    </w:p>
    <w:p w14:paraId="53EA2EAA" w14:textId="2F11B301" w:rsidR="00651471" w:rsidRDefault="001D5CAC" w:rsidP="00A26442">
      <w:pPr>
        <w:spacing w:line="360" w:lineRule="auto"/>
        <w:jc w:val="both"/>
      </w:pPr>
      <w:r>
        <w:t xml:space="preserve">As a way to verify the correct dating of genes, functional enrichment tests were used to find the overrepresented gene functions in the phylostrata. </w:t>
      </w:r>
      <w:r w:rsidR="00A26442">
        <w:t>T</w:t>
      </w:r>
      <w:r w:rsidR="005850CB">
        <w:t>he function</w:t>
      </w:r>
      <w:r w:rsidR="005B4806">
        <w:t>s</w:t>
      </w:r>
      <w:r w:rsidR="00A26442">
        <w:t xml:space="preserve"> of a</w:t>
      </w:r>
      <w:r w:rsidR="005850CB">
        <w:t xml:space="preserve"> gene should agree with the functional capacities of the organisms </w:t>
      </w:r>
      <w:r w:rsidR="005B4806">
        <w:t xml:space="preserve">belonging to </w:t>
      </w:r>
      <w:r w:rsidR="00A26442">
        <w:t>the</w:t>
      </w:r>
      <w:r w:rsidR="005850CB">
        <w:t xml:space="preserve"> phylostrata</w:t>
      </w:r>
      <w:r w:rsidR="00A26442">
        <w:t xml:space="preserve"> where the gene has been assigned</w:t>
      </w:r>
      <w:r w:rsidR="005850CB">
        <w:t xml:space="preserve">. </w:t>
      </w:r>
    </w:p>
    <w:p w14:paraId="5A0D22D9" w14:textId="77777777" w:rsidR="00651471" w:rsidRDefault="00F94F22" w:rsidP="004548CD">
      <w:pPr>
        <w:pStyle w:val="Heading4"/>
        <w:spacing w:line="360" w:lineRule="auto"/>
      </w:pPr>
      <w:r>
        <w:t xml:space="preserve">1.3.1 </w:t>
      </w:r>
      <w:r w:rsidR="00651471">
        <w:t>Generation of a curated set of Gene Ontology annotations</w:t>
      </w:r>
    </w:p>
    <w:p w14:paraId="2CAFF8DA" w14:textId="77777777" w:rsidR="001D5CAC" w:rsidRDefault="005850CB" w:rsidP="004548CD">
      <w:pPr>
        <w:spacing w:line="360" w:lineRule="auto"/>
        <w:jc w:val="both"/>
      </w:pPr>
      <w:r>
        <w:t>Gene Ontology (GO) annotations</w:t>
      </w:r>
      <w:r w:rsidR="00DD2DD4">
        <w:t xml:space="preserve"> </w:t>
      </w:r>
      <w:r w:rsidR="00DD2DD4">
        <w:fldChar w:fldCharType="begin" w:fldLock="1"/>
      </w:r>
      <w:r w:rsidR="00120ECE">
        <w:instrText>ADDIN CSL_CITATION { "citationItems" : [ { "id" : "ITEM-1", "itemData" : { "DOI" : "10.1038/75556",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"The Gene Ontology Consortium", "given" : "", "non-dropping-particle" : "", "parse-names" : false, "suffix" : "" } ], "container-title" : "Nature Genetics", "id" : "ITEM-1", "issue" : "1", "issued" : { "date-parts" : [ [ "2000" ] ] }, "page" : "25-29", "title" : "Gene Ontology : tool for the unification of biology", "type" : "article-journal", "volume" : "25" }, "uris" : [ "http://www.mendeley.com/documents/?uuid=5884d938-7c69-464e-9de7-10fc53c831fa" ] } ], "mendeley" : { "formattedCitation" : "(The Gene Ontology Consortium, 2000)", "plainTextFormattedCitation" : "(The Gene Ontology Consortium, 2000)", "previouslyFormattedCitation" : "(The Gene Ontology Consortium, 2000)" }, "properties" : { "noteIndex" : 0 }, "schema" : "https://github.com/citation-style-language/schema/raw/master/csl-citation.json" }</w:instrText>
      </w:r>
      <w:r w:rsidR="00DD2DD4">
        <w:fldChar w:fldCharType="separate"/>
      </w:r>
      <w:r w:rsidR="00AE5A0C" w:rsidRPr="00AE5A0C">
        <w:rPr>
          <w:noProof/>
        </w:rPr>
        <w:t>(The Gene Ontology Consortium, 2000)</w:t>
      </w:r>
      <w:r w:rsidR="00DD2DD4">
        <w:fldChar w:fldCharType="end"/>
      </w:r>
      <w:r>
        <w:t xml:space="preserve"> </w:t>
      </w:r>
      <w:r w:rsidR="00D319E3">
        <w:t>provided from the UniProt Consortium</w:t>
      </w:r>
      <w:r w:rsidR="005B4806">
        <w:t xml:space="preserve"> </w:t>
      </w:r>
      <w:r w:rsidR="00D319E3">
        <w:t xml:space="preserve">(GOA) </w:t>
      </w:r>
      <w:r w:rsidR="00D319E3">
        <w:fldChar w:fldCharType="begin" w:fldLock="1"/>
      </w:r>
      <w:r w:rsidR="00120ECE">
        <w:instrText>ADDIN CSL_CITATION { "citationItems" : [ { "id" : "ITEM-1", "itemData" : { "DOI" : "10.1093/nar/gkr1048", "ISSN" : "1362-4962", "PMID" : "22123736", "abstract" : "The GO annotation dataset provided by the UniProt Consortium (GOA: http://www.ebi.ac.uk/GOA) is a comprehensive set of evidenced-based associations between terms from the Gene Ontology resource and UniProtKB proteins. Currently supplying over 100 million annotations to 11 million proteins in more than 360,000 taxa, this resource has increased 2-fold over the last 2 years and has benefited from a wealth of checks to improve annotation correctness and consistency as well as now supplying a greater information content enabled by GO Consortium annotation format developments. Detailed, manual GO annotations obtained from the curation of peer-reviewed papers are directly contributed by all UniProt curators and supplemented with manual and electronic annotations from 36 model organism and domain-focused scientific resources. The inclusion of high-quality, automatic annotation predictions ensures the UniProt GO annotation dataset supplies functional information to a wide range of proteins, including those from poorly characterized, non-model organism species. UniProt GO annotations are freely available in a range of formats accessible by both file downloads and web-based views. In addition, the introduction of a new, normalized file format in 2010 has made for easier handling of the complete UniProt-GOA data set.", "author" : [ { "dropping-particle" : "", "family" : "Dimmer", "given" : "Emily C", "non-dropping-particle" : "", "parse-names" : false, "suffix" : "" }, { "dropping-particle" : "", "family" : "Huntley", "given" : "Rachael P", "non-dropping-particle" : "", "parse-names" : false, "suffix" : "" }, { "dropping-particle" : "", "family" : "Alam-Faruque", "given" : "Yasmin", "non-dropping-particle" : "", "parse-names" : false, "suffix" : "" }, { "dropping-particle" : "", "family" : "Sawford", "given" : "Tony", "non-dropping-particle" : "", "parse-names" : false, "suffix" : "" }, { "dropping-particle" : "", "family" : "O'Donovan", "given" : "Claire", "non-dropping-particle" : "", "parse-names" : false, "suffix" : "" }, { "dropping-particle" : "", "family" : "Martin", "given" : "Maria J", "non-dropping-particle" : "", "parse-names" : false, "suffix" : "" }, { "dropping-particle" : "", "family" : "Bely", "given" : "Benoit", "non-dropping-particle" : "", "parse-names" : false, "suffix" : "" }, { "dropping-particle" : "", "family" : "Browne", "given" : "Paul", "non-dropping-particle" : "", "parse-names" : false, "suffix" : "" }, { "dropping-particle" : "", "family" : "Mun Chan", "given" : "Wei", "non-dropping-particle" : "", "parse-names" : false, "suffix" : "" }, { "dropping-particle" : "", "family" : "Eberhardt", "given" : "Ruth", "non-dropping-particle" : "", "parse-names" : false, "suffix" : "" }, { "dropping-particle" : "", "family" : "Gardner", "given" : "Michael", "non-dropping-particle" : "", "parse-names" : false, "suffix" : "" }, { "dropping-particle" : "", "family" : "Laiho", "given" : "Kati", "non-dropping-particle" : "", "parse-names" : false, "suffix" : "" }, { "dropping-particle" : "", "family" : "Legge", "given" : "Duncan", "non-dropping-particle" : "", "parse-names" : false, "suffix" : "" }, { "dropping-particle" : "", "family" : "Magrane", "given" : "Michele", "non-dropping-particle" : "", "parse-names" : false, "suffix" : "" }, { "dropping-particle" : "", "family" : "Pichler", "given" : "Klemens", "non-dropping-particle" : "", "parse-names" : false, "suffix" : "" }, { "dropping-particle" : "", "family" : "Poggioli", "given" : "Diego", "non-dropping-particle" : "", "parse-names" : false, "suffix" : "" }, { "dropping-particle" : "", "family" : "Sehra", "given" : "Harminder", "non-dropping-particle" : "", "parse-names" : false, "suffix" : "" }, { "dropping-particle" : "", "family" : "Auchincloss", "given" : "Andrea", "non-dropping-particle" : "", "parse-names" : false, "suffix" : "" }, { "dropping-particle" : "", "family" : "Axelsen", "given" : "Kristian", "non-dropping-particle" : "", "parse-names" : false, "suffix" : "" }, { "dropping-particle" : "", "family" : "Blatter", "given" : "Marie-Claude", "non-dropping-particle" : "", "parse-names" : false, "suffix" : "" }, { "dropping-particle" : "", "family" : "Boutet", "given" : "Emmanuel", "non-dropping-particle" : "", "parse-names" : false, "suffix" : "" }, { "dropping-particle" : "", "family" : "Braconi-Quintaje", "given" : "Silvia", "non-dropping-particle" : "", "parse-names" : false, "suffix" : "" }, { "dropping-particle" : "", "family" : "Breuza", "given" : "Lionel", "non-dropping-particle" : "", "parse-names" : false, "suffix" : "" }, { "dropping-particle" : "", "family" : "Bridge", "given" : "Alan", "non-dropping-particle" : "", "parse-names" : false, "suffix" : "" }, { "dropping-particle" : "", "family" : "Coudert", "given" : "Elizabeth", "non-dropping-particle" : "", "parse-names" : false, "suffix" : "" }, { "dropping-particle" : "", "family" : "Estreicher", "given" : "Anne", "non-dropping-particle" : "", "parse-names" : false, "suffix" : "" }, { "dropping-particle" : "", "family" : "Famiglietti", "given" : "Livia", "non-dropping-particle" : "", "parse-names" : false, "suffix" : "" }, { "dropping-particle" : "", "family" : "Ferro-Rojas", "given" : "Serenella", "non-dropping-particle" : "", "parse-names" : false, "suffix" : "" }, { "dropping-particle" : "", "family" : "Feuermann", "given" : "Marc", "non-dropping-particle" : "", "parse-names" : false, "suffix" : "" }, { "dropping-particle" : "", "family" : "Gos", "given" : "Arnaud", "non-dropping-particle" : "", "parse-names" : false, "suffix" : "" }, { "dropping-particle" : "", "family" : "Gruaz-Gumowski", "given" : "Nadine", "non-dropping-particle" : "", "parse-names" : false, "suffix" : "" }, { "dropping-particle" : "", "family" : "Hinz", "given" : "Ursula", "non-dropping-particle" : "", "parse-names" : false, "suffix" : "" }, { "dropping-particle" : "", "family" : "Hulo", "given" : "Chantal", "non-dropping-particle" : "", "parse-names" : false, "suffix" : "" }, { "dropping-particle" : "", "family" : "James", "given" : "Janet", "non-dropping-particle" : "", "parse-names" : false, "suffix" : "" }, { "dropping-particle" : "", "family" : "Jimenez", "given" : "Silvia", "non-dropping-particle" : "", "parse-names" : false, "suffix" : "" }, { "dropping-particle" : "", "family" : "Jungo", "given" : "Florence", "non-dropping-particle" : "", "parse-names" : false, "suffix" : "" }, { "dropping-particle" : "", "family" : "Keller", "given" : "Guillaume", "non-dropping-particle" : "", "parse-names" : false, "suffix" : "" }, { "dropping-particle" : "", "family" : "Lemercier", "given" : "Phillippe", "non-dropping-particle" : "", "parse-names" : false, "suffix" : "" }, { "dropping-particle" : "", "family" : "Lieberherr", "given" : "Damien", "non-dropping-particle" : "", "parse-names" : false, "suffix" : "" }, { "dropping-particle" : "", "family" : "Masson", "given" : "Patrick", "non-dropping-particle" : "", "parse-names" : false, "suffix" : "" }, { "dropping-particle" : "", "family" : "Moinat", "given" : "Madelaine", "non-dropping-particle" : "", "parse-names" : false, "suffix" : "" }, { "dropping-particle" : "", "family" : "Pedruzzi", "given" : "Ivo", "non-dropping-particle" : "", "parse-names" : false, "suffix" : "" }, { "dropping-particle" : "", "family" : "Poux", "given" : "Sylvain", "non-dropping-particle" : "", "parse-names" : false, "suffix" : "" }, { "dropping-particle" : "", "family" : "Rivoire", "given" : "Catherine", "non-dropping-particle" : "", "parse-names" : false, "suffix" : "" }, { "dropping-particle" : "", "family" : "Roechert", "given" : "Bernd", "non-dropping-particle" : "", "parse-names" : false, "suffix" : "" }, { "dropping-particle" : "", "family" : "Schneider", "given" : "Michael", "non-dropping-particle" : "", "parse-names" : false, "suffix" : "" }, { "dropping-particle" : "", "family" : "Stutz", "given" : "Andre", "non-dropping-particle" : "", "parse-names" : false, "suffix" : "" }, { "dropping-particle" : "", "family" : "Sundaram", "given" : "Shyamala", "non-dropping-particle" : "", "parse-names" : false, "suffix" : "" }, { "dropping-particle" : "", "family" : "Tognolli", "given" : "Michael", "non-dropping-particle" : "", "parse-names" : false, "suffix" : "" }, { "dropping-particle" : "", "family" : "Bougueleret", "given" : "Lydie", "non-dropping-particle" : "", "parse-names" : false, "suffix" : "" }, { "dropping-particle" : "", "family" : "Argoud-Puy", "given" : "Ghislaine", "non-dropping-particle" : "", "parse-names" : false, "suffix" : "" }, { "dropping-particle" : "", "family" : "Cusin", "given" : "Isabelle", "non-dropping-particle" : "", "parse-names" : false, "suffix" : "" }, { "dropping-particle" : "", "family" : "Duek-Roggli", "given" : "Paula", "non-dropping-particle" : "", "parse-names" : false, "suffix" : "" }, { "dropping-particle" : "", "family" : "Xenarios", "given" : "Ioannis", "non-dropping-particle" : "", "parse-names" : false, "suffix" : "" }, { "dropping-particle" : "", "family" : "Apweiler", "given" : "Rolf", "non-dropping-particle" : "", "parse-names" : false, "suffix" : "" } ], "container-title" : "Nucleic acids research", "id" : "ITEM-1", "issue" : "Database issue", "issued" : { "date-parts" : [ [ "2012", "1" ] ] }, "page" : "D565-70", "title" : "The UniProt-GO Annotation database in 2011.", "type" : "article-journal", "volume" : "40" }, "uris" : [ "http://www.mendeley.com/documents/?uuid=ced9794c-82da-4156-a11e-e483ad1ab848" ] } ], "mendeley" : { "formattedCitation" : "(Dimmer et al., 2012)", "plainTextFormattedCitation" : "(Dimmer et al., 2012)", "previouslyFormattedCitation" : "(Dimmer et al., 2012)" }, "properties" : { "noteIndex" : 0 }, "schema" : "https://github.com/citation-style-language/schema/raw/master/csl-citation.json" }</w:instrText>
      </w:r>
      <w:r w:rsidR="00D319E3">
        <w:fldChar w:fldCharType="separate"/>
      </w:r>
      <w:r w:rsidR="00AE5A0C" w:rsidRPr="00AE5A0C">
        <w:rPr>
          <w:noProof/>
        </w:rPr>
        <w:t>(Dimmer et al., 2012)</w:t>
      </w:r>
      <w:r w:rsidR="00D319E3">
        <w:fldChar w:fldCharType="end"/>
      </w:r>
      <w:r w:rsidR="00D319E3">
        <w:t xml:space="preserve"> </w:t>
      </w:r>
      <w:r>
        <w:t xml:space="preserve">were </w:t>
      </w:r>
      <w:r w:rsidR="00651471">
        <w:t>selected to define the function</w:t>
      </w:r>
      <w:r w:rsidR="001D5CAC">
        <w:t xml:space="preserve">s </w:t>
      </w:r>
      <w:r w:rsidR="00651471">
        <w:t>of genes</w:t>
      </w:r>
      <w:r w:rsidR="00F948FA">
        <w:t xml:space="preserve">. The Gene Association File for </w:t>
      </w:r>
      <w:r w:rsidR="00F948FA" w:rsidRPr="000B7B76">
        <w:rPr>
          <w:i/>
        </w:rPr>
        <w:t>Homo sapiens</w:t>
      </w:r>
      <w:r w:rsidR="00F948FA">
        <w:t xml:space="preserve"> with a GOC Va</w:t>
      </w:r>
      <w:r w:rsidR="00A26442">
        <w:t>lidation Date 07/10/2014 and a submission d</w:t>
      </w:r>
      <w:r w:rsidR="00F948FA">
        <w:t xml:space="preserve">ate of 7/10/2014 was used. </w:t>
      </w:r>
      <w:r w:rsidR="007F6198">
        <w:t xml:space="preserve">Given that our aim was to focus on the biological functions of the genes, only GO annotations from the Biological Process branch were used. </w:t>
      </w:r>
      <w:r w:rsidR="00A37E52">
        <w:t>G</w:t>
      </w:r>
      <w:r w:rsidR="00F948FA">
        <w:t xml:space="preserve">ene annotations </w:t>
      </w:r>
      <w:r w:rsidR="007F6198">
        <w:t xml:space="preserve">that have conflicting functions in the literature and that were tagged with </w:t>
      </w:r>
      <w:r w:rsidR="00F948FA">
        <w:t xml:space="preserve">the qualifier ‘NOT’ were excluded from the </w:t>
      </w:r>
      <w:r w:rsidR="007F6198">
        <w:t>analysis.</w:t>
      </w:r>
      <w:r w:rsidR="00F948FA">
        <w:t xml:space="preserve"> </w:t>
      </w:r>
      <w:r w:rsidR="00D04148">
        <w:t xml:space="preserve">Annotations inferred from electronic annotations (IEA) were also excluded, due to their low reliability </w:t>
      </w:r>
      <w:r w:rsidR="00D04148">
        <w:fldChar w:fldCharType="begin" w:fldLock="1"/>
      </w:r>
      <w:r w:rsidR="00120ECE">
        <w:instrText>ADDIN CSL_CITATION { "citationItems" : [ { "id" : "ITEM-1", "itemData" : { "DOI" : "10.1371/journal.pcbi.1002533", "ISSN" : "1553-7358", "PMID" : "22693439", "abstract" : "Gene Ontology (GO) has established itself as the undisputed standard for protein function annotation. Most annotations are inferred electronically, i.e. without individual curator supervision, but they are widely considered unreliable. At the same time, we crucially depend on those automated annotations, as most newly sequenced genomes are non-model organisms. Here, we introduce a methodology to systematically and quantitatively evaluate electronic annotations. By exploiting changes in successive releases of the UniProt Gene Ontology Annotation database, we assessed the quality of electronic annotations in terms of specificity, reliability, and coverage. Overall, we not only found that electronic annotations have significantly improved in recent years, but also that their reliability now rivals that of annotations inferred by curators when they use evidence other than experiments from primary literature. This work provides the means to identify the subset of electronic annotations that can be relied upon-an important outcome given that &gt;98% of all annotations are inferred without direct curation.", "author" : [ { "dropping-particle" : "", "family" : "Skunca", "given" : "Nives", "non-dropping-particle" : "", "parse-names" : false, "suffix" : "" }, { "dropping-particle" : "", "family" : "Altenhoff", "given" : "Adrian", "non-dropping-particle" : "", "parse-names" : false, "suffix" : "" }, { "dropping-particle" : "", "family" : "Dessimoz", "given" : "Christophe", "non-dropping-particle" : "", "parse-names" : false, "suffix" : "" } ], "container-title" : "PLoS computational biology", "id" : "ITEM-1", "issue" : "5", "issued" : { "date-parts" : [ [ "2012", "5" ] ] }, "page" : "e1002533", "title" : "Quality of computationally inferred gene ontology annotations.", "type" : "article-journal", "volume" : "8" }, "uris" : [ "http://www.mendeley.com/documents/?uuid=6cb79427-10f3-4f18-91b4-29016abfabe6" ] } ], "mendeley" : { "formattedCitation" : "(Skunca, Altenhoff, &amp; Dessimoz, 2012)", "plainTextFormattedCitation" : "(Skunca, Altenhoff, &amp; Dessimoz, 2012)", "previouslyFormattedCitation" : "(Skunca, Altenhoff, &amp; Dessimoz, 2012)" }, "properties" : { "noteIndex" : 0 }, "schema" : "https://github.com/citation-style-language/schema/raw/master/csl-citation.json" }</w:instrText>
      </w:r>
      <w:r w:rsidR="00D04148">
        <w:fldChar w:fldCharType="separate"/>
      </w:r>
      <w:r w:rsidR="00AE5A0C" w:rsidRPr="00AE5A0C">
        <w:rPr>
          <w:noProof/>
        </w:rPr>
        <w:t>(Skunca, Altenhoff, &amp; Dessimoz, 2012)</w:t>
      </w:r>
      <w:r w:rsidR="00D04148">
        <w:fldChar w:fldCharType="end"/>
      </w:r>
      <w:r w:rsidR="00D04148">
        <w:t xml:space="preserve">. </w:t>
      </w:r>
    </w:p>
    <w:p w14:paraId="44FEB8AC" w14:textId="45046F07" w:rsidR="005B4806" w:rsidRDefault="001D5CAC" w:rsidP="004548CD">
      <w:pPr>
        <w:spacing w:line="360" w:lineRule="auto"/>
        <w:jc w:val="both"/>
      </w:pPr>
      <w:r>
        <w:lastRenderedPageBreak/>
        <w:t>T</w:t>
      </w:r>
      <w:r w:rsidR="00A37E52">
        <w:t xml:space="preserve">he hierarchical nature of the GO-terms annotation tree allowed the selection of a subset of broad GO terms that provided enough functional information to compare the enriched terms between phylostrata. </w:t>
      </w:r>
      <w:r w:rsidR="000B7B76">
        <w:t>GO term nodes that were separated by three edges from the highest parent node were found to provide a good trade-off between specificity and generality</w:t>
      </w:r>
      <w:r w:rsidR="005E20B2">
        <w:t xml:space="preserve">, so the GO terms were collapsed up to this level. This set of annotations will </w:t>
      </w:r>
      <w:r w:rsidR="000B7B76">
        <w:t xml:space="preserve">hereafter </w:t>
      </w:r>
      <w:r w:rsidR="005E20B2">
        <w:t>be</w:t>
      </w:r>
      <w:r w:rsidR="000B7B76">
        <w:t xml:space="preserve"> referred to as ‘third-generation GO terms’. Viewing of the hierarchical tree was done on the Quick-GO browser </w:t>
      </w:r>
      <w:r w:rsidR="000B7B76">
        <w:fldChar w:fldCharType="begin" w:fldLock="1"/>
      </w:r>
      <w:r w:rsidR="00120ECE">
        <w:instrText>ADDIN CSL_CITATION { "citationItems" : [ { "id" : "ITEM-1", "itemData" : { "DOI" : "10.1002/pmic.200800002", "ISSN" : "16159853", "author" : [ { "dropping-particle" : "", "family" : "Binns", "given" : "D.", "non-dropping-particle" : "", "parse-names" : false, "suffix" : "" }, { "dropping-particle" : "", "family" : "Dimmer", "given" : "Emily C.", "non-dropping-particle" : "", "parse-names" : false, "suffix" : "" }, { "dropping-particle" : "", "family" : "Huntley", "given" : "Rachael P.", "non-dropping-particle" : "", "parse-names" : false, "suffix" : "" }, { "dropping-particle" : "", "family" : "Barrell", "given" : "Daniel G.", "non-dropping-particle" : "", "parse-names" : false, "suffix" : "" }, { "dropping-particle" : "", "family" : "O'Donovan", "given" : "Claire", "non-dropping-particle" : "", "parse-names" : false, "suffix" : "" }, { "dropping-particle" : "", "family" : "Apweiler", "given" : "Rolf", "non-dropping-particle" : "", "parse-names" : false, "suffix" : "" } ], "container-title" : "Proteomics", "id" : "ITEM-1", "issue" : "22", "issued" : { "date-parts" : [ [ "2009", "7", "17" ] ] }, "page" : "3045-3046", "title" : "QuickGO: a web-based tool for Gene Ontology searching", "type" : "article-journal", "volume" : "25" }, "uris" : [ "http://www.mendeley.com/documents/?uuid=23aa80f6-67c3-4589-ac37-dc0c79753bd6" ] } ], "mendeley" : { "formattedCitation" : "(Binns et al., 2009)", "plainTextFormattedCitation" : "(Binns et al., 2009)", "previouslyFormattedCitation" : "(Binns et al., 2009)" }, "properties" : { "noteIndex" : 0 }, "schema" : "https://github.com/citation-style-language/schema/raw/master/csl-citation.json" }</w:instrText>
      </w:r>
      <w:r w:rsidR="000B7B76">
        <w:fldChar w:fldCharType="separate"/>
      </w:r>
      <w:r w:rsidR="00AE5A0C" w:rsidRPr="00AE5A0C">
        <w:rPr>
          <w:noProof/>
        </w:rPr>
        <w:t>(Binns et al., 2009)</w:t>
      </w:r>
      <w:r w:rsidR="000B7B76">
        <w:fldChar w:fldCharType="end"/>
      </w:r>
      <w:r w:rsidR="000B7B76">
        <w:t xml:space="preserve">. </w:t>
      </w:r>
    </w:p>
    <w:p w14:paraId="7AFF7027" w14:textId="77777777" w:rsidR="00B16582" w:rsidRDefault="005E20B2" w:rsidP="004548CD">
      <w:pPr>
        <w:spacing w:line="360" w:lineRule="auto"/>
        <w:jc w:val="both"/>
      </w:pPr>
      <w:r>
        <w:t>The following method was used for the collapse:</w:t>
      </w:r>
      <w:r w:rsidR="00D319E3">
        <w:t xml:space="preserve"> </w:t>
      </w:r>
    </w:p>
    <w:p w14:paraId="347E87EC" w14:textId="6003B126" w:rsidR="00D319E3" w:rsidRDefault="005E20B2" w:rsidP="004548C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Courier New"/>
          <w:color w:val="000000"/>
          <w:lang w:eastAsia="en-AU"/>
        </w:rPr>
      </w:pPr>
      <w:r>
        <w:t xml:space="preserve">All ancestors of all GO terms as well as the </w:t>
      </w:r>
      <w:r w:rsidR="00021765">
        <w:t xml:space="preserve">list of </w:t>
      </w:r>
      <w:r>
        <w:t>GO terms that were separated by 3 edges from the highest parent node of Biological process (GO:</w:t>
      </w:r>
      <w:r w:rsidRPr="005E20B2">
        <w:t xml:space="preserve"> </w:t>
      </w:r>
      <w:r w:rsidRPr="00B16582">
        <w:t>0008150</w:t>
      </w:r>
      <w:r>
        <w:t xml:space="preserve">) were obtained with the GO.db R package </w:t>
      </w:r>
      <w:r>
        <w:fldChar w:fldCharType="begin" w:fldLock="1"/>
      </w:r>
      <w:r w:rsidR="00120ECE">
        <w:instrText>ADDIN CSL_CITATION { "citationItems" : [ { "id" : "ITEM-1", "itemData" : { "author" : [ { "dropping-particle" : "", "family" : "Carlson", "given" : "M.", "non-dropping-particle" : "", "parse-names" : false, "suffix" : "" } ], "id" : "ITEM-1", "issued" : { "date-parts" : [ [ "2014" ] ] }, "number" : "2.14.0", "publisher" : "R package.", "title" : "GO.db: A set of annotation maps describing the entire Gene Ontology", "type" : "article" }, "uris" : [ "http://www.mendeley.com/documents/?uuid=d90a0c28-dd62-4f04-a1b1-f8aa7ea03fb8" ] } ], "mendeley" : { "formattedCitation" : "(Carlson, 2014)", "plainTextFormattedCitation" : "(Carlson, 2014)", "previouslyFormattedCitation" : "(Carlson, 2014)" }, "properties" : { "noteIndex" : 0 }, "schema" : "https://github.com/citation-style-language/schema/raw/master/csl-citation.json" }</w:instrText>
      </w:r>
      <w:r>
        <w:fldChar w:fldCharType="separate"/>
      </w:r>
      <w:r w:rsidR="00AE5A0C" w:rsidRPr="00AE5A0C">
        <w:rPr>
          <w:noProof/>
        </w:rPr>
        <w:t>(Carlson, 2014)</w:t>
      </w:r>
      <w:r>
        <w:fldChar w:fldCharType="end"/>
      </w:r>
      <w:r>
        <w:t xml:space="preserve">, version 2.14.0, with a packaged date of </w:t>
      </w:r>
      <w:r w:rsidRPr="005E20B2">
        <w:t>2</w:t>
      </w:r>
      <w:r w:rsidR="00D319E3" w:rsidRPr="00D319E3">
        <w:rPr>
          <w:rFonts w:eastAsia="Times New Roman" w:cs="Courier New"/>
          <w:color w:val="000000"/>
          <w:lang w:eastAsia="en-AU"/>
        </w:rPr>
        <w:t>014-03-18</w:t>
      </w:r>
      <w:r w:rsidRPr="005E20B2">
        <w:rPr>
          <w:rFonts w:eastAsia="Times New Roman" w:cs="Courier New"/>
          <w:color w:val="000000"/>
          <w:lang w:eastAsia="en-AU"/>
        </w:rPr>
        <w:t>.</w:t>
      </w:r>
      <w:r w:rsidR="000055D2">
        <w:rPr>
          <w:rFonts w:eastAsia="Times New Roman" w:cs="Courier New"/>
          <w:color w:val="000000"/>
          <w:lang w:eastAsia="en-AU"/>
        </w:rPr>
        <w:t xml:space="preserve"> Only </w:t>
      </w:r>
      <w:r w:rsidR="009B161A">
        <w:rPr>
          <w:rFonts w:eastAsia="Times New Roman" w:cs="Courier New"/>
          <w:color w:val="000000"/>
          <w:lang w:eastAsia="en-AU"/>
        </w:rPr>
        <w:t>pairs of GO terms that were connected by an edge</w:t>
      </w:r>
      <w:r w:rsidR="000055D2">
        <w:rPr>
          <w:rFonts w:eastAsia="Times New Roman" w:cs="Courier New"/>
          <w:color w:val="000000"/>
          <w:lang w:eastAsia="en-AU"/>
        </w:rPr>
        <w:t xml:space="preserve"> of type ‘is a’ were considered.</w:t>
      </w:r>
    </w:p>
    <w:p w14:paraId="75313708" w14:textId="562435C9" w:rsidR="00254708" w:rsidRDefault="005E20B2" w:rsidP="004548C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Courier New"/>
          <w:color w:val="000000"/>
          <w:lang w:eastAsia="en-AU"/>
        </w:rPr>
      </w:pPr>
      <w:r>
        <w:rPr>
          <w:rFonts w:eastAsia="Times New Roman" w:cs="Courier New"/>
          <w:color w:val="000000"/>
          <w:lang w:eastAsia="en-AU"/>
        </w:rPr>
        <w:t xml:space="preserve"> The ancestors of </w:t>
      </w:r>
      <w:r w:rsidR="005B4806">
        <w:rPr>
          <w:rFonts w:eastAsia="Times New Roman" w:cs="Courier New"/>
          <w:color w:val="000000"/>
          <w:lang w:eastAsia="en-AU"/>
        </w:rPr>
        <w:t>each GO term</w:t>
      </w:r>
      <w:r w:rsidR="00651471">
        <w:rPr>
          <w:rFonts w:eastAsia="Times New Roman" w:cs="Courier New"/>
          <w:color w:val="000000"/>
          <w:lang w:eastAsia="en-AU"/>
        </w:rPr>
        <w:t xml:space="preserve"> were scanned</w:t>
      </w:r>
      <w:r w:rsidR="001D5CAC">
        <w:rPr>
          <w:rFonts w:eastAsia="Times New Roman" w:cs="Courier New"/>
          <w:color w:val="000000"/>
          <w:lang w:eastAsia="en-AU"/>
        </w:rPr>
        <w:t>,</w:t>
      </w:r>
      <w:r w:rsidR="00651471">
        <w:rPr>
          <w:rFonts w:eastAsia="Times New Roman" w:cs="Courier New"/>
          <w:color w:val="000000"/>
          <w:lang w:eastAsia="en-AU"/>
        </w:rPr>
        <w:t xml:space="preserve"> and those that were 3 edges from the highest parent node were kept</w:t>
      </w:r>
      <w:r w:rsidR="00254708">
        <w:rPr>
          <w:rFonts w:eastAsia="Times New Roman" w:cs="Courier New"/>
          <w:color w:val="000000"/>
          <w:lang w:eastAsia="en-AU"/>
        </w:rPr>
        <w:t>.</w:t>
      </w:r>
    </w:p>
    <w:p w14:paraId="7C1926FD" w14:textId="77777777" w:rsidR="00651471" w:rsidRDefault="00254708" w:rsidP="004548C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Courier New"/>
          <w:color w:val="000000"/>
          <w:lang w:eastAsia="en-AU"/>
        </w:rPr>
      </w:pPr>
      <w:r>
        <w:rPr>
          <w:rFonts w:eastAsia="Times New Roman" w:cs="Courier New"/>
          <w:color w:val="000000"/>
          <w:lang w:eastAsia="en-AU"/>
        </w:rPr>
        <w:t>An</w:t>
      </w:r>
      <w:r w:rsidR="00651471">
        <w:rPr>
          <w:rFonts w:eastAsia="Times New Roman" w:cs="Courier New"/>
          <w:color w:val="000000"/>
          <w:lang w:eastAsia="en-AU"/>
        </w:rPr>
        <w:t xml:space="preserve"> </w:t>
      </w:r>
      <w:r>
        <w:rPr>
          <w:rFonts w:eastAsia="Times New Roman" w:cs="Courier New"/>
          <w:color w:val="000000"/>
          <w:lang w:eastAsia="en-AU"/>
        </w:rPr>
        <w:t>equivalency table</w:t>
      </w:r>
      <w:r w:rsidR="00651471">
        <w:rPr>
          <w:rFonts w:eastAsia="Times New Roman" w:cs="Courier New"/>
          <w:color w:val="000000"/>
          <w:lang w:eastAsia="en-AU"/>
        </w:rPr>
        <w:t xml:space="preserve"> of GO terms</w:t>
      </w:r>
      <w:r>
        <w:rPr>
          <w:rFonts w:eastAsia="Times New Roman" w:cs="Courier New"/>
          <w:color w:val="000000"/>
          <w:lang w:eastAsia="en-AU"/>
        </w:rPr>
        <w:t xml:space="preserve"> was created, where the corresponding third-generation GO term for any other GO terms was listed</w:t>
      </w:r>
      <w:r w:rsidR="00651471">
        <w:rPr>
          <w:rFonts w:eastAsia="Times New Roman" w:cs="Courier New"/>
          <w:color w:val="000000"/>
          <w:lang w:eastAsia="en-AU"/>
        </w:rPr>
        <w:t>.</w:t>
      </w:r>
    </w:p>
    <w:p w14:paraId="6BF9A621" w14:textId="77777777" w:rsidR="005E20B2" w:rsidRDefault="00651471" w:rsidP="004548C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Courier New"/>
          <w:color w:val="000000"/>
          <w:lang w:eastAsia="en-AU"/>
        </w:rPr>
      </w:pPr>
      <w:r>
        <w:rPr>
          <w:rFonts w:eastAsia="Times New Roman" w:cs="Courier New"/>
          <w:color w:val="000000"/>
          <w:lang w:eastAsia="en-AU"/>
        </w:rPr>
        <w:t>The original GO term annotations of the genes were replaced with the GO terms</w:t>
      </w:r>
      <w:r w:rsidR="00254708">
        <w:rPr>
          <w:rFonts w:eastAsia="Times New Roman" w:cs="Courier New"/>
          <w:color w:val="000000"/>
          <w:lang w:eastAsia="en-AU"/>
        </w:rPr>
        <w:t xml:space="preserve"> of the equivalency table</w:t>
      </w:r>
      <w:r>
        <w:rPr>
          <w:rFonts w:eastAsia="Times New Roman" w:cs="Courier New"/>
          <w:color w:val="000000"/>
          <w:lang w:eastAsia="en-AU"/>
        </w:rPr>
        <w:t>, creating the list of third-generation annotations.</w:t>
      </w:r>
    </w:p>
    <w:p w14:paraId="15FFC246" w14:textId="1A8E0254" w:rsidR="005A0E5D" w:rsidRDefault="005A0E5D" w:rsidP="005A0E5D">
      <w:pPr>
        <w:spacing w:line="360" w:lineRule="auto"/>
        <w:jc w:val="both"/>
      </w:pPr>
      <w:r>
        <w:t>In other words, all GO annotations were mapped to the third-generation GO terms, which subsequently replaced the original GO annotations of the genes.</w:t>
      </w:r>
    </w:p>
    <w:p w14:paraId="06761ED5" w14:textId="77777777" w:rsidR="00651471" w:rsidRPr="00651471" w:rsidRDefault="00F94F22" w:rsidP="004548CD">
      <w:pPr>
        <w:pStyle w:val="Heading4"/>
        <w:spacing w:line="360" w:lineRule="auto"/>
        <w:rPr>
          <w:rFonts w:eastAsia="Times New Roman"/>
          <w:lang w:eastAsia="en-AU"/>
        </w:rPr>
      </w:pPr>
      <w:r>
        <w:rPr>
          <w:rFonts w:eastAsia="Times New Roman"/>
          <w:lang w:eastAsia="en-AU"/>
        </w:rPr>
        <w:t xml:space="preserve">1.3.2 </w:t>
      </w:r>
      <w:r w:rsidR="00651471">
        <w:rPr>
          <w:rFonts w:eastAsia="Times New Roman"/>
          <w:lang w:eastAsia="en-AU"/>
        </w:rPr>
        <w:t>Hypergeometric tests for enrichment analysis</w:t>
      </w:r>
      <w:r w:rsidR="00DA03D6">
        <w:rPr>
          <w:rFonts w:eastAsia="Times New Roman"/>
          <w:lang w:eastAsia="en-AU"/>
        </w:rPr>
        <w:t xml:space="preserve"> of functional terms using BiNGO</w:t>
      </w:r>
    </w:p>
    <w:p w14:paraId="7C899543" w14:textId="686E9E1C" w:rsidR="00DA03D6" w:rsidRDefault="00D04148" w:rsidP="004548CD">
      <w:pPr>
        <w:spacing w:line="360" w:lineRule="auto"/>
        <w:jc w:val="both"/>
      </w:pPr>
      <w:r>
        <w:t>The hypergeometric tests performed by t</w:t>
      </w:r>
      <w:r w:rsidR="00267639">
        <w:t>he BiNGO plug-in</w:t>
      </w:r>
      <w:r w:rsidR="00254708">
        <w:t xml:space="preserve"> (version 3.0.2)</w:t>
      </w:r>
      <w:r w:rsidR="00267639">
        <w:t xml:space="preserve"> </w:t>
      </w:r>
      <w:r w:rsidR="00554379">
        <w:fldChar w:fldCharType="begin" w:fldLock="1"/>
      </w:r>
      <w:r w:rsidR="00120ECE">
        <w:instrText>ADDIN CSL_CITATION { "citationItems" : [ { "id" : "ITEM-1", "itemData" : { "DOI" : "10.1093/bioinformatics/bti551", "ISSN" : "1367-4803", "PMID" : "15972284", "abstract" : "The Biological Networks Gene Ontology tool (BiNGO) is an open-source Java tool to determine which Gene Ontology (GO) terms are significantly overrepresented in a set of genes. BiNGO can be used either on a list of genes, pasted as text, or interactively on subgraphs of biological networks visualized in Cytoscape. BiNGO maps the predominant functional themes of the tested gene set on the GO hierarchy, and takes advantage of Cytoscape's versatile visualization environment to produce an intuitive and customizable visual representation of the results.", "author" : [ { "dropping-particle" : "", "family" : "Maere", "given" : "Steven", "non-dropping-particle" : "", "parse-names" : false, "suffix" : "" }, { "dropping-particle" : "", "family" : "Heymans", "given" : "Karel", "non-dropping-particle" : "", "parse-names" : false, "suffix" : "" }, { "dropping-particle" : "", "family" : "Kuiper", "given" : "Martin", "non-dropping-particle" : "", "parse-names" : false, "suffix" : "" } ], "container-title" : "Bioinformatics", "id" : "ITEM-1", "issue" : "16", "issued" : { "date-parts" : [ [ "2005", "8", "15" ] ] }, "page" : "3448-9", "title" : "BiNGO: a Cytoscape plugin to assess overrepresentation of gene ontology categories in biological networks.", "type" : "article-journal", "volume" : "21" }, "uris" : [ "http://www.mendeley.com/documents/?uuid=fd886b74-6ec5-4b10-aeb7-496e5d139365" ] } ], "mendeley" : { "formattedCitation" : "(Maere, Heymans, &amp; Kuiper, 2005)", "plainTextFormattedCitation" : "(Maere, Heymans, &amp; Kuiper, 2005)", "previouslyFormattedCitation" : "(Maere, Heymans, &amp; Kuiper, 2005)" }, "properties" : { "noteIndex" : 0 }, "schema" : "https://github.com/citation-style-language/schema/raw/master/csl-citation.json" }</w:instrText>
      </w:r>
      <w:r w:rsidR="00554379">
        <w:fldChar w:fldCharType="separate"/>
      </w:r>
      <w:r w:rsidR="00AE5A0C" w:rsidRPr="00AE5A0C">
        <w:rPr>
          <w:noProof/>
        </w:rPr>
        <w:t>(Maere, Heymans, &amp; Kuiper, 2005)</w:t>
      </w:r>
      <w:r w:rsidR="00554379">
        <w:fldChar w:fldCharType="end"/>
      </w:r>
      <w:r w:rsidR="00554379">
        <w:t xml:space="preserve"> of Cytoscape</w:t>
      </w:r>
      <w:r w:rsidR="00254708">
        <w:t xml:space="preserve"> (version 3.1.1)</w:t>
      </w:r>
      <w:r w:rsidR="00554379">
        <w:t xml:space="preserve"> </w:t>
      </w:r>
      <w:r w:rsidR="00554379">
        <w:fldChar w:fldCharType="begin" w:fldLock="1"/>
      </w:r>
      <w:r w:rsidR="00120ECE">
        <w:instrText>ADDIN CSL_CITATION { "citationItems" : [ { "id" : "ITEM-1", "itemData" : { "DOI" : "10.1101/gr.1239303", "ISSN" : "1088-9051", "PMID" : "14597658", "abstract" : "Cytoscape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 "author" : [ { "dropping-particle" : "", "family" : "Shannon", "given" : "Paul", "non-dropping-particle" : "", "parse-names" : false, "suffix" : "" }, { "dropping-particle" : "", "family" : "Markiel", "given" : "Andrew", "non-dropping-particle" : "", "parse-names" : false, "suffix" : "" }, { "dropping-particle" : "", "family" : "Ozier", "given" : "Owen", "non-dropping-particle" : "", "parse-names" : false, "suffix" : "" }, { "dropping-particle" : "", "family" : "Baliga", "given" : "Nitin S", "non-dropping-particle" : "", "parse-names" : false, "suffix" : "" }, { "dropping-particle" : "", "family" : "Wang", "given" : "Jonathan T", "non-dropping-particle" : "", "parse-names" : false, "suffix" : "" }, { "dropping-particle" : "", "family" : "Ramage", "given" : "Daniel", "non-dropping-particle" : "", "parse-names" : false, "suffix" : "" }, { "dropping-particle" : "", "family" : "Amin", "given" : "Nada", "non-dropping-particle" : "", "parse-names" : false, "suffix" : "" }, { "dropping-particle" : "", "family" : "Schwikowski", "given" : "Benno", "non-dropping-particle" : "", "parse-names" : false, "suffix" : "" }, { "dropping-particle" : "", "family" : "Ideker", "given" : "Trey", "non-dropping-particle" : "", "parse-names" : false, "suffix" : "" } ], "container-title" : "Genome research", "id" : "ITEM-1", "issue" : "11", "issued" : { "date-parts" : [ [ "2003", "11" ] ] }, "page" : "2498-504", "title" : "Cytoscape: a software environment for integrated models of biomolecular interaction networks.", "type" : "article-journal", "volume" : "13" }, "uris" : [ "http://www.mendeley.com/documents/?uuid=67e1de63-7f84-4da8-bdf3-ab0ca2ecc7c9" ] } ], "mendeley" : { "formattedCitation" : "(Shannon et al., 2003)", "plainTextFormattedCitation" : "(Shannon et al., 2003)", "previouslyFormattedCitation" : "(Shannon et al., 2003)" }, "properties" : { "noteIndex" : 0 }, "schema" : "https://github.com/citation-style-language/schema/raw/master/csl-citation.json" }</w:instrText>
      </w:r>
      <w:r w:rsidR="00554379">
        <w:fldChar w:fldCharType="separate"/>
      </w:r>
      <w:r w:rsidR="00AE5A0C" w:rsidRPr="00AE5A0C">
        <w:rPr>
          <w:noProof/>
        </w:rPr>
        <w:t>(Shannon et al., 2003)</w:t>
      </w:r>
      <w:r w:rsidR="00554379">
        <w:fldChar w:fldCharType="end"/>
      </w:r>
      <w:r w:rsidR="00554379">
        <w:t xml:space="preserve"> </w:t>
      </w:r>
      <w:r>
        <w:t xml:space="preserve">were used to test for enrichment of third generation GO-term categories. </w:t>
      </w:r>
      <w:r w:rsidR="00DA03D6">
        <w:t xml:space="preserve">The p-values </w:t>
      </w:r>
      <w:r w:rsidR="009815E4">
        <w:t>obtained from hypergeometric tests</w:t>
      </w:r>
      <w:r w:rsidR="00DA03D6">
        <w:t xml:space="preserve"> represent the probability that a </w:t>
      </w:r>
      <w:ins w:id="37" w:author="David Goode" w:date="2014-11-04T12:35:00Z">
        <w:r w:rsidR="00A80F7C">
          <w:t xml:space="preserve">random </w:t>
        </w:r>
      </w:ins>
      <w:r w:rsidR="00DA03D6">
        <w:t>sub-sample of genes of a test set belong to a certain category, given the total number of genes in the reference set that belong to that category.</w:t>
      </w:r>
    </w:p>
    <w:p w14:paraId="45301AE8" w14:textId="09CA242C" w:rsidR="00267639" w:rsidRDefault="00D04148" w:rsidP="004548CD">
      <w:pPr>
        <w:spacing w:line="360" w:lineRule="auto"/>
        <w:jc w:val="both"/>
      </w:pPr>
      <w:r>
        <w:t xml:space="preserve">The input files were: the go.obo ontology file downloaded from </w:t>
      </w:r>
      <w:r w:rsidR="00745391">
        <w:t xml:space="preserve">the </w:t>
      </w:r>
      <w:r>
        <w:t>Gene Ontology</w:t>
      </w:r>
      <w:r w:rsidR="00745391">
        <w:t xml:space="preserve"> website</w:t>
      </w:r>
      <w:r>
        <w:t xml:space="preserve"> </w:t>
      </w:r>
      <w:r w:rsidR="00745391">
        <w:t>(</w:t>
      </w:r>
      <w:r>
        <w:t xml:space="preserve">released on the </w:t>
      </w:r>
      <w:r w:rsidRPr="00D04148">
        <w:t>2014-07-23</w:t>
      </w:r>
      <w:r>
        <w:t>, format version 1.2,</w:t>
      </w:r>
      <w:r w:rsidR="00745391">
        <w:t xml:space="preserve"> csv </w:t>
      </w:r>
      <w:r w:rsidR="00745391" w:rsidRPr="00745391">
        <w:t>Revision: 19061</w:t>
      </w:r>
      <w:r w:rsidR="00745391">
        <w:t>),</w:t>
      </w:r>
      <w:r>
        <w:t xml:space="preserve"> </w:t>
      </w:r>
      <w:r w:rsidR="00745391">
        <w:t>the list of third-generation gene annotations, and the en</w:t>
      </w:r>
      <w:r w:rsidR="00254708">
        <w:t>tire set of 16736 human genes as</w:t>
      </w:r>
      <w:r w:rsidR="00745391">
        <w:t xml:space="preserve"> the reference. The test was performed only</w:t>
      </w:r>
      <w:r w:rsidR="00DA03D6">
        <w:t xml:space="preserve"> to assess for overrepresentation of</w:t>
      </w:r>
      <w:r w:rsidR="00745391">
        <w:t xml:space="preserve"> terms from the Biological Process branch, </w:t>
      </w:r>
      <w:r w:rsidR="00DA03D6">
        <w:t xml:space="preserve">and </w:t>
      </w:r>
      <w:r w:rsidR="00745391">
        <w:t xml:space="preserve">was performed simultaneously for all phylostrata by inputting the genes of each separate phylostrata as independent clusters of genes. Only the overrepresented categories after </w:t>
      </w:r>
      <w:r w:rsidR="00A26442">
        <w:t xml:space="preserve">Benjamin &amp; Hochberg False Discovery Rate </w:t>
      </w:r>
      <w:r w:rsidR="00745391">
        <w:t>correction</w:t>
      </w:r>
      <w:r w:rsidR="000055D2">
        <w:t xml:space="preserve"> (p &lt; 0.05)</w:t>
      </w:r>
      <w:r w:rsidR="00745391">
        <w:t xml:space="preserve"> were chosen to be </w:t>
      </w:r>
      <w:r w:rsidR="00254708">
        <w:t>outputted</w:t>
      </w:r>
      <w:r w:rsidR="00DA03D6">
        <w:t>.</w:t>
      </w:r>
      <w:r w:rsidR="00A26442">
        <w:t xml:space="preserve"> Out of the resulting enriched terms,</w:t>
      </w:r>
      <w:r w:rsidR="00254708">
        <w:t xml:space="preserve"> </w:t>
      </w:r>
      <w:r w:rsidR="00A26442">
        <w:t>o</w:t>
      </w:r>
      <w:r w:rsidR="00254708">
        <w:t>nly third-generation GO terms were considered.</w:t>
      </w:r>
    </w:p>
    <w:p w14:paraId="618521F4" w14:textId="77777777" w:rsidR="00A66F7D" w:rsidRDefault="00F94F22" w:rsidP="004548CD">
      <w:pPr>
        <w:pStyle w:val="Heading4"/>
        <w:spacing w:line="360" w:lineRule="auto"/>
      </w:pPr>
      <w:r>
        <w:lastRenderedPageBreak/>
        <w:t xml:space="preserve">1.3.3 </w:t>
      </w:r>
      <w:r w:rsidR="000055D2">
        <w:t xml:space="preserve">Further classification </w:t>
      </w:r>
      <w:r w:rsidR="00AF4E2B">
        <w:t xml:space="preserve">of the enriched </w:t>
      </w:r>
      <w:r w:rsidR="00DA03D6">
        <w:t>functional terms</w:t>
      </w:r>
      <w:r w:rsidR="00AF4E2B">
        <w:t xml:space="preserve"> and their distribution across phylostrata</w:t>
      </w:r>
    </w:p>
    <w:p w14:paraId="4B746827" w14:textId="58023B67" w:rsidR="00A66F7D" w:rsidRPr="001D26C2" w:rsidRDefault="000055D2" w:rsidP="004548CD">
      <w:pPr>
        <w:spacing w:line="360" w:lineRule="auto"/>
        <w:jc w:val="both"/>
        <w:rPr>
          <w:rFonts w:cs="Times New Roman"/>
        </w:rPr>
      </w:pPr>
      <w:r>
        <w:t>Comparison of enriched terms across phylostrata was achieved by further classifying the significant categories into</w:t>
      </w:r>
      <w:r w:rsidR="00123824">
        <w:t xml:space="preserve"> </w:t>
      </w:r>
      <w:r>
        <w:t>umbrella terms</w:t>
      </w:r>
      <w:r w:rsidR="00123824">
        <w:t xml:space="preserve">. </w:t>
      </w:r>
      <w:r w:rsidR="009C4FC3">
        <w:t>The number of enriched terms of each umbrella term found in the phylostrata was counted, and their proportion in each phylostrata was calculated by dividing the number of terms in the phylostrata by the total number of terms of the umbrella term.</w:t>
      </w:r>
      <w:r w:rsidR="00254708">
        <w:t xml:space="preserve"> </w:t>
      </w:r>
      <w:r w:rsidR="008C18A4">
        <w:t xml:space="preserve">A heatmap was </w:t>
      </w:r>
      <w:r w:rsidR="001D5CAC">
        <w:t>generated</w:t>
      </w:r>
      <w:r w:rsidR="008C18A4">
        <w:t xml:space="preserve"> to visualize the results</w:t>
      </w:r>
      <w:r w:rsidR="00F9129E">
        <w:t>, using the heatmap.2 function from the gplots R package</w:t>
      </w:r>
      <w:r w:rsidR="008976B2">
        <w:t xml:space="preserve">. </w:t>
      </w:r>
    </w:p>
    <w:p w14:paraId="4BCC8A31" w14:textId="77777777" w:rsidR="00A66F7D" w:rsidRDefault="00514C9F" w:rsidP="004548CD">
      <w:pPr>
        <w:pStyle w:val="Heading2"/>
        <w:numPr>
          <w:ilvl w:val="0"/>
          <w:numId w:val="16"/>
        </w:numPr>
        <w:spacing w:line="360" w:lineRule="auto"/>
      </w:pPr>
      <w:bookmarkStart w:id="38" w:name="_Toc404262884"/>
      <w:r w:rsidRPr="00514C9F">
        <w:t>Age of the cancer transcriptome</w:t>
      </w:r>
      <w:bookmarkEnd w:id="38"/>
    </w:p>
    <w:p w14:paraId="00DE5478" w14:textId="77777777" w:rsidR="00746F7D" w:rsidRDefault="00746F7D" w:rsidP="004548CD">
      <w:pPr>
        <w:pStyle w:val="Heading3"/>
        <w:spacing w:line="360" w:lineRule="auto"/>
      </w:pPr>
      <w:bookmarkStart w:id="39" w:name="_Toc404262885"/>
      <w:r>
        <w:t>2.1 Gene expression data</w:t>
      </w:r>
      <w:bookmarkEnd w:id="39"/>
    </w:p>
    <w:p w14:paraId="0086D971" w14:textId="34DB09CE" w:rsidR="00054A84" w:rsidRDefault="003E1BE3" w:rsidP="004548CD">
      <w:pPr>
        <w:spacing w:line="360" w:lineRule="auto"/>
        <w:jc w:val="both"/>
        <w:rPr>
          <w:rFonts w:cs="Times New Roman"/>
        </w:rPr>
      </w:pPr>
      <w:r>
        <w:t>Gene expression data from B</w:t>
      </w:r>
      <w:r>
        <w:rPr>
          <w:rFonts w:cs="Times New Roman"/>
        </w:rPr>
        <w:t>reast Invasive Carcinoma (BRCA), Lung Adenocarcinoma (LUAD), Head and Neck Squamous Cell Carcinoma (HNSC) and Kidney Renal Clear Cell Carcinoma (KIRC) tumour samples and their normal counterparts were used</w:t>
      </w:r>
      <w:r w:rsidR="00BC0C38" w:rsidRPr="00BC0C38">
        <w:t xml:space="preserve"> </w:t>
      </w:r>
      <w:r w:rsidR="00BC0C38">
        <w:t>to explore the difference of the age of the transcriptome between normal and cancer cells</w:t>
      </w:r>
      <w:r>
        <w:rPr>
          <w:rFonts w:cs="Times New Roman"/>
        </w:rPr>
        <w:t>.</w:t>
      </w:r>
      <w:r w:rsidR="00BC0C38">
        <w:rPr>
          <w:rFonts w:cs="Times New Roman"/>
        </w:rPr>
        <w:t xml:space="preserve"> </w:t>
      </w:r>
      <w:r w:rsidR="00746F7D">
        <w:rPr>
          <w:rFonts w:cs="Times New Roman"/>
        </w:rPr>
        <w:t xml:space="preserve">The </w:t>
      </w:r>
      <w:r w:rsidR="00054A84">
        <w:rPr>
          <w:rFonts w:cs="Times New Roman"/>
        </w:rPr>
        <w:t xml:space="preserve">raw RSEM </w:t>
      </w:r>
      <w:r w:rsidR="00746F7D">
        <w:rPr>
          <w:rFonts w:cs="Times New Roman"/>
        </w:rPr>
        <w:t xml:space="preserve">RNAseq expression </w:t>
      </w:r>
      <w:r w:rsidR="00054A84">
        <w:rPr>
          <w:rFonts w:cs="Times New Roman"/>
        </w:rPr>
        <w:t>values</w:t>
      </w:r>
      <w:r w:rsidR="00746F7D">
        <w:rPr>
          <w:rFonts w:cs="Times New Roman"/>
        </w:rPr>
        <w:t xml:space="preserve"> were obtained from </w:t>
      </w:r>
      <w:r w:rsidR="00746F7D" w:rsidRPr="008F0411">
        <w:rPr>
          <w:rFonts w:cs="Times New Roman"/>
        </w:rPr>
        <w:t>The Cancer Genome Atlas (TCGA)</w:t>
      </w:r>
      <w:r w:rsidR="00746F7D">
        <w:rPr>
          <w:rFonts w:cs="Times New Roman"/>
        </w:rPr>
        <w:t xml:space="preserve"> (</w:t>
      </w:r>
      <w:r w:rsidR="00746F7D" w:rsidRPr="00BE494C">
        <w:rPr>
          <w:rFonts w:cs="Times New Roman"/>
        </w:rPr>
        <w:t>https://tcga-data.nci.nih.gov/tcga/</w:t>
      </w:r>
      <w:r w:rsidR="00746F7D">
        <w:rPr>
          <w:rFonts w:cs="Times New Roman"/>
        </w:rPr>
        <w:t>)</w:t>
      </w:r>
      <w:r w:rsidR="00746F7D" w:rsidRPr="008F0411">
        <w:rPr>
          <w:rFonts w:cs="Times New Roman"/>
        </w:rPr>
        <w:t xml:space="preserve">. The normal samples corresponded to distal tissue (&gt;2 cm) from the site of the tumour. </w:t>
      </w:r>
      <w:r w:rsidR="0007447F">
        <w:rPr>
          <w:rFonts w:cs="Times New Roman"/>
        </w:rPr>
        <w:t xml:space="preserve">Metastatic samples </w:t>
      </w:r>
      <w:r w:rsidR="00F25825">
        <w:rPr>
          <w:rFonts w:cs="Times New Roman"/>
        </w:rPr>
        <w:t xml:space="preserve">and samples with low median correlation </w:t>
      </w:r>
      <w:r w:rsidR="0007447F">
        <w:rPr>
          <w:rFonts w:cs="Times New Roman"/>
        </w:rPr>
        <w:t>were excluded from the analysis</w:t>
      </w:r>
      <w:r>
        <w:rPr>
          <w:rFonts w:cs="Times New Roman"/>
        </w:rPr>
        <w:t xml:space="preserve"> and the raw RSEM values were median-scaled (see Supplementary methods)</w:t>
      </w:r>
      <w:r w:rsidR="0007447F">
        <w:rPr>
          <w:rFonts w:cs="Times New Roman"/>
        </w:rPr>
        <w:t xml:space="preserve">. </w:t>
      </w:r>
      <w:r w:rsidR="00054A84">
        <w:rPr>
          <w:rFonts w:cs="Times New Roman"/>
        </w:rPr>
        <w:t xml:space="preserve">Tumour/normal paired samples were obtained by matching patient IDs. The final number of samples is shown is </w:t>
      </w:r>
      <w:r w:rsidR="00054A84">
        <w:rPr>
          <w:rFonts w:cs="Times New Roman"/>
        </w:rPr>
        <w:fldChar w:fldCharType="begin"/>
      </w:r>
      <w:r w:rsidR="00054A84">
        <w:rPr>
          <w:rFonts w:cs="Times New Roman"/>
        </w:rPr>
        <w:instrText xml:space="preserve"> REF _Ref399077191 \h </w:instrText>
      </w:r>
      <w:r w:rsidR="004548CD">
        <w:rPr>
          <w:rFonts w:cs="Times New Roman"/>
        </w:rPr>
        <w:instrText xml:space="preserve"> \* MERGEFORMAT </w:instrText>
      </w:r>
      <w:r w:rsidR="00054A84">
        <w:rPr>
          <w:rFonts w:cs="Times New Roman"/>
        </w:rPr>
      </w:r>
      <w:r w:rsidR="00054A84">
        <w:rPr>
          <w:rFonts w:cs="Times New Roman"/>
        </w:rPr>
        <w:fldChar w:fldCharType="separate"/>
      </w:r>
      <w:r w:rsidR="00F85D63" w:rsidRPr="00F85D63">
        <w:t xml:space="preserve">Table </w:t>
      </w:r>
      <w:r w:rsidR="00F85D63" w:rsidRPr="00F85D63">
        <w:rPr>
          <w:noProof/>
        </w:rPr>
        <w:t>I</w:t>
      </w:r>
      <w:r w:rsidR="00054A84">
        <w:rPr>
          <w:rFonts w:cs="Times New Roman"/>
        </w:rPr>
        <w:fldChar w:fldCharType="end"/>
      </w:r>
      <w:r w:rsidR="00054A84">
        <w:rPr>
          <w:rFonts w:cs="Times New Roman"/>
        </w:rPr>
        <w:t>.</w:t>
      </w:r>
    </w:p>
    <w:p w14:paraId="5136C066" w14:textId="77777777" w:rsidR="00054A84" w:rsidRPr="00C87DD8" w:rsidRDefault="00054A84" w:rsidP="004548CD">
      <w:pPr>
        <w:pStyle w:val="Caption"/>
        <w:spacing w:line="360" w:lineRule="auto"/>
        <w:jc w:val="center"/>
        <w:rPr>
          <w:rFonts w:cs="Times New Roman"/>
          <w:b/>
          <w:i w:val="0"/>
          <w:color w:val="auto"/>
        </w:rPr>
      </w:pPr>
      <w:bookmarkStart w:id="40" w:name="_Ref399077191"/>
      <w:bookmarkStart w:id="41" w:name="_Toc404263025"/>
      <w:r w:rsidRPr="00C87DD8">
        <w:rPr>
          <w:b/>
          <w:i w:val="0"/>
          <w:color w:val="auto"/>
        </w:rPr>
        <w:t xml:space="preserve">Table </w:t>
      </w:r>
      <w:r w:rsidRPr="00C87DD8">
        <w:rPr>
          <w:b/>
          <w:i w:val="0"/>
          <w:color w:val="auto"/>
        </w:rPr>
        <w:fldChar w:fldCharType="begin"/>
      </w:r>
      <w:r w:rsidRPr="00C87DD8">
        <w:rPr>
          <w:b/>
          <w:i w:val="0"/>
          <w:color w:val="auto"/>
        </w:rPr>
        <w:instrText xml:space="preserve"> SEQ Table \* ROMAN </w:instrText>
      </w:r>
      <w:r w:rsidRPr="00C87DD8">
        <w:rPr>
          <w:b/>
          <w:i w:val="0"/>
          <w:color w:val="auto"/>
        </w:rPr>
        <w:fldChar w:fldCharType="separate"/>
      </w:r>
      <w:r w:rsidR="00F85D63">
        <w:rPr>
          <w:b/>
          <w:i w:val="0"/>
          <w:noProof/>
          <w:color w:val="auto"/>
        </w:rPr>
        <w:t>I</w:t>
      </w:r>
      <w:r w:rsidRPr="00C87DD8">
        <w:rPr>
          <w:b/>
          <w:i w:val="0"/>
          <w:noProof/>
          <w:color w:val="auto"/>
        </w:rPr>
        <w:fldChar w:fldCharType="end"/>
      </w:r>
      <w:bookmarkEnd w:id="40"/>
      <w:r w:rsidRPr="00C87DD8">
        <w:rPr>
          <w:b/>
          <w:i w:val="0"/>
          <w:color w:val="auto"/>
        </w:rPr>
        <w:t xml:space="preserve"> Number of samples by </w:t>
      </w:r>
      <w:r w:rsidR="003E1BE3">
        <w:rPr>
          <w:b/>
          <w:i w:val="0"/>
          <w:color w:val="auto"/>
        </w:rPr>
        <w:t>tumour</w:t>
      </w:r>
      <w:r w:rsidRPr="00C87DD8">
        <w:rPr>
          <w:b/>
          <w:i w:val="0"/>
          <w:color w:val="auto"/>
        </w:rPr>
        <w:t>/normal type</w:t>
      </w:r>
      <w:r w:rsidR="003B4E62" w:rsidRPr="00C87DD8">
        <w:rPr>
          <w:b/>
          <w:i w:val="0"/>
          <w:color w:val="auto"/>
        </w:rPr>
        <w:t xml:space="preserve"> after filtering</w:t>
      </w:r>
      <w:bookmarkEnd w:id="41"/>
    </w:p>
    <w:tbl>
      <w:tblPr>
        <w:tblW w:w="6380" w:type="dxa"/>
        <w:jc w:val="center"/>
        <w:tblLook w:val="04A0" w:firstRow="1" w:lastRow="0" w:firstColumn="1" w:lastColumn="0" w:noHBand="0" w:noVBand="1"/>
      </w:tblPr>
      <w:tblGrid>
        <w:gridCol w:w="1420"/>
        <w:gridCol w:w="960"/>
        <w:gridCol w:w="960"/>
        <w:gridCol w:w="1380"/>
        <w:gridCol w:w="1660"/>
      </w:tblGrid>
      <w:tr w:rsidR="00054A84" w:rsidRPr="00356079" w14:paraId="702C345E" w14:textId="77777777" w:rsidTr="00C870B3">
        <w:trPr>
          <w:trHeight w:val="315"/>
          <w:jc w:val="center"/>
        </w:trPr>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FEC1C"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Type</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291CCF6"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Pr>
                <w:rFonts w:ascii="Calibri" w:eastAsia="Times New Roman" w:hAnsi="Calibri" w:cs="Times New Roman"/>
                <w:b/>
                <w:bCs/>
                <w:color w:val="000000"/>
                <w:lang w:eastAsia="en-AU"/>
              </w:rPr>
              <w:t>Tumour</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7E70A439"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Normal</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42591B03"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Total</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14:paraId="6F6E291D"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Paired</w:t>
            </w:r>
            <w:r>
              <w:rPr>
                <w:rFonts w:ascii="Calibri" w:eastAsia="Times New Roman" w:hAnsi="Calibri" w:cs="Times New Roman"/>
                <w:b/>
                <w:bCs/>
                <w:color w:val="000000"/>
                <w:lang w:eastAsia="en-AU"/>
              </w:rPr>
              <w:t>*</w:t>
            </w:r>
          </w:p>
        </w:tc>
      </w:tr>
      <w:tr w:rsidR="00054A84" w:rsidRPr="00356079" w14:paraId="315DE3AC" w14:textId="77777777" w:rsidTr="00C870B3">
        <w:trPr>
          <w:trHeight w:val="300"/>
          <w:jc w:val="center"/>
        </w:trPr>
        <w:tc>
          <w:tcPr>
            <w:tcW w:w="1420" w:type="dxa"/>
            <w:tcBorders>
              <w:top w:val="nil"/>
              <w:left w:val="single" w:sz="8" w:space="0" w:color="auto"/>
              <w:bottom w:val="single" w:sz="4" w:space="0" w:color="auto"/>
              <w:right w:val="single" w:sz="8" w:space="0" w:color="auto"/>
            </w:tcBorders>
            <w:shd w:val="clear" w:color="auto" w:fill="auto"/>
            <w:noWrap/>
            <w:vAlign w:val="center"/>
            <w:hideMark/>
          </w:tcPr>
          <w:p w14:paraId="6AE1FDA5"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LUAD</w:t>
            </w:r>
          </w:p>
        </w:tc>
        <w:tc>
          <w:tcPr>
            <w:tcW w:w="960" w:type="dxa"/>
            <w:tcBorders>
              <w:top w:val="nil"/>
              <w:left w:val="nil"/>
              <w:bottom w:val="single" w:sz="4" w:space="0" w:color="auto"/>
              <w:right w:val="single" w:sz="4" w:space="0" w:color="auto"/>
            </w:tcBorders>
            <w:shd w:val="clear" w:color="auto" w:fill="auto"/>
            <w:noWrap/>
            <w:vAlign w:val="center"/>
            <w:hideMark/>
          </w:tcPr>
          <w:p w14:paraId="7ACC9AC0"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393</w:t>
            </w:r>
          </w:p>
        </w:tc>
        <w:tc>
          <w:tcPr>
            <w:tcW w:w="960" w:type="dxa"/>
            <w:tcBorders>
              <w:top w:val="nil"/>
              <w:left w:val="nil"/>
              <w:bottom w:val="single" w:sz="4" w:space="0" w:color="auto"/>
              <w:right w:val="single" w:sz="4" w:space="0" w:color="auto"/>
            </w:tcBorders>
            <w:shd w:val="clear" w:color="auto" w:fill="auto"/>
            <w:noWrap/>
            <w:vAlign w:val="center"/>
            <w:hideMark/>
          </w:tcPr>
          <w:p w14:paraId="1659A2AD"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57</w:t>
            </w:r>
          </w:p>
        </w:tc>
        <w:tc>
          <w:tcPr>
            <w:tcW w:w="1380" w:type="dxa"/>
            <w:tcBorders>
              <w:top w:val="nil"/>
              <w:left w:val="nil"/>
              <w:bottom w:val="single" w:sz="4" w:space="0" w:color="auto"/>
              <w:right w:val="single" w:sz="4" w:space="0" w:color="auto"/>
            </w:tcBorders>
            <w:shd w:val="clear" w:color="auto" w:fill="auto"/>
            <w:noWrap/>
            <w:vAlign w:val="center"/>
            <w:hideMark/>
          </w:tcPr>
          <w:p w14:paraId="07C2821F"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450</w:t>
            </w:r>
          </w:p>
        </w:tc>
        <w:tc>
          <w:tcPr>
            <w:tcW w:w="1660" w:type="dxa"/>
            <w:tcBorders>
              <w:top w:val="nil"/>
              <w:left w:val="nil"/>
              <w:bottom w:val="single" w:sz="4" w:space="0" w:color="auto"/>
              <w:right w:val="single" w:sz="8" w:space="0" w:color="auto"/>
            </w:tcBorders>
            <w:shd w:val="clear" w:color="auto" w:fill="auto"/>
            <w:noWrap/>
            <w:vAlign w:val="center"/>
            <w:hideMark/>
          </w:tcPr>
          <w:p w14:paraId="4C068660"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55</w:t>
            </w:r>
          </w:p>
        </w:tc>
      </w:tr>
      <w:tr w:rsidR="00054A84" w:rsidRPr="00356079" w14:paraId="637A258A" w14:textId="77777777" w:rsidTr="00C870B3">
        <w:trPr>
          <w:trHeight w:val="300"/>
          <w:jc w:val="center"/>
        </w:trPr>
        <w:tc>
          <w:tcPr>
            <w:tcW w:w="1420" w:type="dxa"/>
            <w:tcBorders>
              <w:top w:val="nil"/>
              <w:left w:val="single" w:sz="8" w:space="0" w:color="auto"/>
              <w:bottom w:val="single" w:sz="4" w:space="0" w:color="auto"/>
              <w:right w:val="single" w:sz="8" w:space="0" w:color="auto"/>
            </w:tcBorders>
            <w:shd w:val="clear" w:color="auto" w:fill="auto"/>
            <w:noWrap/>
            <w:vAlign w:val="center"/>
            <w:hideMark/>
          </w:tcPr>
          <w:p w14:paraId="79F40C4E"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BRCA</w:t>
            </w:r>
          </w:p>
        </w:tc>
        <w:tc>
          <w:tcPr>
            <w:tcW w:w="960" w:type="dxa"/>
            <w:tcBorders>
              <w:top w:val="nil"/>
              <w:left w:val="nil"/>
              <w:bottom w:val="single" w:sz="4" w:space="0" w:color="auto"/>
              <w:right w:val="single" w:sz="4" w:space="0" w:color="auto"/>
            </w:tcBorders>
            <w:shd w:val="clear" w:color="auto" w:fill="auto"/>
            <w:noWrap/>
            <w:vAlign w:val="center"/>
            <w:hideMark/>
          </w:tcPr>
          <w:p w14:paraId="22890FD6"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1041</w:t>
            </w:r>
          </w:p>
        </w:tc>
        <w:tc>
          <w:tcPr>
            <w:tcW w:w="960" w:type="dxa"/>
            <w:tcBorders>
              <w:top w:val="nil"/>
              <w:left w:val="nil"/>
              <w:bottom w:val="single" w:sz="4" w:space="0" w:color="auto"/>
              <w:right w:val="single" w:sz="4" w:space="0" w:color="auto"/>
            </w:tcBorders>
            <w:shd w:val="clear" w:color="auto" w:fill="auto"/>
            <w:noWrap/>
            <w:vAlign w:val="center"/>
            <w:hideMark/>
          </w:tcPr>
          <w:p w14:paraId="7F315630"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111</w:t>
            </w:r>
          </w:p>
        </w:tc>
        <w:tc>
          <w:tcPr>
            <w:tcW w:w="1380" w:type="dxa"/>
            <w:tcBorders>
              <w:top w:val="nil"/>
              <w:left w:val="nil"/>
              <w:bottom w:val="single" w:sz="4" w:space="0" w:color="auto"/>
              <w:right w:val="single" w:sz="4" w:space="0" w:color="auto"/>
            </w:tcBorders>
            <w:shd w:val="clear" w:color="auto" w:fill="auto"/>
            <w:noWrap/>
            <w:vAlign w:val="center"/>
            <w:hideMark/>
          </w:tcPr>
          <w:p w14:paraId="22C45A4A"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1152</w:t>
            </w:r>
          </w:p>
        </w:tc>
        <w:tc>
          <w:tcPr>
            <w:tcW w:w="1660" w:type="dxa"/>
            <w:tcBorders>
              <w:top w:val="nil"/>
              <w:left w:val="nil"/>
              <w:bottom w:val="single" w:sz="4" w:space="0" w:color="auto"/>
              <w:right w:val="single" w:sz="8" w:space="0" w:color="auto"/>
            </w:tcBorders>
            <w:shd w:val="clear" w:color="auto" w:fill="auto"/>
            <w:noWrap/>
            <w:vAlign w:val="center"/>
            <w:hideMark/>
          </w:tcPr>
          <w:p w14:paraId="61C87D42" w14:textId="77777777" w:rsidR="00054A84" w:rsidRPr="00356079" w:rsidRDefault="00914027"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109</w:t>
            </w:r>
          </w:p>
        </w:tc>
      </w:tr>
      <w:tr w:rsidR="00054A84" w:rsidRPr="00356079" w14:paraId="2C7EE008" w14:textId="77777777" w:rsidTr="00C870B3">
        <w:trPr>
          <w:trHeight w:val="300"/>
          <w:jc w:val="center"/>
        </w:trPr>
        <w:tc>
          <w:tcPr>
            <w:tcW w:w="1420" w:type="dxa"/>
            <w:tcBorders>
              <w:top w:val="nil"/>
              <w:left w:val="single" w:sz="8" w:space="0" w:color="auto"/>
              <w:bottom w:val="single" w:sz="4" w:space="0" w:color="auto"/>
              <w:right w:val="single" w:sz="8" w:space="0" w:color="auto"/>
            </w:tcBorders>
            <w:shd w:val="clear" w:color="auto" w:fill="auto"/>
            <w:noWrap/>
            <w:vAlign w:val="center"/>
            <w:hideMark/>
          </w:tcPr>
          <w:p w14:paraId="5FFF13CB"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HNSC</w:t>
            </w:r>
          </w:p>
        </w:tc>
        <w:tc>
          <w:tcPr>
            <w:tcW w:w="960" w:type="dxa"/>
            <w:tcBorders>
              <w:top w:val="nil"/>
              <w:left w:val="nil"/>
              <w:bottom w:val="single" w:sz="4" w:space="0" w:color="auto"/>
              <w:right w:val="single" w:sz="4" w:space="0" w:color="auto"/>
            </w:tcBorders>
            <w:shd w:val="clear" w:color="auto" w:fill="auto"/>
            <w:noWrap/>
            <w:vAlign w:val="center"/>
            <w:hideMark/>
          </w:tcPr>
          <w:p w14:paraId="57A74BD4" w14:textId="77777777" w:rsidR="00054A84" w:rsidRPr="00356079" w:rsidRDefault="00914027"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495</w:t>
            </w:r>
          </w:p>
        </w:tc>
        <w:tc>
          <w:tcPr>
            <w:tcW w:w="960" w:type="dxa"/>
            <w:tcBorders>
              <w:top w:val="nil"/>
              <w:left w:val="nil"/>
              <w:bottom w:val="single" w:sz="4" w:space="0" w:color="auto"/>
              <w:right w:val="single" w:sz="4" w:space="0" w:color="auto"/>
            </w:tcBorders>
            <w:shd w:val="clear" w:color="auto" w:fill="auto"/>
            <w:noWrap/>
            <w:vAlign w:val="center"/>
            <w:hideMark/>
          </w:tcPr>
          <w:p w14:paraId="4814F23C" w14:textId="77777777" w:rsidR="00054A84" w:rsidRPr="00356079" w:rsidRDefault="00914027"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42</w:t>
            </w:r>
          </w:p>
        </w:tc>
        <w:tc>
          <w:tcPr>
            <w:tcW w:w="1380" w:type="dxa"/>
            <w:tcBorders>
              <w:top w:val="nil"/>
              <w:left w:val="nil"/>
              <w:bottom w:val="single" w:sz="4" w:space="0" w:color="auto"/>
              <w:right w:val="single" w:sz="4" w:space="0" w:color="auto"/>
            </w:tcBorders>
            <w:shd w:val="clear" w:color="auto" w:fill="auto"/>
            <w:noWrap/>
            <w:vAlign w:val="center"/>
            <w:hideMark/>
          </w:tcPr>
          <w:p w14:paraId="669DC90D" w14:textId="77777777" w:rsidR="00054A84" w:rsidRPr="00356079" w:rsidRDefault="00914027"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537</w:t>
            </w:r>
          </w:p>
        </w:tc>
        <w:tc>
          <w:tcPr>
            <w:tcW w:w="1660" w:type="dxa"/>
            <w:tcBorders>
              <w:top w:val="nil"/>
              <w:left w:val="nil"/>
              <w:bottom w:val="single" w:sz="4" w:space="0" w:color="auto"/>
              <w:right w:val="single" w:sz="8" w:space="0" w:color="auto"/>
            </w:tcBorders>
            <w:shd w:val="clear" w:color="auto" w:fill="auto"/>
            <w:noWrap/>
            <w:vAlign w:val="center"/>
            <w:hideMark/>
          </w:tcPr>
          <w:p w14:paraId="4E36EF15" w14:textId="77777777" w:rsidR="00054A84" w:rsidRPr="00356079" w:rsidRDefault="00914027"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40</w:t>
            </w:r>
          </w:p>
        </w:tc>
      </w:tr>
      <w:tr w:rsidR="00054A84" w:rsidRPr="00356079" w14:paraId="0D3AF200" w14:textId="77777777" w:rsidTr="00C870B3">
        <w:trPr>
          <w:trHeight w:val="315"/>
          <w:jc w:val="center"/>
        </w:trPr>
        <w:tc>
          <w:tcPr>
            <w:tcW w:w="1420" w:type="dxa"/>
            <w:tcBorders>
              <w:top w:val="nil"/>
              <w:left w:val="single" w:sz="8" w:space="0" w:color="auto"/>
              <w:bottom w:val="single" w:sz="8" w:space="0" w:color="auto"/>
              <w:right w:val="single" w:sz="8" w:space="0" w:color="auto"/>
            </w:tcBorders>
            <w:shd w:val="clear" w:color="auto" w:fill="auto"/>
            <w:noWrap/>
            <w:vAlign w:val="center"/>
            <w:hideMark/>
          </w:tcPr>
          <w:p w14:paraId="1A655FDC" w14:textId="77777777" w:rsidR="00054A84" w:rsidRPr="00356079" w:rsidRDefault="00054A84" w:rsidP="004548CD">
            <w:pPr>
              <w:spacing w:after="0" w:line="360" w:lineRule="auto"/>
              <w:jc w:val="center"/>
              <w:rPr>
                <w:rFonts w:ascii="Calibri" w:eastAsia="Times New Roman" w:hAnsi="Calibri" w:cs="Times New Roman"/>
                <w:b/>
                <w:bCs/>
                <w:color w:val="000000"/>
                <w:lang w:eastAsia="en-AU"/>
              </w:rPr>
            </w:pPr>
            <w:r w:rsidRPr="00356079">
              <w:rPr>
                <w:rFonts w:ascii="Calibri" w:eastAsia="Times New Roman" w:hAnsi="Calibri" w:cs="Times New Roman"/>
                <w:b/>
                <w:bCs/>
                <w:color w:val="000000"/>
                <w:lang w:eastAsia="en-AU"/>
              </w:rPr>
              <w:t>KIRC</w:t>
            </w:r>
          </w:p>
        </w:tc>
        <w:tc>
          <w:tcPr>
            <w:tcW w:w="960" w:type="dxa"/>
            <w:tcBorders>
              <w:top w:val="nil"/>
              <w:left w:val="nil"/>
              <w:bottom w:val="single" w:sz="8" w:space="0" w:color="auto"/>
              <w:right w:val="single" w:sz="4" w:space="0" w:color="auto"/>
            </w:tcBorders>
            <w:shd w:val="clear" w:color="auto" w:fill="auto"/>
            <w:noWrap/>
            <w:vAlign w:val="center"/>
            <w:hideMark/>
          </w:tcPr>
          <w:p w14:paraId="3E1B434E"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518</w:t>
            </w:r>
          </w:p>
        </w:tc>
        <w:tc>
          <w:tcPr>
            <w:tcW w:w="960" w:type="dxa"/>
            <w:tcBorders>
              <w:top w:val="nil"/>
              <w:left w:val="nil"/>
              <w:bottom w:val="single" w:sz="8" w:space="0" w:color="auto"/>
              <w:right w:val="single" w:sz="4" w:space="0" w:color="auto"/>
            </w:tcBorders>
            <w:shd w:val="clear" w:color="auto" w:fill="auto"/>
            <w:noWrap/>
            <w:vAlign w:val="center"/>
            <w:hideMark/>
          </w:tcPr>
          <w:p w14:paraId="36F1CCA5"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72</w:t>
            </w:r>
          </w:p>
        </w:tc>
        <w:tc>
          <w:tcPr>
            <w:tcW w:w="1380" w:type="dxa"/>
            <w:tcBorders>
              <w:top w:val="nil"/>
              <w:left w:val="nil"/>
              <w:bottom w:val="single" w:sz="8" w:space="0" w:color="auto"/>
              <w:right w:val="single" w:sz="4" w:space="0" w:color="auto"/>
            </w:tcBorders>
            <w:shd w:val="clear" w:color="auto" w:fill="auto"/>
            <w:noWrap/>
            <w:vAlign w:val="center"/>
            <w:hideMark/>
          </w:tcPr>
          <w:p w14:paraId="7544B074"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590</w:t>
            </w:r>
          </w:p>
        </w:tc>
        <w:tc>
          <w:tcPr>
            <w:tcW w:w="1660" w:type="dxa"/>
            <w:tcBorders>
              <w:top w:val="nil"/>
              <w:left w:val="nil"/>
              <w:bottom w:val="single" w:sz="8" w:space="0" w:color="auto"/>
              <w:right w:val="single" w:sz="8" w:space="0" w:color="auto"/>
            </w:tcBorders>
            <w:shd w:val="clear" w:color="auto" w:fill="auto"/>
            <w:noWrap/>
            <w:vAlign w:val="center"/>
            <w:hideMark/>
          </w:tcPr>
          <w:p w14:paraId="67323C29" w14:textId="77777777" w:rsidR="00054A84" w:rsidRPr="00356079" w:rsidRDefault="00054A84" w:rsidP="004548CD">
            <w:pPr>
              <w:spacing w:after="0" w:line="360" w:lineRule="auto"/>
              <w:jc w:val="center"/>
              <w:rPr>
                <w:rFonts w:ascii="Calibri" w:eastAsia="Times New Roman" w:hAnsi="Calibri" w:cs="Times New Roman"/>
                <w:color w:val="000000"/>
                <w:lang w:eastAsia="en-AU"/>
              </w:rPr>
            </w:pPr>
            <w:r w:rsidRPr="00356079">
              <w:rPr>
                <w:rFonts w:ascii="Calibri" w:eastAsia="Times New Roman" w:hAnsi="Calibri" w:cs="Times New Roman"/>
                <w:color w:val="000000"/>
                <w:lang w:eastAsia="en-AU"/>
              </w:rPr>
              <w:t>72</w:t>
            </w:r>
          </w:p>
        </w:tc>
      </w:tr>
    </w:tbl>
    <w:p w14:paraId="29629C34" w14:textId="77777777" w:rsidR="00054A84" w:rsidRPr="003E1BE3" w:rsidRDefault="00054A84" w:rsidP="004548CD">
      <w:pPr>
        <w:spacing w:line="360" w:lineRule="auto"/>
        <w:jc w:val="center"/>
        <w:rPr>
          <w:rFonts w:cs="Times New Roman"/>
          <w:sz w:val="18"/>
        </w:rPr>
      </w:pPr>
      <w:r w:rsidRPr="003E1BE3">
        <w:rPr>
          <w:rFonts w:cs="Times New Roman"/>
          <w:sz w:val="18"/>
        </w:rPr>
        <w:t>*Paired samples correspond tumour/normal samples from the same patient.</w:t>
      </w:r>
    </w:p>
    <w:p w14:paraId="470F4531" w14:textId="77777777" w:rsidR="00E772F2" w:rsidRPr="00522B1F" w:rsidRDefault="00A3283C" w:rsidP="004548CD">
      <w:pPr>
        <w:pStyle w:val="Heading3"/>
        <w:spacing w:line="360" w:lineRule="auto"/>
      </w:pPr>
      <w:bookmarkStart w:id="42" w:name="_Toc404262886"/>
      <w:r>
        <w:t>2</w:t>
      </w:r>
      <w:r w:rsidR="0007447F">
        <w:t>.2</w:t>
      </w:r>
      <w:r>
        <w:t xml:space="preserve"> Transcriptome age index</w:t>
      </w:r>
      <w:bookmarkEnd w:id="42"/>
    </w:p>
    <w:p w14:paraId="2FDE3B86" w14:textId="4982EF94" w:rsidR="00A66F7D" w:rsidRPr="00E254B1" w:rsidRDefault="00A66F7D" w:rsidP="004548CD">
      <w:pPr>
        <w:spacing w:line="360" w:lineRule="auto"/>
        <w:jc w:val="both"/>
        <w:rPr>
          <w:rFonts w:cs="Times New Roman"/>
        </w:rPr>
      </w:pPr>
      <w:r w:rsidRPr="00E254B1">
        <w:rPr>
          <w:rFonts w:cs="Times New Roman"/>
        </w:rPr>
        <w:t>The transcriptome ages of tumour and normal samples were calculated using the Transcriptome Age Index (TAI) method</w:t>
      </w:r>
      <w:r>
        <w:rPr>
          <w:rFonts w:cs="Times New Roman"/>
        </w:rPr>
        <w:t xml:space="preserve"> </w:t>
      </w:r>
      <w:r w:rsidR="00522B1F">
        <w:rPr>
          <w:rFonts w:cs="Times New Roman"/>
        </w:rPr>
        <w:fldChar w:fldCharType="begin" w:fldLock="1"/>
      </w:r>
      <w:r w:rsidR="00120ECE">
        <w:rPr>
          <w:rFonts w:cs="Times New Roman"/>
        </w:rPr>
        <w:instrText>ADDIN CSL_CITATION { "citationItems" : [ { "id" : "ITEM-1", "itemData" : { "DOI" : "10.1038/nature09632", "ISSN" : "1476-4687", "PMID" : "21150997", "abstract" : "Parallels between phylogeny and ontogeny have been discussed for almost two centuries, and a number of theories have been proposed to explain such patterns. Especially elusive is the phylotypic stage, a phase during development where species within a phylum are particularly similar to each other. Although this has formerly been interpreted as a recapitulation of phylogeny, it is now thought to reflect an ontogenetic progression phase, where strong constraints on developmental regulation and gene interactions exist. Several studies have shown that genes expressed during this stage evolve at a slower rate, but it has so far not been possible to derive an unequivocal molecular signature associated with this stage. Here we use a combination of phylostratigraphy and stage-specific gene expression data to generate a cumulative index that reflects the evolutionary age of the transcriptome at given ontogenetic stages. Using zebrafish ontogeny and adult development as a model, we find that the phylotypic stage does indeed express the oldest transcriptome set and that younger sets are expressed during early and late development, thus faithfully mirroring the hourglass model of morphological divergence. Reproductively active animals show the youngest transcriptome, with major differences between males and females. Notably, ageing animals express increasingly older genes. Comparisons with similar data sets from flies and nematodes show that this pattern occurs across phyla. Our results indicate that an old transcriptome marks the phylotypic phase and that phylogenetic differences at other ontogenetic stages correlate with the expression of newly evolved genes.", "author" : [ { "dropping-particle" : "", "family" : "Domazet-Lo\u0161o", "given" : "Tomislav", "non-dropping-particle" : "", "parse-names" : false, "suffix" : "" }, { "dropping-particle" : "", "family" : "Tautz", "given" : "Diethard", "non-dropping-particle" : "", "parse-names" : false, "suffix" : "" } ], "container-title" : "Nature", "id" : "ITEM-1", "issue" : "7325", "issued" : { "date-parts" : [ [ "2010", "12", "9" ] ] }, "page" : "815-8", "title" : "A phylogenetically based transcriptome age index mirrors ontogenetic divergence patterns.", "type" : "article-journal", "volume" : "468" }, "uris" : [ "http://www.mendeley.com/documents/?uuid=baaf3d67-7c76-437b-91f2-6133928c8052" ] } ], "mendeley" : { "formattedCitation" : "(Domazet-Lo\u0161o &amp; Tautz, 2010)", "plainTextFormattedCitation" : "(Domazet-Lo\u0161o &amp; Tautz, 2010)", "previouslyFormattedCitation" : "(Domazet-Lo\u0161o &amp; Tautz, 2010)" }, "properties" : { "noteIndex" : 0 }, "schema" : "https://github.com/citation-style-language/schema/raw/master/csl-citation.json" }</w:instrText>
      </w:r>
      <w:r w:rsidR="00522B1F">
        <w:rPr>
          <w:rFonts w:cs="Times New Roman"/>
        </w:rPr>
        <w:fldChar w:fldCharType="separate"/>
      </w:r>
      <w:r w:rsidR="00AE5A0C" w:rsidRPr="00AE5A0C">
        <w:rPr>
          <w:rFonts w:cs="Times New Roman"/>
          <w:noProof/>
        </w:rPr>
        <w:t>(Domazet-Lošo &amp; Tautz, 2010)</w:t>
      </w:r>
      <w:r w:rsidR="00522B1F">
        <w:rPr>
          <w:rFonts w:cs="Times New Roman"/>
        </w:rPr>
        <w:fldChar w:fldCharType="end"/>
      </w:r>
      <w:r w:rsidR="00522B1F">
        <w:rPr>
          <w:rFonts w:cs="Times New Roman"/>
        </w:rPr>
        <w:t>.</w:t>
      </w:r>
      <w:r w:rsidR="00070A01">
        <w:rPr>
          <w:rFonts w:cs="Times New Roman"/>
        </w:rPr>
        <w:t xml:space="preserve"> The calculation was</w:t>
      </w:r>
      <w:r w:rsidRPr="00E254B1">
        <w:rPr>
          <w:rFonts w:cs="Times New Roman"/>
        </w:rPr>
        <w:t xml:space="preserve"> as follows:</w:t>
      </w:r>
    </w:p>
    <w:p w14:paraId="7B9E4B88" w14:textId="77777777" w:rsidR="00A66F7D" w:rsidRPr="00E254B1" w:rsidRDefault="00A66F7D" w:rsidP="004548CD">
      <w:pPr>
        <w:spacing w:line="360" w:lineRule="auto"/>
        <w:jc w:val="center"/>
        <w:rPr>
          <w:rFonts w:eastAsiaTheme="minorEastAsia" w:cs="Times New Roman"/>
        </w:rPr>
      </w:pPr>
      <m:oMath>
        <m:r>
          <w:rPr>
            <w:rFonts w:ascii="Cambria Math" w:hAnsi="Cambria Math" w:cs="Times New Roman"/>
          </w:rPr>
          <m:t>TAI=</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nary>
          </m:den>
        </m:f>
      </m:oMath>
      <w:r w:rsidR="002F313C">
        <w:rPr>
          <w:rFonts w:eastAsiaTheme="minorEastAsia" w:cs="Times New Roman"/>
        </w:rPr>
        <w:tab/>
      </w:r>
      <w:r w:rsidR="002F313C">
        <w:rPr>
          <w:rFonts w:eastAsiaTheme="minorEastAsia" w:cs="Times New Roman"/>
        </w:rPr>
        <w:tab/>
      </w:r>
      <w:r w:rsidR="002F313C">
        <w:rPr>
          <w:rFonts w:eastAsiaTheme="minorEastAsia" w:cs="Times New Roman"/>
        </w:rPr>
        <w:tab/>
      </w:r>
      <w:r w:rsidR="002F313C" w:rsidRPr="002F313C">
        <w:rPr>
          <w:rFonts w:eastAsiaTheme="minorEastAsia" w:cs="Times New Roman"/>
          <w:i/>
        </w:rPr>
        <w:t>Equation</w:t>
      </w:r>
      <w:r w:rsidR="002F313C">
        <w:rPr>
          <w:rFonts w:eastAsiaTheme="minorEastAsia" w:cs="Times New Roman"/>
          <w:i/>
        </w:rPr>
        <w:t xml:space="preserve"> 1</w:t>
      </w:r>
    </w:p>
    <w:p w14:paraId="02C4A808" w14:textId="1518B2CD" w:rsidR="0019699F" w:rsidRDefault="00A66F7D" w:rsidP="004548CD">
      <w:pPr>
        <w:spacing w:line="360" w:lineRule="auto"/>
        <w:jc w:val="both"/>
        <w:rPr>
          <w:rFonts w:eastAsiaTheme="minorEastAsia" w:cs="Times New Roman"/>
        </w:rPr>
      </w:pPr>
      <w:r w:rsidRPr="00E254B1">
        <w:rPr>
          <w:rFonts w:eastAsiaTheme="minorEastAsia" w:cs="Times New Roman"/>
        </w:rPr>
        <w:t xml:space="preserve">where </w:t>
      </w:r>
      <w:r w:rsidRPr="00E254B1">
        <w:rPr>
          <w:rFonts w:eastAsiaTheme="minorEastAsia" w:cs="Times New Roman"/>
          <w:i/>
        </w:rPr>
        <w:t>ps</w:t>
      </w:r>
      <w:r w:rsidRPr="00E254B1">
        <w:rPr>
          <w:rFonts w:eastAsiaTheme="minorEastAsia" w:cs="Times New Roman"/>
          <w:i/>
          <w:vertAlign w:val="subscript"/>
        </w:rPr>
        <w:t>i</w:t>
      </w:r>
      <w:r w:rsidRPr="00E254B1">
        <w:rPr>
          <w:rFonts w:eastAsiaTheme="minorEastAsia" w:cs="Times New Roman"/>
        </w:rPr>
        <w:t xml:space="preserve"> is the phylostratum of each gene and </w:t>
      </w:r>
      <w:r w:rsidRPr="00E254B1">
        <w:rPr>
          <w:rFonts w:eastAsiaTheme="minorEastAsia" w:cs="Times New Roman"/>
          <w:i/>
        </w:rPr>
        <w:t>e</w:t>
      </w:r>
      <w:r w:rsidRPr="00E254B1">
        <w:rPr>
          <w:rFonts w:eastAsiaTheme="minorEastAsia" w:cs="Times New Roman"/>
          <w:i/>
          <w:vertAlign w:val="subscript"/>
        </w:rPr>
        <w:t>i</w:t>
      </w:r>
      <w:r w:rsidRPr="00E254B1">
        <w:rPr>
          <w:rFonts w:eastAsiaTheme="minorEastAsia" w:cs="Times New Roman"/>
        </w:rPr>
        <w:t xml:space="preserve"> is the </w:t>
      </w:r>
      <w:r w:rsidR="00070A01">
        <w:rPr>
          <w:rFonts w:eastAsiaTheme="minorEastAsia" w:cs="Times New Roman"/>
        </w:rPr>
        <w:t xml:space="preserve">median-scaled RSEM </w:t>
      </w:r>
      <w:r w:rsidRPr="00E254B1">
        <w:rPr>
          <w:rFonts w:eastAsiaTheme="minorEastAsia" w:cs="Times New Roman"/>
        </w:rPr>
        <w:t xml:space="preserve">gene expression </w:t>
      </w:r>
      <w:r w:rsidR="00070A01">
        <w:rPr>
          <w:rFonts w:eastAsiaTheme="minorEastAsia" w:cs="Times New Roman"/>
        </w:rPr>
        <w:t>value</w:t>
      </w:r>
      <w:r w:rsidRPr="00E254B1">
        <w:rPr>
          <w:rFonts w:eastAsiaTheme="minorEastAsia" w:cs="Times New Roman"/>
        </w:rPr>
        <w:t xml:space="preserve"> of the gene </w:t>
      </w:r>
      <w:r w:rsidRPr="00E254B1">
        <w:rPr>
          <w:rFonts w:eastAsiaTheme="minorEastAsia" w:cs="Times New Roman"/>
          <w:i/>
        </w:rPr>
        <w:t>i</w:t>
      </w:r>
      <w:r w:rsidRPr="00E254B1">
        <w:rPr>
          <w:rFonts w:eastAsiaTheme="minorEastAsia" w:cs="Times New Roman"/>
        </w:rPr>
        <w:t xml:space="preserve">. </w:t>
      </w:r>
      <w:r w:rsidR="0019699F">
        <w:rPr>
          <w:rFonts w:eastAsiaTheme="minorEastAsia" w:cs="Times New Roman"/>
        </w:rPr>
        <w:t xml:space="preserve">Under this scheme, a lower TAI would suggest </w:t>
      </w:r>
      <w:r w:rsidR="003E1BE3">
        <w:rPr>
          <w:rFonts w:eastAsiaTheme="minorEastAsia" w:cs="Times New Roman"/>
        </w:rPr>
        <w:t xml:space="preserve">an older transcriptome due to the </w:t>
      </w:r>
      <w:r w:rsidR="0019699F">
        <w:rPr>
          <w:rFonts w:eastAsiaTheme="minorEastAsia" w:cs="Times New Roman"/>
        </w:rPr>
        <w:t>overexpression of genes of lower phylostrata and/or the underexpression of modern genes.</w:t>
      </w:r>
    </w:p>
    <w:p w14:paraId="4D6EE5B1" w14:textId="6F902947" w:rsidR="00F94DAC" w:rsidRDefault="0007447F" w:rsidP="004548CD">
      <w:pPr>
        <w:spacing w:line="360" w:lineRule="auto"/>
        <w:jc w:val="both"/>
        <w:rPr>
          <w:rFonts w:eastAsiaTheme="minorEastAsia" w:cs="Times New Roman"/>
        </w:rPr>
      </w:pPr>
      <w:r>
        <w:rPr>
          <w:rFonts w:eastAsiaTheme="minorEastAsia" w:cs="Times New Roman"/>
        </w:rPr>
        <w:lastRenderedPageBreak/>
        <w:t>Wilcoxon two-sided and one-sided tests were used to find statistical differences between the TAI of cancer and normal samples. The median TAIs were used as a summary statistic to define each population.</w:t>
      </w:r>
      <w:r w:rsidR="00F94DAC">
        <w:rPr>
          <w:rFonts w:eastAsiaTheme="minorEastAsia" w:cs="Times New Roman"/>
        </w:rPr>
        <w:t xml:space="preserve"> </w:t>
      </w:r>
    </w:p>
    <w:p w14:paraId="47E95EAD" w14:textId="710778F9" w:rsidR="00F11307" w:rsidRDefault="00D9794E" w:rsidP="004548CD">
      <w:pPr>
        <w:pStyle w:val="Heading3"/>
        <w:spacing w:line="360" w:lineRule="auto"/>
        <w:rPr>
          <w:rFonts w:eastAsiaTheme="minorEastAsia"/>
        </w:rPr>
      </w:pPr>
      <w:bookmarkStart w:id="43" w:name="_Toc404262887"/>
      <w:r>
        <w:rPr>
          <w:rFonts w:eastAsiaTheme="minorEastAsia"/>
        </w:rPr>
        <w:t>2.3</w:t>
      </w:r>
      <w:r w:rsidR="00F11307">
        <w:rPr>
          <w:rFonts w:eastAsiaTheme="minorEastAsia"/>
        </w:rPr>
        <w:t xml:space="preserve"> Identifying</w:t>
      </w:r>
      <w:r w:rsidR="003B7D00">
        <w:rPr>
          <w:rFonts w:eastAsiaTheme="minorEastAsia"/>
        </w:rPr>
        <w:t xml:space="preserve"> trends in the</w:t>
      </w:r>
      <w:r w:rsidR="00F11307">
        <w:rPr>
          <w:rFonts w:eastAsiaTheme="minorEastAsia"/>
        </w:rPr>
        <w:t xml:space="preserve"> shifts of expression of phylostrata in tumours</w:t>
      </w:r>
      <w:bookmarkEnd w:id="43"/>
    </w:p>
    <w:p w14:paraId="5EE1E57E" w14:textId="77777777" w:rsidR="00A66F7D" w:rsidRPr="00E254B1" w:rsidRDefault="0083111B" w:rsidP="004548CD">
      <w:pPr>
        <w:spacing w:line="360" w:lineRule="auto"/>
        <w:jc w:val="both"/>
        <w:rPr>
          <w:rFonts w:eastAsiaTheme="minorEastAsia" w:cs="Times New Roman"/>
        </w:rPr>
      </w:pPr>
      <w:r>
        <w:rPr>
          <w:rFonts w:eastAsiaTheme="minorEastAsia" w:cs="Times New Roman"/>
        </w:rPr>
        <w:t xml:space="preserve">The TAI provides an overall numeric value of the age of the cancer transcriptome, but it is not possible to distinguish which phylostrata drive the changes in the TAI. </w:t>
      </w:r>
      <w:r w:rsidR="00A66F7D" w:rsidRPr="00E254B1">
        <w:rPr>
          <w:rFonts w:eastAsiaTheme="minorEastAsia" w:cs="Times New Roman"/>
        </w:rPr>
        <w:t xml:space="preserve">To pinpoint the differences in the total expression between phylostrata in tumour and normal cells, the proportion of </w:t>
      </w:r>
      <w:r w:rsidR="00A66F7D">
        <w:rPr>
          <w:rFonts w:eastAsiaTheme="minorEastAsia" w:cs="Times New Roman"/>
        </w:rPr>
        <w:t>the total library size that each phylostratum</w:t>
      </w:r>
      <w:r w:rsidR="00A66F7D" w:rsidRPr="00E254B1">
        <w:rPr>
          <w:rFonts w:eastAsiaTheme="minorEastAsia" w:cs="Times New Roman"/>
        </w:rPr>
        <w:t xml:space="preserve"> </w:t>
      </w:r>
      <w:r w:rsidR="00A66F7D">
        <w:rPr>
          <w:rFonts w:eastAsiaTheme="minorEastAsia" w:cs="Times New Roman"/>
        </w:rPr>
        <w:t xml:space="preserve">represented </w:t>
      </w:r>
      <w:r w:rsidR="00A66F7D" w:rsidRPr="00E254B1">
        <w:rPr>
          <w:rFonts w:eastAsiaTheme="minorEastAsia" w:cs="Times New Roman"/>
        </w:rPr>
        <w:t>in each sample</w:t>
      </w:r>
      <w:r w:rsidR="003E1BE3">
        <w:rPr>
          <w:rFonts w:eastAsiaTheme="minorEastAsia" w:cs="Times New Roman"/>
        </w:rPr>
        <w:t xml:space="preserve"> was calculated</w:t>
      </w:r>
      <w:r w:rsidR="00A66F7D" w:rsidRPr="00E254B1">
        <w:rPr>
          <w:rFonts w:eastAsiaTheme="minorEastAsia" w:cs="Times New Roman"/>
        </w:rPr>
        <w:t>:</w:t>
      </w:r>
    </w:p>
    <w:p w14:paraId="1B2DFA07" w14:textId="77777777" w:rsidR="00A66F7D" w:rsidRPr="00E254B1" w:rsidRDefault="001774B2" w:rsidP="004548CD">
      <w:pPr>
        <w:spacing w:line="360" w:lineRule="auto"/>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sSub>
              <m:sSubPr>
                <m:ctrlPr>
                  <w:rPr>
                    <w:rFonts w:ascii="Cambria Math" w:eastAsiaTheme="minorEastAsia" w:hAnsi="Cambria Math" w:cs="Times New Roman"/>
                    <w:i/>
                  </w:rPr>
                </m:ctrlPr>
              </m:sSubPr>
              <m:e>
                <m:r>
                  <w:rPr>
                    <w:rFonts w:ascii="Cambria Math" w:eastAsiaTheme="minorEastAsia" w:hAnsi="Cambria Math" w:cs="Times New Roman"/>
                  </w:rPr>
                  <m:t>ps</m:t>
                </m:r>
              </m:e>
              <m:sub>
                <m:r>
                  <w:rPr>
                    <w:rFonts w:ascii="Cambria Math" w:eastAsiaTheme="minorEastAsia" w:hAnsi="Cambria Math" w:cs="Times New Roman"/>
                  </w:rPr>
                  <m:t>i</m:t>
                </m:r>
              </m:sub>
            </m:sSub>
          </m:sub>
        </m:sSub>
        <m:r>
          <w:rPr>
            <w:rFonts w:ascii="Cambria Math" w:eastAsiaTheme="minorEastAsia" w:hAnsi="Cambria Math" w:cs="Times New Roman"/>
          </w:rPr>
          <m:t>=</m:t>
        </m:r>
        <m:f>
          <m:fPr>
            <m:ctrlPr>
              <w:rPr>
                <w:rFonts w:ascii="Cambria Math" w:eastAsiaTheme="minorEastAsia" w:hAnsi="Cambria Math" w:cs="Times New Roman"/>
                <w:i/>
              </w:rPr>
            </m:ctrlPr>
          </m:fPr>
          <m:num>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i</m:t>
                    </m:r>
                  </m:sub>
                </m:s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ij</m:t>
                    </m:r>
                  </m:sub>
                </m:sSub>
              </m:e>
            </m:nary>
          </m:num>
          <m:den>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i</m:t>
                        </m:r>
                      </m:sub>
                    </m:s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ij</m:t>
                        </m:r>
                      </m:sub>
                    </m:sSub>
                  </m:e>
                </m:nary>
              </m:e>
            </m:nary>
          </m:den>
        </m:f>
      </m:oMath>
      <w:r w:rsidR="002F313C">
        <w:rPr>
          <w:rFonts w:eastAsiaTheme="minorEastAsia" w:cs="Times New Roman"/>
        </w:rPr>
        <w:tab/>
      </w:r>
      <w:r w:rsidR="002F313C">
        <w:rPr>
          <w:rFonts w:eastAsiaTheme="minorEastAsia" w:cs="Times New Roman"/>
        </w:rPr>
        <w:tab/>
      </w:r>
      <w:r w:rsidR="002F313C" w:rsidRPr="002F313C">
        <w:rPr>
          <w:rFonts w:eastAsiaTheme="minorEastAsia" w:cs="Times New Roman"/>
          <w:i/>
        </w:rPr>
        <w:t>Equation</w:t>
      </w:r>
      <w:r w:rsidR="002F313C">
        <w:rPr>
          <w:rFonts w:eastAsiaTheme="minorEastAsia" w:cs="Times New Roman"/>
          <w:i/>
        </w:rPr>
        <w:t xml:space="preserve"> 2</w:t>
      </w:r>
    </w:p>
    <w:p w14:paraId="4DDD9D8F" w14:textId="38E20022" w:rsidR="00747CBB" w:rsidRDefault="00A66F7D" w:rsidP="004548CD">
      <w:pPr>
        <w:spacing w:line="360" w:lineRule="auto"/>
        <w:jc w:val="both"/>
        <w:rPr>
          <w:rFonts w:eastAsiaTheme="minorEastAsia" w:cs="Times New Roman"/>
        </w:rPr>
      </w:pPr>
      <w:r w:rsidRPr="00E254B1">
        <w:rPr>
          <w:rFonts w:eastAsiaTheme="minorEastAsia" w:cs="Times New Roman"/>
        </w:rPr>
        <w:t xml:space="preserve">where </w:t>
      </w:r>
      <w:r w:rsidRPr="00E254B1">
        <w:rPr>
          <w:rFonts w:eastAsiaTheme="minorEastAsia" w:cs="Times New Roman"/>
          <w:i/>
        </w:rPr>
        <w:t>P</w:t>
      </w:r>
      <w:r w:rsidRPr="00E254B1">
        <w:rPr>
          <w:rFonts w:eastAsiaTheme="minorEastAsia" w:cs="Times New Roman"/>
          <w:i/>
          <w:vertAlign w:val="subscript"/>
        </w:rPr>
        <w:t>psi</w:t>
      </w:r>
      <w:r w:rsidRPr="00E254B1">
        <w:rPr>
          <w:rFonts w:eastAsiaTheme="minorEastAsia" w:cs="Times New Roman"/>
          <w:vertAlign w:val="subscript"/>
        </w:rPr>
        <w:t xml:space="preserve"> </w:t>
      </w:r>
      <w:r w:rsidRPr="00E254B1">
        <w:rPr>
          <w:rFonts w:eastAsiaTheme="minorEastAsia" w:cs="Times New Roman"/>
        </w:rPr>
        <w:t xml:space="preserve">is the proportion of expression abundance corresponding to genes of phylostratum </w:t>
      </w:r>
      <w:r w:rsidRPr="00E254B1">
        <w:rPr>
          <w:rFonts w:eastAsiaTheme="minorEastAsia" w:cs="Times New Roman"/>
          <w:i/>
        </w:rPr>
        <w:t>i</w:t>
      </w:r>
      <w:r w:rsidRPr="00E254B1">
        <w:rPr>
          <w:rFonts w:eastAsiaTheme="minorEastAsia" w:cs="Times New Roman"/>
        </w:rPr>
        <w:t>,</w:t>
      </w:r>
      <w:r w:rsidRPr="00E254B1">
        <w:rPr>
          <w:rFonts w:eastAsiaTheme="minorEastAsia" w:cs="Times New Roman"/>
          <w:vertAlign w:val="subscript"/>
        </w:rPr>
        <w:t xml:space="preserve"> </w:t>
      </w:r>
      <w:r w:rsidRPr="00E254B1">
        <w:rPr>
          <w:rFonts w:eastAsiaTheme="minorEastAsia" w:cs="Times New Roman"/>
        </w:rPr>
        <w:t xml:space="preserve"> </w:t>
      </w:r>
      <w:r w:rsidRPr="00E254B1">
        <w:rPr>
          <w:rFonts w:eastAsiaTheme="minorEastAsia" w:cs="Times New Roman"/>
          <w:i/>
        </w:rPr>
        <w:t>e</w:t>
      </w:r>
      <w:r w:rsidRPr="00E254B1">
        <w:rPr>
          <w:rFonts w:eastAsiaTheme="minorEastAsia" w:cs="Times New Roman"/>
          <w:i/>
          <w:vertAlign w:val="subscript"/>
        </w:rPr>
        <w:t>ij</w:t>
      </w:r>
      <w:r w:rsidRPr="00E254B1">
        <w:rPr>
          <w:rFonts w:eastAsiaTheme="minorEastAsia" w:cs="Times New Roman"/>
        </w:rPr>
        <w:t xml:space="preserve"> is the </w:t>
      </w:r>
      <w:r w:rsidR="00BC0C38">
        <w:rPr>
          <w:rFonts w:eastAsiaTheme="minorEastAsia" w:cs="Times New Roman"/>
        </w:rPr>
        <w:t xml:space="preserve">median-scaled RSEM </w:t>
      </w:r>
      <w:r w:rsidRPr="00E254B1">
        <w:rPr>
          <w:rFonts w:eastAsiaTheme="minorEastAsia" w:cs="Times New Roman"/>
        </w:rPr>
        <w:t xml:space="preserve">expression </w:t>
      </w:r>
      <w:r w:rsidR="00BC0C38">
        <w:rPr>
          <w:rFonts w:eastAsiaTheme="minorEastAsia" w:cs="Times New Roman"/>
        </w:rPr>
        <w:t>value</w:t>
      </w:r>
      <w:r w:rsidRPr="00E254B1">
        <w:rPr>
          <w:rFonts w:eastAsiaTheme="minorEastAsia" w:cs="Times New Roman"/>
        </w:rPr>
        <w:t xml:space="preserve"> of gene </w:t>
      </w:r>
      <w:r w:rsidRPr="00E254B1">
        <w:rPr>
          <w:rFonts w:eastAsiaTheme="minorEastAsia" w:cs="Times New Roman"/>
          <w:i/>
        </w:rPr>
        <w:t>j</w:t>
      </w:r>
      <w:r w:rsidRPr="00E254B1">
        <w:rPr>
          <w:rFonts w:eastAsiaTheme="minorEastAsia" w:cs="Times New Roman"/>
        </w:rPr>
        <w:t xml:space="preserve"> in the phylostratum </w:t>
      </w:r>
      <w:r w:rsidRPr="00E254B1">
        <w:rPr>
          <w:rFonts w:eastAsiaTheme="minorEastAsia" w:cs="Times New Roman"/>
          <w:i/>
        </w:rPr>
        <w:t>i</w:t>
      </w:r>
      <w:r w:rsidRPr="00E254B1">
        <w:rPr>
          <w:rFonts w:eastAsiaTheme="minorEastAsia" w:cs="Times New Roman"/>
        </w:rPr>
        <w:t xml:space="preserve">, </w:t>
      </w:r>
      <w:r w:rsidRPr="00E254B1">
        <w:rPr>
          <w:rFonts w:eastAsiaTheme="minorEastAsia" w:cs="Times New Roman"/>
          <w:i/>
        </w:rPr>
        <w:t>m</w:t>
      </w:r>
      <w:r w:rsidRPr="00E254B1">
        <w:rPr>
          <w:rFonts w:eastAsiaTheme="minorEastAsia" w:cs="Times New Roman"/>
          <w:i/>
          <w:vertAlign w:val="subscript"/>
        </w:rPr>
        <w:t>i</w:t>
      </w:r>
      <w:r w:rsidRPr="00E254B1">
        <w:rPr>
          <w:rFonts w:eastAsiaTheme="minorEastAsia" w:cs="Times New Roman"/>
        </w:rPr>
        <w:t xml:space="preserve"> is the number of genes in phylostratum </w:t>
      </w:r>
      <w:r w:rsidRPr="00E254B1">
        <w:rPr>
          <w:rFonts w:eastAsiaTheme="minorEastAsia" w:cs="Times New Roman"/>
          <w:i/>
        </w:rPr>
        <w:t>i</w:t>
      </w:r>
      <w:r w:rsidRPr="00E254B1">
        <w:rPr>
          <w:rFonts w:eastAsiaTheme="minorEastAsia" w:cs="Times New Roman"/>
        </w:rPr>
        <w:t xml:space="preserve"> and </w:t>
      </w:r>
      <w:r w:rsidRPr="00E254B1">
        <w:rPr>
          <w:rFonts w:eastAsiaTheme="minorEastAsia" w:cs="Times New Roman"/>
          <w:i/>
        </w:rPr>
        <w:t>n</w:t>
      </w:r>
      <w:r w:rsidRPr="00E254B1">
        <w:rPr>
          <w:rFonts w:eastAsiaTheme="minorEastAsia" w:cs="Times New Roman"/>
        </w:rPr>
        <w:t xml:space="preserve"> is the total number of phylostrata</w:t>
      </w:r>
      <w:r w:rsidR="00BC0C38">
        <w:rPr>
          <w:rFonts w:eastAsiaTheme="minorEastAsia" w:cs="Times New Roman"/>
        </w:rPr>
        <w:t>.</w:t>
      </w:r>
      <w:r w:rsidR="0083111B" w:rsidRPr="0083111B">
        <w:rPr>
          <w:rFonts w:eastAsiaTheme="minorEastAsia" w:cs="Times New Roman"/>
        </w:rPr>
        <w:t xml:space="preserve"> </w:t>
      </w:r>
      <w:r w:rsidR="00747CBB">
        <w:rPr>
          <w:rFonts w:eastAsiaTheme="minorEastAsia" w:cs="Times New Roman"/>
        </w:rPr>
        <w:t>T</w:t>
      </w:r>
      <w:r w:rsidR="00747CBB" w:rsidRPr="00E254B1">
        <w:rPr>
          <w:rFonts w:eastAsiaTheme="minorEastAsia" w:cs="Times New Roman"/>
        </w:rPr>
        <w:t>he difference</w:t>
      </w:r>
      <w:r w:rsidR="00070A01">
        <w:rPr>
          <w:rFonts w:eastAsiaTheme="minorEastAsia" w:cs="Times New Roman"/>
        </w:rPr>
        <w:t>s</w:t>
      </w:r>
      <w:r w:rsidR="00747CBB" w:rsidRPr="00E254B1">
        <w:rPr>
          <w:rFonts w:eastAsiaTheme="minorEastAsia" w:cs="Times New Roman"/>
        </w:rPr>
        <w:t xml:space="preserve"> in </w:t>
      </w:r>
      <w:r w:rsidR="00070A01">
        <w:rPr>
          <w:rFonts w:eastAsiaTheme="minorEastAsia" w:cs="Times New Roman"/>
        </w:rPr>
        <w:t xml:space="preserve">mean </w:t>
      </w:r>
      <w:r w:rsidR="00747CBB">
        <w:rPr>
          <w:rFonts w:eastAsiaTheme="minorEastAsia" w:cs="Times New Roman"/>
        </w:rPr>
        <w:t xml:space="preserve">expression </w:t>
      </w:r>
      <w:r w:rsidR="00747CBB" w:rsidRPr="00E254B1">
        <w:rPr>
          <w:rFonts w:eastAsiaTheme="minorEastAsia" w:cs="Times New Roman"/>
        </w:rPr>
        <w:t xml:space="preserve">proportions of </w:t>
      </w:r>
      <w:r w:rsidR="00747CBB">
        <w:rPr>
          <w:rFonts w:eastAsiaTheme="minorEastAsia" w:cs="Times New Roman"/>
        </w:rPr>
        <w:t>each phylostratum</w:t>
      </w:r>
      <w:r w:rsidR="00747CBB" w:rsidRPr="00E254B1">
        <w:rPr>
          <w:rFonts w:eastAsiaTheme="minorEastAsia" w:cs="Times New Roman"/>
        </w:rPr>
        <w:t xml:space="preserve"> in </w:t>
      </w:r>
      <w:r w:rsidR="00070A01">
        <w:rPr>
          <w:rFonts w:eastAsiaTheme="minorEastAsia" w:cs="Times New Roman"/>
        </w:rPr>
        <w:t>tumour</w:t>
      </w:r>
      <w:r w:rsidR="00747CBB" w:rsidRPr="00E254B1">
        <w:rPr>
          <w:rFonts w:eastAsiaTheme="minorEastAsia" w:cs="Times New Roman"/>
        </w:rPr>
        <w:t xml:space="preserve"> and normal samples</w:t>
      </w:r>
      <w:r w:rsidR="00747CBB">
        <w:rPr>
          <w:rFonts w:eastAsiaTheme="minorEastAsia" w:cs="Times New Roman"/>
        </w:rPr>
        <w:t xml:space="preserve"> were determined by subtracti</w:t>
      </w:r>
      <w:r w:rsidR="00070A01">
        <w:rPr>
          <w:rFonts w:eastAsiaTheme="minorEastAsia" w:cs="Times New Roman"/>
        </w:rPr>
        <w:t>o</w:t>
      </w:r>
      <w:r w:rsidR="00747CBB">
        <w:rPr>
          <w:rFonts w:eastAsiaTheme="minorEastAsia" w:cs="Times New Roman"/>
        </w:rPr>
        <w:t>n</w:t>
      </w:r>
      <w:r w:rsidR="00070A01">
        <w:rPr>
          <w:rFonts w:eastAsiaTheme="minorEastAsia" w:cs="Times New Roman"/>
        </w:rPr>
        <w:t xml:space="preserve"> (tumour</w:t>
      </w:r>
      <w:r w:rsidR="00747CBB">
        <w:rPr>
          <w:rFonts w:eastAsiaTheme="minorEastAsia" w:cs="Times New Roman"/>
        </w:rPr>
        <w:t>-normal</w:t>
      </w:r>
      <w:r w:rsidR="00070A01">
        <w:rPr>
          <w:rFonts w:eastAsiaTheme="minorEastAsia" w:cs="Times New Roman"/>
        </w:rPr>
        <w:t>)</w:t>
      </w:r>
      <w:r w:rsidR="00747CBB" w:rsidRPr="00E254B1">
        <w:rPr>
          <w:rFonts w:eastAsiaTheme="minorEastAsia" w:cs="Times New Roman"/>
        </w:rPr>
        <w:t>.</w:t>
      </w:r>
      <w:r w:rsidR="00747CBB">
        <w:rPr>
          <w:rFonts w:eastAsiaTheme="minorEastAsia" w:cs="Times New Roman"/>
        </w:rPr>
        <w:t xml:space="preserve"> </w:t>
      </w:r>
      <w:r w:rsidR="0083111B">
        <w:rPr>
          <w:rFonts w:eastAsiaTheme="minorEastAsia" w:cs="Times New Roman"/>
        </w:rPr>
        <w:t xml:space="preserve">Two- sided Wilcoxon tests were performed to determine significant differences between the </w:t>
      </w:r>
      <w:r w:rsidR="00747CBB">
        <w:rPr>
          <w:rFonts w:eastAsiaTheme="minorEastAsia" w:cs="Times New Roman"/>
        </w:rPr>
        <w:t xml:space="preserve">mean </w:t>
      </w:r>
      <w:r w:rsidR="0083111B">
        <w:rPr>
          <w:rFonts w:eastAsiaTheme="minorEastAsia" w:cs="Times New Roman"/>
        </w:rPr>
        <w:t>proportion of expression of a phylostratum in tumour and normal samples, and one-sided test</w:t>
      </w:r>
      <w:r w:rsidR="009815E4">
        <w:rPr>
          <w:rFonts w:eastAsiaTheme="minorEastAsia" w:cs="Times New Roman"/>
        </w:rPr>
        <w:t>s</w:t>
      </w:r>
      <w:r w:rsidR="0083111B">
        <w:rPr>
          <w:rFonts w:eastAsiaTheme="minorEastAsia" w:cs="Times New Roman"/>
        </w:rPr>
        <w:t xml:space="preserve"> were used to determine the direction of the difference. </w:t>
      </w:r>
    </w:p>
    <w:p w14:paraId="49F24792" w14:textId="69DE8D6B" w:rsidR="002A7485" w:rsidRDefault="005F5D94" w:rsidP="00747CBB">
      <w:pPr>
        <w:spacing w:line="360" w:lineRule="auto"/>
        <w:jc w:val="both"/>
        <w:rPr>
          <w:rFonts w:eastAsiaTheme="minorEastAsia" w:cs="Times New Roman"/>
        </w:rPr>
      </w:pPr>
      <w:r>
        <w:rPr>
          <w:rFonts w:eastAsiaTheme="minorEastAsia" w:cs="Times New Roman"/>
        </w:rPr>
        <w:t xml:space="preserve">A similar analysis was performed </w:t>
      </w:r>
      <w:r w:rsidR="00747CBB">
        <w:rPr>
          <w:rFonts w:eastAsiaTheme="minorEastAsia" w:cs="Times New Roman"/>
        </w:rPr>
        <w:t xml:space="preserve">using only the paired samples. </w:t>
      </w:r>
      <w:r w:rsidR="00070A01">
        <w:rPr>
          <w:rFonts w:eastAsiaTheme="minorEastAsia" w:cs="Times New Roman"/>
        </w:rPr>
        <w:t>Here</w:t>
      </w:r>
      <w:r w:rsidR="00747CBB">
        <w:rPr>
          <w:rFonts w:eastAsiaTheme="minorEastAsia" w:cs="Times New Roman"/>
        </w:rPr>
        <w:t xml:space="preserve">, the </w:t>
      </w:r>
      <w:r>
        <w:rPr>
          <w:rFonts w:eastAsiaTheme="minorEastAsia" w:cs="Times New Roman"/>
        </w:rPr>
        <w:t>ratio of phylostratum library sizes of</w:t>
      </w:r>
      <w:r w:rsidR="002A7485">
        <w:rPr>
          <w:rFonts w:eastAsiaTheme="minorEastAsia" w:cs="Times New Roman"/>
        </w:rPr>
        <w:t xml:space="preserve"> cancer and normal </w:t>
      </w:r>
      <w:r w:rsidR="009815E4">
        <w:rPr>
          <w:rFonts w:eastAsiaTheme="minorEastAsia" w:cs="Times New Roman"/>
        </w:rPr>
        <w:t>samples was</w:t>
      </w:r>
      <w:r w:rsidR="00747CBB">
        <w:rPr>
          <w:rFonts w:eastAsiaTheme="minorEastAsia" w:cs="Times New Roman"/>
        </w:rPr>
        <w:t xml:space="preserve"> determined for each pair. </w:t>
      </w:r>
      <w:r w:rsidR="002A7485">
        <w:rPr>
          <w:rFonts w:eastAsiaTheme="minorEastAsia" w:cs="Times New Roman"/>
        </w:rPr>
        <w:t>Two-sided and one-sided Wilcoxon tests were used to determine if the ratios were different to 1, and if the ratio</w:t>
      </w:r>
      <w:r w:rsidR="009815E4">
        <w:rPr>
          <w:rFonts w:eastAsiaTheme="minorEastAsia" w:cs="Times New Roman"/>
        </w:rPr>
        <w:t>s</w:t>
      </w:r>
      <w:r w:rsidR="002A7485">
        <w:rPr>
          <w:rFonts w:eastAsiaTheme="minorEastAsia" w:cs="Times New Roman"/>
        </w:rPr>
        <w:t xml:space="preserve"> had a tendency to be over or below 1.</w:t>
      </w:r>
    </w:p>
    <w:p w14:paraId="6EB096F6" w14:textId="3DEAD6C4" w:rsidR="00521FBD" w:rsidRDefault="00D9794E" w:rsidP="004548CD">
      <w:pPr>
        <w:pStyle w:val="Heading3"/>
        <w:spacing w:line="360" w:lineRule="auto"/>
        <w:rPr>
          <w:rFonts w:eastAsiaTheme="minorEastAsia"/>
        </w:rPr>
      </w:pPr>
      <w:bookmarkStart w:id="44" w:name="_Toc404262888"/>
      <w:r>
        <w:rPr>
          <w:rFonts w:eastAsiaTheme="minorEastAsia"/>
        </w:rPr>
        <w:t>2.4</w:t>
      </w:r>
      <w:r w:rsidR="003B7D00">
        <w:rPr>
          <w:rFonts w:eastAsiaTheme="minorEastAsia"/>
        </w:rPr>
        <w:t xml:space="preserve"> Gene-level </w:t>
      </w:r>
      <w:r w:rsidR="009B21DF">
        <w:rPr>
          <w:rFonts w:eastAsiaTheme="minorEastAsia"/>
        </w:rPr>
        <w:t>interpretation</w:t>
      </w:r>
      <w:r w:rsidR="003B7D00">
        <w:rPr>
          <w:rFonts w:eastAsiaTheme="minorEastAsia"/>
        </w:rPr>
        <w:t xml:space="preserve"> of the change of the TAI</w:t>
      </w:r>
      <w:r w:rsidR="009B21DF">
        <w:rPr>
          <w:rFonts w:eastAsiaTheme="minorEastAsia"/>
        </w:rPr>
        <w:t xml:space="preserve"> in tumour</w:t>
      </w:r>
      <w:r w:rsidR="00747CBB">
        <w:rPr>
          <w:rFonts w:eastAsiaTheme="minorEastAsia"/>
        </w:rPr>
        <w:t xml:space="preserve"> using non-parametric tests</w:t>
      </w:r>
      <w:bookmarkEnd w:id="44"/>
    </w:p>
    <w:p w14:paraId="079C3CED" w14:textId="69174D4E" w:rsidR="00372E18" w:rsidRPr="00372E18" w:rsidRDefault="00372E18" w:rsidP="004548CD">
      <w:pPr>
        <w:pStyle w:val="Heading4"/>
        <w:spacing w:line="360" w:lineRule="auto"/>
      </w:pPr>
      <w:r>
        <w:t>2.</w:t>
      </w:r>
      <w:r w:rsidR="00D9794E">
        <w:t>4</w:t>
      </w:r>
      <w:r>
        <w:t xml:space="preserve">.1 </w:t>
      </w:r>
      <w:r w:rsidR="00070A01" w:rsidRPr="00070A01">
        <w:t>Testing for the up- and downregulation of genes in phylostrata</w:t>
      </w:r>
    </w:p>
    <w:p w14:paraId="0FDA16C2" w14:textId="5E0D7722" w:rsidR="009B21DF" w:rsidRDefault="009B21DF" w:rsidP="004548CD">
      <w:pPr>
        <w:spacing w:line="360" w:lineRule="auto"/>
        <w:jc w:val="both"/>
      </w:pPr>
      <w:r>
        <w:t>Shifts in the TAI were also viewed from the gene-level</w:t>
      </w:r>
      <w:r w:rsidR="007B2BA8">
        <w:t xml:space="preserve"> perspective, using two complementary approaches</w:t>
      </w:r>
      <w:r>
        <w:t xml:space="preserve">. </w:t>
      </w:r>
      <w:r w:rsidR="00775D6F">
        <w:t>First, t</w:t>
      </w:r>
      <w:r>
        <w:t xml:space="preserve">he R package limma </w:t>
      </w:r>
      <w:r>
        <w:fldChar w:fldCharType="begin" w:fldLock="1"/>
      </w:r>
      <w:r w:rsidR="00120ECE">
        <w:instrText>ADDIN CSL_CITATION { "citationItems" : [ { "id" : "ITEM-1", "itemData" : { "author" : [ { "dropping-particle" : "", "family" : "Smyth", "given" : "Gordon K.", "non-dropping-particle" : "", "parse-names" : false, "suffix" : "" } ], "container-title" : "Bioinformatics and Computational Biology Solutions Using R and Bioconductor", "editor" : [ { "dropping-particle" : "", "family" : "Gentleman", "given" : "R", "non-dropping-particle" : "", "parse-names" : false, "suffix" : "" }, { "dropping-particle" : "", "family" : "Carey", "given" : "V", "non-dropping-particle" : "", "parse-names" : false, "suffix" : "" }, { "dropping-particle" : "", "family" : "Dudoit", "given" : "S", "non-dropping-particle" : "", "parse-names" : false, "suffix" : "" }, { "dropping-particle" : "", "family" : "Irizarry", "given" : "R", "non-dropping-particle" : "", "parse-names" : false, "suffix" : "" }, { "dropping-particle" : "", "family" : "Huber", "given" : "W", "non-dropping-particle" : "", "parse-names" : false, "suffix" : "" } ], "id" : "ITEM-1", "issued" : { "date-parts" : [ [ "2005" ] ] }, "page" : "397\u2013420", "publisher" : "Springer", "publisher-place" : "New York", "title" : "Limma: linear models for microarray data", "type" : "chapter" }, "uris" : [ "http://www.mendeley.com/documents/?uuid=07d4dea4-be15-4d9a-8395-0960857af224" ] } ], "mendeley" : { "formattedCitation" : "(Smyth, 2005)", "plainTextFormattedCitation" : "(Smyth, 2005)", "previouslyFormattedCitation" : "(Smyth, 2005)" }, "properties" : { "noteIndex" : 0 }, "schema" : "https://github.com/citation-style-language/schema/raw/master/csl-citation.json" }</w:instrText>
      </w:r>
      <w:r>
        <w:fldChar w:fldCharType="separate"/>
      </w:r>
      <w:r w:rsidR="00AE5A0C" w:rsidRPr="00AE5A0C">
        <w:rPr>
          <w:noProof/>
        </w:rPr>
        <w:t>(Smyth, 2005)</w:t>
      </w:r>
      <w:r>
        <w:fldChar w:fldCharType="end"/>
      </w:r>
      <w:r>
        <w:t xml:space="preserve"> </w:t>
      </w:r>
      <w:r w:rsidR="00775D6F">
        <w:t xml:space="preserve">and the voom function </w:t>
      </w:r>
      <w:r w:rsidR="00775D6F">
        <w:fldChar w:fldCharType="begin" w:fldLock="1"/>
      </w:r>
      <w:r w:rsidR="00120ECE">
        <w:instrText>ADDIN CSL_CITATION { "citationItems" : [ { "id" : "ITEM-1", "itemData" : { "DOI" : "10.1186/gb-2014-15-2-r29", "author" : [ { "dropping-particle" : "", "family" : "Law", "given" : "Charity W", "non-dropping-particle" : "", "parse-names" : false, "suffix" : "" }, { "dropping-particle" : "", "family" : "Chen", "given" : "Yunshun", "non-dropping-particle" : "", "parse-names" : false, "suffix" : "" }, { "dropping-particle" : "", "family" : "Shi", "given" : "Wei", "non-dropping-particle" : "", "parse-names" : false, "suffix" : "" }, { "dropping-particle" : "", "family" : "Smyth", "given" : "Gordon K", "non-dropping-particle" : "", "parse-names" : false, "suffix" : "" } ], "container-title" : "Genome Biology", "id" : "ITEM-1", "issue" : "2", "issued" : { "date-parts" : [ [ "2014" ] ] }, "page" : "R29", "title" : "voom: precision weights unlock linear model analysis tools for RNA-seq read counts", "type" : "article-journal", "volume" : "15" }, "uris" : [ "http://www.mendeley.com/documents/?uuid=7cdf2cf2-e159-47f1-b053-a1597f66359f" ] } ], "mendeley" : { "formattedCitation" : "(Law, Chen, Shi, &amp; Smyth, 2014)", "plainTextFormattedCitation" : "(Law, Chen, Shi, &amp; Smyth, 2014)", "previouslyFormattedCitation" : "(Law, Chen, Shi, &amp; Smyth, 2014)" }, "properties" : { "noteIndex" : 0 }, "schema" : "https://github.com/citation-style-language/schema/raw/master/csl-citation.json" }</w:instrText>
      </w:r>
      <w:r w:rsidR="00775D6F">
        <w:fldChar w:fldCharType="separate"/>
      </w:r>
      <w:r w:rsidR="00AE5A0C" w:rsidRPr="00AE5A0C">
        <w:rPr>
          <w:noProof/>
        </w:rPr>
        <w:t>(Law, Chen, Shi, &amp; Smyth, 2014)</w:t>
      </w:r>
      <w:r w:rsidR="00775D6F">
        <w:fldChar w:fldCharType="end"/>
      </w:r>
      <w:r w:rsidR="00775D6F">
        <w:t xml:space="preserve"> were</w:t>
      </w:r>
      <w:r>
        <w:t xml:space="preserve"> used to </w:t>
      </w:r>
      <w:r w:rsidR="000F4B71">
        <w:t>calculate</w:t>
      </w:r>
      <w:r>
        <w:t xml:space="preserve"> </w:t>
      </w:r>
      <w:r w:rsidR="00775D6F">
        <w:t>point estimates of log fold changes of genes in the tumour samples compared to their normal counterparts</w:t>
      </w:r>
      <w:r w:rsidR="00BC0C38">
        <w:t xml:space="preserve">. </w:t>
      </w:r>
      <w:r w:rsidR="00D9794E">
        <w:t xml:space="preserve"> </w:t>
      </w:r>
      <w:r w:rsidR="00BC0C38">
        <w:rPr>
          <w:rFonts w:cs="Times New Roman"/>
        </w:rPr>
        <w:t xml:space="preserve">Only genes with counts per million (cpm) greater than 1 in all samples were </w:t>
      </w:r>
      <w:r w:rsidR="00070A01">
        <w:rPr>
          <w:rFonts w:cs="Times New Roman"/>
        </w:rPr>
        <w:t>included</w:t>
      </w:r>
      <w:r w:rsidR="00BC0C38">
        <w:rPr>
          <w:rFonts w:cs="Times New Roman"/>
        </w:rPr>
        <w:t xml:space="preserve"> in the analysis</w:t>
      </w:r>
      <w:r w:rsidR="00BC0C38">
        <w:t xml:space="preserve"> </w:t>
      </w:r>
      <w:r w:rsidR="00747CBB">
        <w:t>(see S</w:t>
      </w:r>
      <w:r w:rsidR="00775D6F">
        <w:t xml:space="preserve">upplementary </w:t>
      </w:r>
      <w:r w:rsidR="00747CBB">
        <w:t>methods</w:t>
      </w:r>
      <w:r w:rsidR="00775D6F">
        <w:t xml:space="preserve">). </w:t>
      </w:r>
      <w:r w:rsidR="007B2BA8">
        <w:t xml:space="preserve">Two- and one-sided </w:t>
      </w:r>
      <w:r w:rsidR="00775D6F">
        <w:t>Wilcoxon test</w:t>
      </w:r>
      <w:r w:rsidR="009815E4">
        <w:t>s</w:t>
      </w:r>
      <w:r w:rsidR="00775D6F">
        <w:t xml:space="preserve"> were implemented for each phylostratum to test </w:t>
      </w:r>
      <w:r w:rsidR="00372E18">
        <w:t xml:space="preserve">for enrichment, where </w:t>
      </w:r>
      <w:r w:rsidR="00775D6F">
        <w:t xml:space="preserve">the log fold changes of a specific phylostratum were </w:t>
      </w:r>
      <w:r w:rsidR="00747CBB">
        <w:t xml:space="preserve">deemed to be either </w:t>
      </w:r>
      <w:r w:rsidR="00775D6F">
        <w:t xml:space="preserve">greater (more positive) or less (more negative) than the rest. </w:t>
      </w:r>
    </w:p>
    <w:p w14:paraId="3CA7CEF8" w14:textId="43A38FBE" w:rsidR="00372E18" w:rsidRDefault="00D9794E" w:rsidP="004548CD">
      <w:pPr>
        <w:pStyle w:val="Heading4"/>
        <w:spacing w:line="360" w:lineRule="auto"/>
      </w:pPr>
      <w:r>
        <w:lastRenderedPageBreak/>
        <w:t>2.4</w:t>
      </w:r>
      <w:r w:rsidR="00372E18">
        <w:t xml:space="preserve">.2 Association between the upregulated or downregulated status of a </w:t>
      </w:r>
      <w:r w:rsidR="00070A01">
        <w:t xml:space="preserve">differentially expressed (DE) </w:t>
      </w:r>
      <w:r w:rsidR="00372E18">
        <w:t>gene and its age</w:t>
      </w:r>
    </w:p>
    <w:p w14:paraId="0CBBC64E" w14:textId="194AEFDC" w:rsidR="007B2BA8" w:rsidRDefault="007B2BA8" w:rsidP="004548CD">
      <w:pPr>
        <w:spacing w:line="360" w:lineRule="auto"/>
        <w:jc w:val="both"/>
      </w:pPr>
      <w:r>
        <w:t>The second method consisted in testing for association between the number of up</w:t>
      </w:r>
      <w:r w:rsidR="00747CBB">
        <w:t xml:space="preserve">- </w:t>
      </w:r>
      <w:r>
        <w:t>and downregulated genes and the phylostrata. A gene was c</w:t>
      </w:r>
      <w:r w:rsidR="00846F0D">
        <w:t xml:space="preserve">onsidered to be </w:t>
      </w:r>
      <w:r w:rsidR="00070A01">
        <w:t xml:space="preserve">DE </w:t>
      </w:r>
      <w:r w:rsidR="00846F0D">
        <w:t xml:space="preserve">if its </w:t>
      </w:r>
      <w:r w:rsidR="00747CBB">
        <w:t xml:space="preserve">adjusted </w:t>
      </w:r>
      <w:r>
        <w:t>p-value</w:t>
      </w:r>
      <w:r w:rsidR="00846F0D">
        <w:t xml:space="preserve"> was </w:t>
      </w:r>
      <w:r>
        <w:t>less than 0.05.</w:t>
      </w:r>
      <w:r w:rsidR="00427A51">
        <w:t xml:space="preserve"> </w:t>
      </w:r>
      <w:r w:rsidR="006663E3">
        <w:t xml:space="preserve">If the logFC of a gene was greater than 0, then it was considered to be upregulated in tumours, and vice versa. </w:t>
      </w:r>
      <w:r w:rsidR="00427A51">
        <w:t>Two- and one-sided Fisher</w:t>
      </w:r>
      <w:ins w:id="45" w:author="David Goode" w:date="2014-11-04T16:02:00Z">
        <w:r w:rsidR="00246CD3">
          <w:t xml:space="preserve"> Exact</w:t>
        </w:r>
      </w:ins>
      <w:r w:rsidR="00427A51">
        <w:t xml:space="preserve"> tests were implem</w:t>
      </w:r>
      <w:r w:rsidR="00BC0C38">
        <w:t>ented to test whether there was</w:t>
      </w:r>
      <w:r w:rsidR="00427A51">
        <w:t xml:space="preserve"> a larger number of upregulated or downregualted genes in </w:t>
      </w:r>
      <w:r w:rsidR="00747CBB">
        <w:t>each phylostratum</w:t>
      </w:r>
      <w:r w:rsidR="00427A51">
        <w:t>.</w:t>
      </w:r>
    </w:p>
    <w:p w14:paraId="1AB35962" w14:textId="221C1151" w:rsidR="00846F0D" w:rsidRDefault="00D9794E" w:rsidP="004548CD">
      <w:pPr>
        <w:pStyle w:val="Heading3"/>
        <w:spacing w:line="360" w:lineRule="auto"/>
      </w:pPr>
      <w:bookmarkStart w:id="46" w:name="_Toc404262889"/>
      <w:r>
        <w:t>2.5</w:t>
      </w:r>
      <w:r w:rsidR="00846F0D">
        <w:t xml:space="preserve"> </w:t>
      </w:r>
      <w:r w:rsidR="007D13B6">
        <w:t>Discern</w:t>
      </w:r>
      <w:r w:rsidR="00E94CEB">
        <w:t>ing</w:t>
      </w:r>
      <w:r w:rsidR="007D13B6">
        <w:t xml:space="preserve"> the age of the overlapping </w:t>
      </w:r>
      <w:r w:rsidR="00846F0D">
        <w:t xml:space="preserve">differently expressed genes </w:t>
      </w:r>
      <w:r w:rsidR="007D13B6">
        <w:t xml:space="preserve">(DEG) </w:t>
      </w:r>
      <w:r w:rsidR="00846F0D">
        <w:t>in LUAD, BRCA, HNSC and KIRC</w:t>
      </w:r>
      <w:bookmarkEnd w:id="46"/>
    </w:p>
    <w:p w14:paraId="6D78BD2C" w14:textId="5F9FC047" w:rsidR="00122367" w:rsidRDefault="007D13B6" w:rsidP="004548CD">
      <w:pPr>
        <w:spacing w:line="360" w:lineRule="auto"/>
        <w:jc w:val="both"/>
      </w:pPr>
      <w:r>
        <w:t>The DEG in common between the four cancer types were identified</w:t>
      </w:r>
      <w:r w:rsidR="00BC0C38">
        <w:t>, and t</w:t>
      </w:r>
      <w:r w:rsidR="00A65713">
        <w:t>he overlap</w:t>
      </w:r>
      <w:del w:id="47" w:author="David Goode" w:date="2014-11-04T16:02:00Z">
        <w:r w:rsidR="00A65713" w:rsidDel="00246CD3">
          <w:delText>ping</w:delText>
        </w:r>
      </w:del>
      <w:r w:rsidR="00A65713">
        <w:t xml:space="preserve"> </w:t>
      </w:r>
      <w:del w:id="48" w:author="David Goode" w:date="2014-11-04T16:02:00Z">
        <w:r w:rsidR="00A65713" w:rsidDel="00246CD3">
          <w:delText xml:space="preserve">sets </w:delText>
        </w:r>
      </w:del>
      <w:r w:rsidR="00A65713">
        <w:t xml:space="preserve">was visualized with a Venn Diagram, obtained with the VennDiagram R package. </w:t>
      </w:r>
      <w:r>
        <w:t xml:space="preserve">This subset of genes was considered to be </w:t>
      </w:r>
      <w:r w:rsidR="00BC0C38">
        <w:t>a</w:t>
      </w:r>
      <w:r>
        <w:t xml:space="preserve"> core set of genes </w:t>
      </w:r>
      <w:del w:id="49" w:author="David Goode" w:date="2014-11-04T16:02:00Z">
        <w:r w:rsidDel="00246CD3">
          <w:delText xml:space="preserve">that are </w:delText>
        </w:r>
      </w:del>
      <w:r>
        <w:t xml:space="preserve">associated with a cancerous state. </w:t>
      </w:r>
      <w:r w:rsidR="00747CBB">
        <w:t xml:space="preserve">The </w:t>
      </w:r>
      <w:r w:rsidR="00122367">
        <w:t>enrichment of genes of a certain phylostrata in this core set, in comparison with the DEG</w:t>
      </w:r>
      <w:r w:rsidR="005B70FE">
        <w:t xml:space="preserve"> that were not part of this set, </w:t>
      </w:r>
      <w:r w:rsidR="00747CBB">
        <w:t xml:space="preserve">were detected </w:t>
      </w:r>
      <w:r w:rsidR="005B70FE">
        <w:t>by means of two- and one-sided Fisher tests.</w:t>
      </w:r>
    </w:p>
    <w:p w14:paraId="0BD5FBBC" w14:textId="68AC605D" w:rsidR="004C3FAA" w:rsidRDefault="004C3FAA" w:rsidP="004C3FAA">
      <w:pPr>
        <w:pStyle w:val="Heading2"/>
        <w:spacing w:line="360" w:lineRule="auto"/>
      </w:pPr>
      <w:bookmarkStart w:id="50" w:name="_Toc404262890"/>
      <w:r>
        <w:t>3. E</w:t>
      </w:r>
      <w:r w:rsidRPr="004C3FAA">
        <w:t xml:space="preserve">vidence of atavism </w:t>
      </w:r>
      <w:r>
        <w:t>in</w:t>
      </w:r>
      <w:r w:rsidRPr="004C3FAA">
        <w:t xml:space="preserve"> gene set analysis</w:t>
      </w:r>
      <w:bookmarkEnd w:id="50"/>
      <w:r w:rsidRPr="004C3FAA">
        <w:t xml:space="preserve"> </w:t>
      </w:r>
    </w:p>
    <w:p w14:paraId="521F8185" w14:textId="2B2712AC" w:rsidR="00927AC8" w:rsidRPr="00927AC8" w:rsidRDefault="00927AC8" w:rsidP="004C3FAA">
      <w:pPr>
        <w:pStyle w:val="Heading3"/>
        <w:spacing w:line="360" w:lineRule="auto"/>
        <w:jc w:val="both"/>
      </w:pPr>
      <w:bookmarkStart w:id="51" w:name="_Toc404262891"/>
      <w:r>
        <w:t>3.1 Identifying the functional gene sets that change their expression in the phylostrata</w:t>
      </w:r>
      <w:bookmarkEnd w:id="51"/>
    </w:p>
    <w:p w14:paraId="1DB8AC0D" w14:textId="77777777" w:rsidR="004B0440" w:rsidRDefault="00FA0968" w:rsidP="004C3FAA">
      <w:pPr>
        <w:spacing w:line="360" w:lineRule="auto"/>
        <w:jc w:val="both"/>
      </w:pPr>
      <w:r>
        <w:t>We aimed to detect the gene functions that had the greatest change in expression in each phylostratum</w:t>
      </w:r>
      <w:r w:rsidR="004B0440">
        <w:t xml:space="preserve"> in the four cancer types</w:t>
      </w:r>
      <w:r>
        <w:t xml:space="preserve">. </w:t>
      </w:r>
      <w:r w:rsidR="004B0440">
        <w:t>GO-terms were used to define functional groups.</w:t>
      </w:r>
    </w:p>
    <w:p w14:paraId="50AD354E" w14:textId="748F059F" w:rsidR="0087189B" w:rsidRDefault="00927AC8" w:rsidP="004548CD">
      <w:pPr>
        <w:pStyle w:val="Heading4"/>
        <w:spacing w:line="360" w:lineRule="auto"/>
        <w:rPr>
          <w:rFonts w:eastAsiaTheme="minorEastAsia"/>
        </w:rPr>
      </w:pPr>
      <w:r>
        <w:rPr>
          <w:rFonts w:eastAsiaTheme="minorEastAsia"/>
        </w:rPr>
        <w:t xml:space="preserve">3.1.1 </w:t>
      </w:r>
      <w:r w:rsidR="0087189B">
        <w:rPr>
          <w:rFonts w:eastAsiaTheme="minorEastAsia"/>
        </w:rPr>
        <w:t xml:space="preserve">Generation of a subset of sixth-generation GO terms </w:t>
      </w:r>
    </w:p>
    <w:p w14:paraId="1FE2CF39" w14:textId="443C90EC" w:rsidR="0087189B" w:rsidRPr="00E65B96" w:rsidRDefault="0087189B" w:rsidP="004548CD">
      <w:pPr>
        <w:spacing w:line="360" w:lineRule="auto"/>
        <w:jc w:val="both"/>
      </w:pPr>
      <w:r w:rsidRPr="0087189B">
        <w:rPr>
          <w:rFonts w:eastAsiaTheme="minorEastAsia" w:cs="Times New Roman"/>
        </w:rPr>
        <w:t xml:space="preserve">A curated set of </w:t>
      </w:r>
      <w:r w:rsidR="00FA0968">
        <w:rPr>
          <w:rFonts w:eastAsiaTheme="minorEastAsia" w:cs="Times New Roman"/>
        </w:rPr>
        <w:t xml:space="preserve">human </w:t>
      </w:r>
      <w:r w:rsidRPr="0087189B">
        <w:rPr>
          <w:rFonts w:eastAsiaTheme="minorEastAsia" w:cs="Times New Roman"/>
        </w:rPr>
        <w:t xml:space="preserve">Gene Ontology annotations were </w:t>
      </w:r>
      <w:r>
        <w:rPr>
          <w:rFonts w:eastAsiaTheme="minorEastAsia" w:cs="Times New Roman"/>
        </w:rPr>
        <w:t xml:space="preserve">obtained following the </w:t>
      </w:r>
      <w:r>
        <w:t>method used to subset the GO term annotations in section</w:t>
      </w:r>
      <w:r w:rsidR="004C3FAA">
        <w:t xml:space="preserve"> 1.3</w:t>
      </w:r>
      <w:r>
        <w:t>. However, given that a higher degree of specificity was needed for the following analysis, sixth-generation GO term annotations were used instead of the third-generation annotations. Analogously, this second subset of nodes were separated by 6 edges from the highest parent node (GO:</w:t>
      </w:r>
      <w:r w:rsidRPr="005E20B2">
        <w:t xml:space="preserve"> </w:t>
      </w:r>
      <w:r w:rsidRPr="00B16582">
        <w:t>0008150</w:t>
      </w:r>
      <w:r>
        <w:t>) in at least one path.</w:t>
      </w:r>
    </w:p>
    <w:p w14:paraId="5B348809" w14:textId="77777777" w:rsidR="00925AA0" w:rsidRPr="00BE47AF" w:rsidRDefault="00BE47AF" w:rsidP="004548CD">
      <w:pPr>
        <w:pStyle w:val="Heading4"/>
        <w:spacing w:line="360" w:lineRule="auto"/>
        <w:rPr>
          <w:rFonts w:eastAsiaTheme="minorEastAsia"/>
        </w:rPr>
      </w:pPr>
      <w:r>
        <w:rPr>
          <w:rFonts w:eastAsiaTheme="minorEastAsia"/>
        </w:rPr>
        <w:t>3</w:t>
      </w:r>
      <w:r w:rsidR="0087189B">
        <w:rPr>
          <w:rFonts w:eastAsiaTheme="minorEastAsia"/>
        </w:rPr>
        <w:t>.</w:t>
      </w:r>
      <w:r w:rsidR="00927AC8">
        <w:rPr>
          <w:rFonts w:eastAsiaTheme="minorEastAsia"/>
        </w:rPr>
        <w:t>1.</w:t>
      </w:r>
      <w:r w:rsidR="0087189B">
        <w:rPr>
          <w:rFonts w:eastAsiaTheme="minorEastAsia"/>
        </w:rPr>
        <w:t>2</w:t>
      </w:r>
      <w:r>
        <w:rPr>
          <w:rFonts w:eastAsiaTheme="minorEastAsia"/>
        </w:rPr>
        <w:t xml:space="preserve"> </w:t>
      </w:r>
      <w:r w:rsidRPr="00BE47AF">
        <w:rPr>
          <w:rFonts w:eastAsiaTheme="minorEastAsia"/>
        </w:rPr>
        <w:t>Dating GO-terms to their phylostratum of emergence</w:t>
      </w:r>
    </w:p>
    <w:p w14:paraId="0953A24E" w14:textId="4C50F853" w:rsidR="00427A51" w:rsidRDefault="00925AA0" w:rsidP="004548CD">
      <w:pPr>
        <w:spacing w:line="360" w:lineRule="auto"/>
        <w:jc w:val="both"/>
        <w:rPr>
          <w:rFonts w:eastAsiaTheme="minorEastAsia" w:cs="Times New Roman"/>
        </w:rPr>
      </w:pPr>
      <w:r>
        <w:rPr>
          <w:rFonts w:eastAsiaTheme="minorEastAsia" w:cs="Times New Roman"/>
        </w:rPr>
        <w:t>GO-term annotations in human genes were dated using</w:t>
      </w:r>
      <w:r w:rsidR="008D4150">
        <w:rPr>
          <w:rFonts w:eastAsiaTheme="minorEastAsia" w:cs="Times New Roman"/>
        </w:rPr>
        <w:t xml:space="preserve"> as reference</w:t>
      </w:r>
      <w:r>
        <w:rPr>
          <w:rFonts w:eastAsiaTheme="minorEastAsia" w:cs="Times New Roman"/>
        </w:rPr>
        <w:t xml:space="preserve"> the </w:t>
      </w:r>
      <w:r w:rsidR="00BE47AF">
        <w:rPr>
          <w:rFonts w:eastAsiaTheme="minorEastAsia" w:cs="Times New Roman"/>
        </w:rPr>
        <w:t xml:space="preserve">annotations of other species published by the Gene Ontology Consortium </w:t>
      </w:r>
      <w:r w:rsidR="00BE47AF">
        <w:rPr>
          <w:rFonts w:eastAsiaTheme="minorEastAsia" w:cs="Times New Roman"/>
        </w:rPr>
        <w:fldChar w:fldCharType="begin" w:fldLock="1"/>
      </w:r>
      <w:r w:rsidR="00120ECE">
        <w:rPr>
          <w:rFonts w:eastAsiaTheme="minorEastAsia" w:cs="Times New Roman"/>
        </w:rPr>
        <w:instrText>ADDIN CSL_CITATION { "citationItems" : [ { "id" : "ITEM-1", "itemData" : { "DOI" : "10.1038/75556",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"The Gene Ontology Consortium", "given" : "", "non-dropping-particle" : "", "parse-names" : false, "suffix" : "" } ], "container-title" : "Nature Genetics", "id" : "ITEM-1", "issue" : "1", "issued" : { "date-parts" : [ [ "2000" ] ] }, "page" : "25-29", "title" : "Gene Ontology : tool for the unification of biology", "type" : "article-journal", "volume" : "25" }, "uris" : [ "http://www.mendeley.com/documents/?uuid=5884d938-7c69-464e-9de7-10fc53c831fa" ] } ], "mendeley" : { "formattedCitation" : "(The Gene Ontology Consortium, 2000)", "plainTextFormattedCitation" : "(The Gene Ontology Consortium, 2000)", "previouslyFormattedCitation" : "(The Gene Ontology Consortium, 2000)" }, "properties" : { "noteIndex" : 0 }, "schema" : "https://github.com/citation-style-language/schema/raw/master/csl-citation.json" }</w:instrText>
      </w:r>
      <w:r w:rsidR="00BE47AF">
        <w:rPr>
          <w:rFonts w:eastAsiaTheme="minorEastAsia" w:cs="Times New Roman"/>
        </w:rPr>
        <w:fldChar w:fldCharType="separate"/>
      </w:r>
      <w:r w:rsidR="00AE5A0C" w:rsidRPr="00AE5A0C">
        <w:rPr>
          <w:rFonts w:eastAsiaTheme="minorEastAsia" w:cs="Times New Roman"/>
          <w:noProof/>
        </w:rPr>
        <w:t>(The Gene Ontology Consortium, 2000)</w:t>
      </w:r>
      <w:r w:rsidR="00BE47AF">
        <w:rPr>
          <w:rFonts w:eastAsiaTheme="minorEastAsia" w:cs="Times New Roman"/>
        </w:rPr>
        <w:fldChar w:fldCharType="end"/>
      </w:r>
      <w:r w:rsidR="00BC5777">
        <w:rPr>
          <w:rFonts w:eastAsiaTheme="minorEastAsia" w:cs="Times New Roman"/>
        </w:rPr>
        <w:t>, including the annotations offered by the Protein Data Bank, UniProt and the Comprehensive Microbial Resource.</w:t>
      </w:r>
      <w:r w:rsidR="008D4150" w:rsidRPr="008D4150">
        <w:rPr>
          <w:rFonts w:eastAsiaTheme="minorEastAsia" w:cs="Times New Roman"/>
        </w:rPr>
        <w:t xml:space="preserve"> </w:t>
      </w:r>
      <w:r w:rsidR="008D4150">
        <w:rPr>
          <w:rFonts w:eastAsiaTheme="minorEastAsia" w:cs="Times New Roman"/>
        </w:rPr>
        <w:t>Model species and/or species that had been analysed by the OrthoMCL</w:t>
      </w:r>
      <w:r w:rsidR="00FA0968">
        <w:rPr>
          <w:rFonts w:eastAsiaTheme="minorEastAsia" w:cs="Times New Roman"/>
        </w:rPr>
        <w:t xml:space="preserve"> database were </w:t>
      </w:r>
      <w:r w:rsidR="009C7212">
        <w:rPr>
          <w:rFonts w:eastAsiaTheme="minorEastAsia" w:cs="Times New Roman"/>
        </w:rPr>
        <w:t>included</w:t>
      </w:r>
      <w:r w:rsidR="00FA0968">
        <w:rPr>
          <w:rFonts w:eastAsiaTheme="minorEastAsia" w:cs="Times New Roman"/>
        </w:rPr>
        <w:t xml:space="preserve"> (</w:t>
      </w:r>
      <w:r w:rsidR="004C3FAA">
        <w:rPr>
          <w:rFonts w:eastAsiaTheme="minorEastAsia" w:cs="Times New Roman"/>
        </w:rPr>
        <w:fldChar w:fldCharType="begin"/>
      </w:r>
      <w:r w:rsidR="004C3FAA">
        <w:rPr>
          <w:rFonts w:eastAsiaTheme="minorEastAsia" w:cs="Times New Roman"/>
        </w:rPr>
        <w:instrText xml:space="preserve"> REF _Ref404240714 \h </w:instrText>
      </w:r>
      <w:r w:rsidR="004C3FAA">
        <w:rPr>
          <w:rFonts w:eastAsiaTheme="minorEastAsia" w:cs="Times New Roman"/>
        </w:rPr>
      </w:r>
      <w:r w:rsidR="004C3FAA">
        <w:rPr>
          <w:rFonts w:eastAsiaTheme="minorEastAsia" w:cs="Times New Roman"/>
        </w:rPr>
        <w:fldChar w:fldCharType="separate"/>
      </w:r>
      <w:r w:rsidR="00F85D63" w:rsidRPr="00D82048">
        <w:t xml:space="preserve">Table S </w:t>
      </w:r>
      <w:r w:rsidR="00F85D63">
        <w:rPr>
          <w:i/>
          <w:noProof/>
        </w:rPr>
        <w:t>5</w:t>
      </w:r>
      <w:r w:rsidR="004C3FAA">
        <w:rPr>
          <w:rFonts w:eastAsiaTheme="minorEastAsia" w:cs="Times New Roman"/>
        </w:rPr>
        <w:fldChar w:fldCharType="end"/>
      </w:r>
      <w:r w:rsidR="008D4150">
        <w:rPr>
          <w:rFonts w:eastAsiaTheme="minorEastAsia" w:cs="Times New Roman"/>
        </w:rPr>
        <w:t>), giving a total of 54 species used as reference. These species were assigned to the phylogenetic tree constructed previously</w:t>
      </w:r>
      <w:r w:rsidR="000A470A">
        <w:rPr>
          <w:rFonts w:eastAsiaTheme="minorEastAsia" w:cs="Times New Roman"/>
        </w:rPr>
        <w:t xml:space="preserve"> (</w:t>
      </w:r>
      <w:r w:rsidR="000A470A">
        <w:rPr>
          <w:rFonts w:eastAsiaTheme="minorEastAsia" w:cs="Times New Roman"/>
        </w:rPr>
        <w:fldChar w:fldCharType="begin"/>
      </w:r>
      <w:r w:rsidR="000A470A">
        <w:rPr>
          <w:rFonts w:eastAsiaTheme="minorEastAsia" w:cs="Times New Roman"/>
        </w:rPr>
        <w:instrText xml:space="preserve"> REF _Ref399148232 \h </w:instrText>
      </w:r>
      <w:r w:rsidR="004548CD">
        <w:rPr>
          <w:rFonts w:eastAsiaTheme="minorEastAsia" w:cs="Times New Roman"/>
        </w:rPr>
        <w:instrText xml:space="preserve"> \* MERGEFORMAT </w:instrText>
      </w:r>
      <w:r w:rsidR="000A470A">
        <w:rPr>
          <w:rFonts w:eastAsiaTheme="minorEastAsia" w:cs="Times New Roman"/>
        </w:rPr>
      </w:r>
      <w:r w:rsidR="000A470A">
        <w:rPr>
          <w:rFonts w:eastAsiaTheme="minorEastAsia" w:cs="Times New Roman"/>
        </w:rPr>
        <w:fldChar w:fldCharType="separate"/>
      </w:r>
      <w:r w:rsidR="00F85D63" w:rsidRPr="00F85D63">
        <w:t xml:space="preserve">Table </w:t>
      </w:r>
      <w:r w:rsidR="00F85D63" w:rsidRPr="00F85D63">
        <w:rPr>
          <w:noProof/>
        </w:rPr>
        <w:t>II</w:t>
      </w:r>
      <w:r w:rsidR="000A470A">
        <w:rPr>
          <w:rFonts w:eastAsiaTheme="minorEastAsia" w:cs="Times New Roman"/>
        </w:rPr>
        <w:fldChar w:fldCharType="end"/>
      </w:r>
      <w:r w:rsidR="000A470A">
        <w:rPr>
          <w:rFonts w:eastAsiaTheme="minorEastAsia" w:cs="Times New Roman"/>
        </w:rPr>
        <w:t>)</w:t>
      </w:r>
      <w:r w:rsidR="00562842">
        <w:rPr>
          <w:rFonts w:eastAsiaTheme="minorEastAsia" w:cs="Times New Roman"/>
        </w:rPr>
        <w:t>, and thei</w:t>
      </w:r>
      <w:r w:rsidR="00FA0968">
        <w:rPr>
          <w:rFonts w:eastAsiaTheme="minorEastAsia" w:cs="Times New Roman"/>
        </w:rPr>
        <w:t xml:space="preserve">r GO term annotations were </w:t>
      </w:r>
      <w:r w:rsidR="00562842">
        <w:rPr>
          <w:rFonts w:eastAsiaTheme="minorEastAsia" w:cs="Times New Roman"/>
        </w:rPr>
        <w:t>collapsed to sixth-generation GO terms</w:t>
      </w:r>
      <w:r w:rsidR="008D4150">
        <w:rPr>
          <w:rFonts w:eastAsiaTheme="minorEastAsia" w:cs="Times New Roman"/>
        </w:rPr>
        <w:t>. The phylost</w:t>
      </w:r>
      <w:r w:rsidR="009815E4">
        <w:rPr>
          <w:rFonts w:eastAsiaTheme="minorEastAsia" w:cs="Times New Roman"/>
        </w:rPr>
        <w:t>ratum of emergence of a GO term</w:t>
      </w:r>
      <w:r w:rsidR="008D4150">
        <w:rPr>
          <w:rFonts w:eastAsiaTheme="minorEastAsia" w:cs="Times New Roman"/>
        </w:rPr>
        <w:t xml:space="preserve"> was defined as the phylostratum </w:t>
      </w:r>
      <w:r w:rsidR="008D4150">
        <w:rPr>
          <w:rFonts w:eastAsiaTheme="minorEastAsia" w:cs="Times New Roman"/>
        </w:rPr>
        <w:lastRenderedPageBreak/>
        <w:t xml:space="preserve">of the most primitive species where the annotation appeared. </w:t>
      </w:r>
      <w:r w:rsidR="004C3FAA">
        <w:rPr>
          <w:rFonts w:eastAsiaTheme="minorEastAsia" w:cs="Times New Roman"/>
        </w:rPr>
        <w:t>Filamentous species or species that were multicellular at any stage of their life cycle were excluded from phylostrata 2 and 3</w:t>
      </w:r>
      <w:r w:rsidR="00C03553">
        <w:rPr>
          <w:rFonts w:eastAsiaTheme="minorEastAsia" w:cs="Times New Roman"/>
        </w:rPr>
        <w:t>, since these species might be annotated with GO-terms related to multicellularity</w:t>
      </w:r>
      <w:r w:rsidR="004C3FAA">
        <w:rPr>
          <w:rFonts w:eastAsiaTheme="minorEastAsia" w:cs="Times New Roman"/>
        </w:rPr>
        <w:t>.</w:t>
      </w:r>
    </w:p>
    <w:p w14:paraId="58FE3FA0" w14:textId="77777777" w:rsidR="00BC5777" w:rsidRPr="00FA0968" w:rsidRDefault="008D4150" w:rsidP="004548CD">
      <w:pPr>
        <w:pStyle w:val="Caption"/>
        <w:spacing w:line="360" w:lineRule="auto"/>
        <w:jc w:val="center"/>
        <w:rPr>
          <w:rFonts w:eastAsiaTheme="minorEastAsia" w:cs="Times New Roman"/>
          <w:b/>
          <w:i w:val="0"/>
          <w:color w:val="auto"/>
        </w:rPr>
      </w:pPr>
      <w:bookmarkStart w:id="52" w:name="_Ref399148232"/>
      <w:bookmarkStart w:id="53" w:name="_Toc404263026"/>
      <w:r w:rsidRPr="00FA0968">
        <w:rPr>
          <w:b/>
          <w:i w:val="0"/>
          <w:color w:val="auto"/>
        </w:rPr>
        <w:t xml:space="preserve">Table </w:t>
      </w:r>
      <w:r w:rsidR="00A66059" w:rsidRPr="00FA0968">
        <w:rPr>
          <w:b/>
          <w:i w:val="0"/>
          <w:color w:val="auto"/>
        </w:rPr>
        <w:fldChar w:fldCharType="begin"/>
      </w:r>
      <w:r w:rsidR="00A66059" w:rsidRPr="00FA0968">
        <w:rPr>
          <w:b/>
          <w:i w:val="0"/>
          <w:color w:val="auto"/>
        </w:rPr>
        <w:instrText xml:space="preserve"> SEQ Table \* ROMAN </w:instrText>
      </w:r>
      <w:r w:rsidR="00A66059" w:rsidRPr="00FA0968">
        <w:rPr>
          <w:b/>
          <w:i w:val="0"/>
          <w:color w:val="auto"/>
        </w:rPr>
        <w:fldChar w:fldCharType="separate"/>
      </w:r>
      <w:r w:rsidR="00F85D63">
        <w:rPr>
          <w:b/>
          <w:i w:val="0"/>
          <w:noProof/>
          <w:color w:val="auto"/>
        </w:rPr>
        <w:t>II</w:t>
      </w:r>
      <w:r w:rsidR="00A66059" w:rsidRPr="00FA0968">
        <w:rPr>
          <w:b/>
          <w:i w:val="0"/>
          <w:noProof/>
          <w:color w:val="auto"/>
        </w:rPr>
        <w:fldChar w:fldCharType="end"/>
      </w:r>
      <w:bookmarkEnd w:id="52"/>
      <w:r w:rsidRPr="00FA0968">
        <w:rPr>
          <w:b/>
          <w:i w:val="0"/>
          <w:color w:val="auto"/>
        </w:rPr>
        <w:t xml:space="preserve"> Number of species with GO annotations assigned to </w:t>
      </w:r>
      <w:del w:id="54" w:author="David Goode" w:date="2014-11-04T16:04:00Z">
        <w:r w:rsidRPr="00FA0968" w:rsidDel="00246CD3">
          <w:rPr>
            <w:b/>
            <w:i w:val="0"/>
            <w:color w:val="auto"/>
          </w:rPr>
          <w:delText xml:space="preserve">the </w:delText>
        </w:r>
      </w:del>
      <w:ins w:id="55" w:author="David Goode" w:date="2014-11-04T16:04:00Z">
        <w:r w:rsidR="00246CD3">
          <w:rPr>
            <w:b/>
            <w:i w:val="0"/>
            <w:color w:val="auto"/>
          </w:rPr>
          <w:t>each</w:t>
        </w:r>
        <w:r w:rsidR="00246CD3" w:rsidRPr="00FA0968">
          <w:rPr>
            <w:b/>
            <w:i w:val="0"/>
            <w:color w:val="auto"/>
          </w:rPr>
          <w:t xml:space="preserve"> </w:t>
        </w:r>
      </w:ins>
      <w:del w:id="56" w:author="David Goode" w:date="2014-11-04T16:04:00Z">
        <w:r w:rsidRPr="00FA0968" w:rsidDel="00246CD3">
          <w:rPr>
            <w:b/>
            <w:i w:val="0"/>
            <w:color w:val="auto"/>
          </w:rPr>
          <w:delText>phylostrata</w:delText>
        </w:r>
      </w:del>
      <w:ins w:id="57" w:author="David Goode" w:date="2014-11-04T16:04:00Z">
        <w:r w:rsidR="00246CD3" w:rsidRPr="00FA0968">
          <w:rPr>
            <w:b/>
            <w:i w:val="0"/>
            <w:color w:val="auto"/>
          </w:rPr>
          <w:t>phylostrat</w:t>
        </w:r>
        <w:r w:rsidR="00246CD3">
          <w:rPr>
            <w:b/>
            <w:i w:val="0"/>
            <w:color w:val="auto"/>
          </w:rPr>
          <w:t>um</w:t>
        </w:r>
      </w:ins>
      <w:bookmarkEnd w:id="53"/>
    </w:p>
    <w:tbl>
      <w:tblPr>
        <w:tblW w:w="3340" w:type="dxa"/>
        <w:jc w:val="center"/>
        <w:tblLook w:val="04A0" w:firstRow="1" w:lastRow="0" w:firstColumn="1" w:lastColumn="0" w:noHBand="0" w:noVBand="1"/>
      </w:tblPr>
      <w:tblGrid>
        <w:gridCol w:w="1380"/>
        <w:gridCol w:w="1960"/>
      </w:tblGrid>
      <w:tr w:rsidR="00BC5777" w:rsidRPr="00FA0968" w14:paraId="354DF18F" w14:textId="77777777" w:rsidTr="00334AF0">
        <w:trPr>
          <w:trHeight w:val="315"/>
          <w:jc w:val="center"/>
        </w:trPr>
        <w:tc>
          <w:tcPr>
            <w:tcW w:w="138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CDBB5C4"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Phylostratum</w:t>
            </w:r>
          </w:p>
        </w:tc>
        <w:tc>
          <w:tcPr>
            <w:tcW w:w="1960" w:type="dxa"/>
            <w:tcBorders>
              <w:top w:val="single" w:sz="8" w:space="0" w:color="auto"/>
              <w:left w:val="nil"/>
              <w:bottom w:val="single" w:sz="8" w:space="0" w:color="auto"/>
              <w:right w:val="single" w:sz="8" w:space="0" w:color="auto"/>
            </w:tcBorders>
            <w:shd w:val="clear" w:color="auto" w:fill="auto"/>
            <w:noWrap/>
            <w:vAlign w:val="center"/>
            <w:hideMark/>
          </w:tcPr>
          <w:p w14:paraId="03D8F57A"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Number of species</w:t>
            </w:r>
          </w:p>
        </w:tc>
      </w:tr>
      <w:tr w:rsidR="00BC5777" w:rsidRPr="00FA0968" w14:paraId="4B9F8D2B"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0A38C32F"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w:t>
            </w:r>
          </w:p>
        </w:tc>
        <w:tc>
          <w:tcPr>
            <w:tcW w:w="1960" w:type="dxa"/>
            <w:tcBorders>
              <w:top w:val="nil"/>
              <w:left w:val="nil"/>
              <w:bottom w:val="nil"/>
              <w:right w:val="single" w:sz="8" w:space="0" w:color="auto"/>
            </w:tcBorders>
            <w:shd w:val="clear" w:color="auto" w:fill="auto"/>
            <w:noWrap/>
            <w:vAlign w:val="center"/>
            <w:hideMark/>
          </w:tcPr>
          <w:p w14:paraId="3EA49972"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24</w:t>
            </w:r>
          </w:p>
        </w:tc>
      </w:tr>
      <w:tr w:rsidR="00BC5777" w:rsidRPr="00FA0968" w14:paraId="05A9E101"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42F793E5"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2</w:t>
            </w:r>
          </w:p>
        </w:tc>
        <w:tc>
          <w:tcPr>
            <w:tcW w:w="1960" w:type="dxa"/>
            <w:tcBorders>
              <w:top w:val="nil"/>
              <w:left w:val="nil"/>
              <w:bottom w:val="nil"/>
              <w:right w:val="single" w:sz="8" w:space="0" w:color="auto"/>
            </w:tcBorders>
            <w:shd w:val="clear" w:color="auto" w:fill="auto"/>
            <w:noWrap/>
            <w:vAlign w:val="center"/>
            <w:hideMark/>
          </w:tcPr>
          <w:p w14:paraId="2EF199E6"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3</w:t>
            </w:r>
          </w:p>
        </w:tc>
      </w:tr>
      <w:tr w:rsidR="00BC5777" w:rsidRPr="00FA0968" w14:paraId="624614F9"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61298BAC"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3</w:t>
            </w:r>
          </w:p>
        </w:tc>
        <w:tc>
          <w:tcPr>
            <w:tcW w:w="1960" w:type="dxa"/>
            <w:tcBorders>
              <w:top w:val="nil"/>
              <w:left w:val="nil"/>
              <w:bottom w:val="nil"/>
              <w:right w:val="single" w:sz="8" w:space="0" w:color="auto"/>
            </w:tcBorders>
            <w:shd w:val="clear" w:color="auto" w:fill="auto"/>
            <w:noWrap/>
            <w:vAlign w:val="center"/>
            <w:hideMark/>
          </w:tcPr>
          <w:p w14:paraId="11E03B0D" w14:textId="77777777" w:rsidR="00BC5777" w:rsidRPr="00FA0968" w:rsidRDefault="00E1183C"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2</w:t>
            </w:r>
          </w:p>
        </w:tc>
      </w:tr>
      <w:tr w:rsidR="00BC5777" w:rsidRPr="00FA0968" w14:paraId="553F8CFD"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359F7797"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4</w:t>
            </w:r>
          </w:p>
        </w:tc>
        <w:tc>
          <w:tcPr>
            <w:tcW w:w="1960" w:type="dxa"/>
            <w:tcBorders>
              <w:top w:val="nil"/>
              <w:left w:val="nil"/>
              <w:bottom w:val="nil"/>
              <w:right w:val="single" w:sz="8" w:space="0" w:color="auto"/>
            </w:tcBorders>
            <w:shd w:val="clear" w:color="auto" w:fill="auto"/>
            <w:noWrap/>
            <w:vAlign w:val="center"/>
            <w:hideMark/>
          </w:tcPr>
          <w:p w14:paraId="41BB9B3F"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6C2549C3"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02109C3B"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5</w:t>
            </w:r>
          </w:p>
        </w:tc>
        <w:tc>
          <w:tcPr>
            <w:tcW w:w="1960" w:type="dxa"/>
            <w:tcBorders>
              <w:top w:val="nil"/>
              <w:left w:val="nil"/>
              <w:bottom w:val="nil"/>
              <w:right w:val="single" w:sz="8" w:space="0" w:color="auto"/>
            </w:tcBorders>
            <w:shd w:val="clear" w:color="auto" w:fill="auto"/>
            <w:noWrap/>
            <w:vAlign w:val="center"/>
            <w:hideMark/>
          </w:tcPr>
          <w:p w14:paraId="52464080"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2</w:t>
            </w:r>
          </w:p>
        </w:tc>
      </w:tr>
      <w:tr w:rsidR="00BC5777" w:rsidRPr="00FA0968" w14:paraId="443B8DA9"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6D8BB7D2"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6</w:t>
            </w:r>
          </w:p>
        </w:tc>
        <w:tc>
          <w:tcPr>
            <w:tcW w:w="1960" w:type="dxa"/>
            <w:tcBorders>
              <w:top w:val="nil"/>
              <w:left w:val="nil"/>
              <w:bottom w:val="nil"/>
              <w:right w:val="single" w:sz="8" w:space="0" w:color="auto"/>
            </w:tcBorders>
            <w:shd w:val="clear" w:color="auto" w:fill="auto"/>
            <w:noWrap/>
            <w:vAlign w:val="center"/>
            <w:hideMark/>
          </w:tcPr>
          <w:p w14:paraId="2417E867"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3</w:t>
            </w:r>
          </w:p>
        </w:tc>
      </w:tr>
      <w:tr w:rsidR="00BC5777" w:rsidRPr="00FA0968" w14:paraId="67E99828"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3BB668DB"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7</w:t>
            </w:r>
          </w:p>
        </w:tc>
        <w:tc>
          <w:tcPr>
            <w:tcW w:w="1960" w:type="dxa"/>
            <w:tcBorders>
              <w:top w:val="nil"/>
              <w:left w:val="nil"/>
              <w:bottom w:val="nil"/>
              <w:right w:val="single" w:sz="8" w:space="0" w:color="auto"/>
            </w:tcBorders>
            <w:shd w:val="clear" w:color="auto" w:fill="auto"/>
            <w:noWrap/>
            <w:vAlign w:val="center"/>
            <w:hideMark/>
          </w:tcPr>
          <w:p w14:paraId="5FE178F1"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370FD047"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077F11DF"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8</w:t>
            </w:r>
          </w:p>
        </w:tc>
        <w:tc>
          <w:tcPr>
            <w:tcW w:w="1960" w:type="dxa"/>
            <w:tcBorders>
              <w:top w:val="nil"/>
              <w:left w:val="nil"/>
              <w:bottom w:val="nil"/>
              <w:right w:val="single" w:sz="8" w:space="0" w:color="auto"/>
            </w:tcBorders>
            <w:shd w:val="clear" w:color="auto" w:fill="auto"/>
            <w:noWrap/>
            <w:vAlign w:val="center"/>
            <w:hideMark/>
          </w:tcPr>
          <w:p w14:paraId="30DD5B99"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2</w:t>
            </w:r>
          </w:p>
        </w:tc>
      </w:tr>
      <w:tr w:rsidR="00BC5777" w:rsidRPr="00FA0968" w14:paraId="05931B29"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74B60982"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9</w:t>
            </w:r>
          </w:p>
        </w:tc>
        <w:tc>
          <w:tcPr>
            <w:tcW w:w="1960" w:type="dxa"/>
            <w:tcBorders>
              <w:top w:val="nil"/>
              <w:left w:val="nil"/>
              <w:bottom w:val="nil"/>
              <w:right w:val="single" w:sz="8" w:space="0" w:color="auto"/>
            </w:tcBorders>
            <w:shd w:val="clear" w:color="auto" w:fill="auto"/>
            <w:noWrap/>
            <w:vAlign w:val="center"/>
            <w:hideMark/>
          </w:tcPr>
          <w:p w14:paraId="0697B8A4"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77597C67"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7785B47B"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10</w:t>
            </w:r>
          </w:p>
        </w:tc>
        <w:tc>
          <w:tcPr>
            <w:tcW w:w="1960" w:type="dxa"/>
            <w:tcBorders>
              <w:top w:val="nil"/>
              <w:left w:val="nil"/>
              <w:bottom w:val="nil"/>
              <w:right w:val="single" w:sz="8" w:space="0" w:color="auto"/>
            </w:tcBorders>
            <w:shd w:val="clear" w:color="auto" w:fill="auto"/>
            <w:noWrap/>
            <w:vAlign w:val="center"/>
            <w:hideMark/>
          </w:tcPr>
          <w:p w14:paraId="5F69C28D"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0DC7B8CA"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3F066BD0"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11</w:t>
            </w:r>
          </w:p>
        </w:tc>
        <w:tc>
          <w:tcPr>
            <w:tcW w:w="1960" w:type="dxa"/>
            <w:tcBorders>
              <w:top w:val="nil"/>
              <w:left w:val="nil"/>
              <w:bottom w:val="nil"/>
              <w:right w:val="single" w:sz="8" w:space="0" w:color="auto"/>
            </w:tcBorders>
            <w:shd w:val="clear" w:color="auto" w:fill="auto"/>
            <w:noWrap/>
            <w:vAlign w:val="center"/>
            <w:hideMark/>
          </w:tcPr>
          <w:p w14:paraId="7462CFB8"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0E7AD9BB"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4208C312"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12</w:t>
            </w:r>
          </w:p>
        </w:tc>
        <w:tc>
          <w:tcPr>
            <w:tcW w:w="1960" w:type="dxa"/>
            <w:tcBorders>
              <w:top w:val="nil"/>
              <w:left w:val="nil"/>
              <w:bottom w:val="nil"/>
              <w:right w:val="single" w:sz="8" w:space="0" w:color="auto"/>
            </w:tcBorders>
            <w:shd w:val="clear" w:color="auto" w:fill="auto"/>
            <w:noWrap/>
            <w:vAlign w:val="center"/>
            <w:hideMark/>
          </w:tcPr>
          <w:p w14:paraId="65307163"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4</w:t>
            </w:r>
          </w:p>
        </w:tc>
      </w:tr>
      <w:tr w:rsidR="00BC5777" w:rsidRPr="00FA0968" w14:paraId="40EEC9E4"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19FF8A97"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13</w:t>
            </w:r>
          </w:p>
        </w:tc>
        <w:tc>
          <w:tcPr>
            <w:tcW w:w="1960" w:type="dxa"/>
            <w:tcBorders>
              <w:top w:val="nil"/>
              <w:left w:val="nil"/>
              <w:bottom w:val="nil"/>
              <w:right w:val="single" w:sz="8" w:space="0" w:color="auto"/>
            </w:tcBorders>
            <w:shd w:val="clear" w:color="auto" w:fill="auto"/>
            <w:noWrap/>
            <w:vAlign w:val="center"/>
            <w:hideMark/>
          </w:tcPr>
          <w:p w14:paraId="7B748A69"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3</w:t>
            </w:r>
          </w:p>
        </w:tc>
      </w:tr>
      <w:tr w:rsidR="00BC5777" w:rsidRPr="00FA0968" w14:paraId="001367C5"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23C41176"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14</w:t>
            </w:r>
          </w:p>
        </w:tc>
        <w:tc>
          <w:tcPr>
            <w:tcW w:w="1960" w:type="dxa"/>
            <w:tcBorders>
              <w:top w:val="nil"/>
              <w:left w:val="nil"/>
              <w:bottom w:val="nil"/>
              <w:right w:val="single" w:sz="8" w:space="0" w:color="auto"/>
            </w:tcBorders>
            <w:shd w:val="clear" w:color="auto" w:fill="auto"/>
            <w:noWrap/>
            <w:vAlign w:val="center"/>
            <w:hideMark/>
          </w:tcPr>
          <w:p w14:paraId="33DEA958"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57B7B83D" w14:textId="77777777" w:rsidTr="00334AF0">
        <w:trPr>
          <w:trHeight w:val="300"/>
          <w:jc w:val="center"/>
        </w:trPr>
        <w:tc>
          <w:tcPr>
            <w:tcW w:w="1380" w:type="dxa"/>
            <w:tcBorders>
              <w:top w:val="nil"/>
              <w:left w:val="single" w:sz="8" w:space="0" w:color="auto"/>
              <w:bottom w:val="nil"/>
              <w:right w:val="single" w:sz="4" w:space="0" w:color="auto"/>
            </w:tcBorders>
            <w:shd w:val="clear" w:color="auto" w:fill="auto"/>
            <w:noWrap/>
            <w:vAlign w:val="center"/>
            <w:hideMark/>
          </w:tcPr>
          <w:p w14:paraId="03809908"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15</w:t>
            </w:r>
          </w:p>
        </w:tc>
        <w:tc>
          <w:tcPr>
            <w:tcW w:w="1960" w:type="dxa"/>
            <w:tcBorders>
              <w:top w:val="nil"/>
              <w:left w:val="nil"/>
              <w:bottom w:val="nil"/>
              <w:right w:val="single" w:sz="8" w:space="0" w:color="auto"/>
            </w:tcBorders>
            <w:shd w:val="clear" w:color="auto" w:fill="auto"/>
            <w:noWrap/>
            <w:vAlign w:val="center"/>
            <w:hideMark/>
          </w:tcPr>
          <w:p w14:paraId="777B7EAD"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r w:rsidR="00BC5777" w:rsidRPr="00FA0968" w14:paraId="17766451" w14:textId="77777777" w:rsidTr="00334AF0">
        <w:trPr>
          <w:trHeight w:val="315"/>
          <w:jc w:val="center"/>
        </w:trPr>
        <w:tc>
          <w:tcPr>
            <w:tcW w:w="1380" w:type="dxa"/>
            <w:tcBorders>
              <w:top w:val="nil"/>
              <w:left w:val="single" w:sz="8" w:space="0" w:color="auto"/>
              <w:bottom w:val="single" w:sz="8" w:space="0" w:color="auto"/>
              <w:right w:val="single" w:sz="4" w:space="0" w:color="auto"/>
            </w:tcBorders>
            <w:shd w:val="clear" w:color="auto" w:fill="auto"/>
            <w:noWrap/>
            <w:vAlign w:val="center"/>
            <w:hideMark/>
          </w:tcPr>
          <w:p w14:paraId="3E23DA7F" w14:textId="77777777" w:rsidR="00BC5777" w:rsidRPr="00FA0968" w:rsidRDefault="00BC5777" w:rsidP="00FA0968">
            <w:pPr>
              <w:spacing w:after="0" w:line="276" w:lineRule="auto"/>
              <w:jc w:val="center"/>
              <w:rPr>
                <w:rFonts w:eastAsia="Times New Roman" w:cs="Times New Roman"/>
                <w:b/>
                <w:bCs/>
                <w:color w:val="000000"/>
                <w:sz w:val="18"/>
                <w:szCs w:val="18"/>
                <w:lang w:eastAsia="en-AU"/>
              </w:rPr>
            </w:pPr>
            <w:r w:rsidRPr="00FA0968">
              <w:rPr>
                <w:rFonts w:eastAsia="Times New Roman" w:cs="Times New Roman"/>
                <w:b/>
                <w:bCs/>
                <w:color w:val="000000"/>
                <w:sz w:val="18"/>
                <w:szCs w:val="18"/>
                <w:lang w:eastAsia="en-AU"/>
              </w:rPr>
              <w:t>16</w:t>
            </w:r>
          </w:p>
        </w:tc>
        <w:tc>
          <w:tcPr>
            <w:tcW w:w="1960" w:type="dxa"/>
            <w:tcBorders>
              <w:top w:val="nil"/>
              <w:left w:val="nil"/>
              <w:bottom w:val="single" w:sz="8" w:space="0" w:color="auto"/>
              <w:right w:val="single" w:sz="8" w:space="0" w:color="auto"/>
            </w:tcBorders>
            <w:shd w:val="clear" w:color="auto" w:fill="auto"/>
            <w:noWrap/>
            <w:vAlign w:val="center"/>
            <w:hideMark/>
          </w:tcPr>
          <w:p w14:paraId="008207EB" w14:textId="77777777" w:rsidR="00BC5777" w:rsidRPr="00FA0968" w:rsidRDefault="00BC5777" w:rsidP="00FA0968">
            <w:pPr>
              <w:spacing w:after="0" w:line="276" w:lineRule="auto"/>
              <w:jc w:val="center"/>
              <w:rPr>
                <w:rFonts w:eastAsia="Times New Roman" w:cs="Times New Roman"/>
                <w:color w:val="000000"/>
                <w:sz w:val="18"/>
                <w:szCs w:val="18"/>
                <w:lang w:eastAsia="en-AU"/>
              </w:rPr>
            </w:pPr>
            <w:r w:rsidRPr="00FA0968">
              <w:rPr>
                <w:rFonts w:eastAsia="Times New Roman" w:cs="Times New Roman"/>
                <w:color w:val="000000"/>
                <w:sz w:val="18"/>
                <w:szCs w:val="18"/>
                <w:lang w:eastAsia="en-AU"/>
              </w:rPr>
              <w:t>1</w:t>
            </w:r>
          </w:p>
        </w:tc>
      </w:tr>
    </w:tbl>
    <w:p w14:paraId="33F335C5" w14:textId="77777777" w:rsidR="00BC5777" w:rsidRDefault="00BC5777" w:rsidP="004548CD">
      <w:pPr>
        <w:spacing w:line="360" w:lineRule="auto"/>
        <w:jc w:val="both"/>
        <w:rPr>
          <w:rFonts w:eastAsiaTheme="minorEastAsia" w:cs="Times New Roman"/>
        </w:rPr>
      </w:pPr>
    </w:p>
    <w:p w14:paraId="14628A58" w14:textId="77777777" w:rsidR="00177BB5" w:rsidRDefault="005B6B39" w:rsidP="004548CD">
      <w:pPr>
        <w:pStyle w:val="Heading4"/>
        <w:spacing w:line="360" w:lineRule="auto"/>
        <w:rPr>
          <w:rFonts w:eastAsiaTheme="minorEastAsia"/>
        </w:rPr>
      </w:pPr>
      <w:r>
        <w:rPr>
          <w:rFonts w:eastAsiaTheme="minorEastAsia"/>
        </w:rPr>
        <w:t>3.</w:t>
      </w:r>
      <w:r w:rsidR="00927AC8">
        <w:rPr>
          <w:rFonts w:eastAsiaTheme="minorEastAsia"/>
        </w:rPr>
        <w:t>1.</w:t>
      </w:r>
      <w:r>
        <w:rPr>
          <w:rFonts w:eastAsiaTheme="minorEastAsia"/>
        </w:rPr>
        <w:t xml:space="preserve">3 Curation of </w:t>
      </w:r>
      <w:r w:rsidR="00FA0968">
        <w:rPr>
          <w:rFonts w:eastAsiaTheme="minorEastAsia"/>
        </w:rPr>
        <w:t xml:space="preserve">the </w:t>
      </w:r>
      <w:r>
        <w:rPr>
          <w:rFonts w:eastAsiaTheme="minorEastAsia"/>
        </w:rPr>
        <w:t>sixth-generation GO term annotations</w:t>
      </w:r>
    </w:p>
    <w:p w14:paraId="3E3FC0EF" w14:textId="123D4339" w:rsidR="00365F07" w:rsidRDefault="0013087A" w:rsidP="00365F07">
      <w:pPr>
        <w:spacing w:line="360" w:lineRule="auto"/>
        <w:jc w:val="both"/>
      </w:pPr>
      <w:r>
        <w:t>Before performing tests for enrichment of GO terms, it was necessary to distinguish</w:t>
      </w:r>
      <w:r w:rsidR="001B3C56">
        <w:t xml:space="preserve"> that the functions of a gene could have either emerged together with the gene, or could have been acquired later in evolution. The former would represent the initial or original functions of the gene, and therefore these function</w:t>
      </w:r>
      <w:r w:rsidR="00871947">
        <w:t>s</w:t>
      </w:r>
      <w:r w:rsidR="001B3C56">
        <w:t xml:space="preserve"> should have </w:t>
      </w:r>
      <w:r w:rsidR="009A4F83">
        <w:t xml:space="preserve">preceded or </w:t>
      </w:r>
      <w:r w:rsidR="001B3C56">
        <w:t xml:space="preserve">emerged </w:t>
      </w:r>
      <w:r w:rsidR="009A4F83">
        <w:t>simultaneously with</w:t>
      </w:r>
      <w:r w:rsidR="001B3C56">
        <w:t xml:space="preserve"> the gene. In contrast, later acquired </w:t>
      </w:r>
      <w:r w:rsidR="009C7212">
        <w:t xml:space="preserve">gene </w:t>
      </w:r>
      <w:r w:rsidR="00FA0968">
        <w:t>functions w</w:t>
      </w:r>
      <w:r w:rsidR="001B3C56">
        <w:t xml:space="preserve">ould </w:t>
      </w:r>
      <w:r w:rsidR="00FA0968">
        <w:t>succeed</w:t>
      </w:r>
      <w:r w:rsidR="009A4F83">
        <w:t xml:space="preserve"> the time of emergence of the gene</w:t>
      </w:r>
      <w:r w:rsidR="00365F07">
        <w:t xml:space="preserve"> and would confound the results because they would not represent the initial capabilities of the gene</w:t>
      </w:r>
      <w:r w:rsidR="009A4F83">
        <w:t>.</w:t>
      </w:r>
      <w:r w:rsidR="00871947">
        <w:t xml:space="preserve"> </w:t>
      </w:r>
    </w:p>
    <w:p w14:paraId="48DF7929" w14:textId="1634A24F" w:rsidR="00D9794E" w:rsidRDefault="0010222A" w:rsidP="00D9794E">
      <w:pPr>
        <w:spacing w:line="360" w:lineRule="auto"/>
        <w:jc w:val="both"/>
      </w:pPr>
      <w:r>
        <w:t xml:space="preserve">The equivalency </w:t>
      </w:r>
      <w:r w:rsidR="00871947">
        <w:t>of</w:t>
      </w:r>
      <w:r>
        <w:t xml:space="preserve"> the phylostrata used to date both human genes and GO terms allowed</w:t>
      </w:r>
      <w:ins w:id="58" w:author="David Goode" w:date="2014-11-04T16:05:00Z">
        <w:r w:rsidR="00553131">
          <w:t xml:space="preserve"> us</w:t>
        </w:r>
      </w:ins>
      <w:r>
        <w:t xml:space="preserve"> to </w:t>
      </w:r>
      <w:del w:id="59" w:author="David Goode" w:date="2014-11-04T16:05:00Z">
        <w:r w:rsidDel="00553131">
          <w:delText xml:space="preserve">detect </w:delText>
        </w:r>
      </w:del>
      <w:ins w:id="60" w:author="David Goode" w:date="2014-11-04T16:05:00Z">
        <w:r w:rsidR="00553131">
          <w:t xml:space="preserve">determine </w:t>
        </w:r>
      </w:ins>
      <w:del w:id="61" w:author="David Goode" w:date="2014-11-04T16:05:00Z">
        <w:r w:rsidR="0013087A" w:rsidDel="00553131">
          <w:delText xml:space="preserve">the </w:delText>
        </w:r>
      </w:del>
      <w:ins w:id="62" w:author="David Goode" w:date="2014-11-04T16:05:00Z">
        <w:r w:rsidR="00553131">
          <w:t xml:space="preserve">which </w:t>
        </w:r>
      </w:ins>
      <w:r w:rsidR="00871947">
        <w:t xml:space="preserve">gene functions </w:t>
      </w:r>
      <w:del w:id="63" w:author="David Goode" w:date="2014-11-04T16:05:00Z">
        <w:r w:rsidR="00871947" w:rsidDel="00553131">
          <w:delText>that emerged</w:delText>
        </w:r>
      </w:del>
      <w:ins w:id="64" w:author="David Goode" w:date="2014-11-04T16:05:00Z">
        <w:r w:rsidR="00553131">
          <w:t>were gained</w:t>
        </w:r>
      </w:ins>
      <w:r w:rsidR="00871947">
        <w:t xml:space="preserve"> after the emergence of the gene founder. </w:t>
      </w:r>
      <w:r w:rsidR="00D9794E">
        <w:t>T</w:t>
      </w:r>
      <w:r w:rsidR="00871947">
        <w:t xml:space="preserve">he GO-term annotations </w:t>
      </w:r>
      <w:r w:rsidR="00365F07">
        <w:t>of a gene that originated after the emergence of the gene were excluded</w:t>
      </w:r>
      <w:r w:rsidR="00D9794E">
        <w:t>: if a gene was annotated with a GO term that emerged in a later phylostratum (e.g., 6) than the one the gene belonged to (e.g., 2), that GO annotation was disregarded.</w:t>
      </w:r>
    </w:p>
    <w:p w14:paraId="014875BC" w14:textId="77777777" w:rsidR="00E30C80" w:rsidRDefault="00FA0968" w:rsidP="00FA0968">
      <w:pPr>
        <w:pStyle w:val="Heading4"/>
        <w:spacing w:line="360" w:lineRule="auto"/>
      </w:pPr>
      <w:bookmarkStart w:id="65" w:name="_Ref400623752"/>
      <w:r>
        <w:t>3.1.</w:t>
      </w:r>
      <w:r w:rsidR="002F19AD">
        <w:t>4</w:t>
      </w:r>
      <w:r w:rsidR="00E30C80">
        <w:t xml:space="preserve"> Identification of differentially expressed functional gene sets in the phylostrata</w:t>
      </w:r>
      <w:bookmarkEnd w:id="65"/>
    </w:p>
    <w:p w14:paraId="53D959EA" w14:textId="5348A810" w:rsidR="00FA0968" w:rsidRDefault="00E30C80" w:rsidP="004548CD">
      <w:pPr>
        <w:spacing w:line="360" w:lineRule="auto"/>
        <w:jc w:val="both"/>
      </w:pPr>
      <w:r>
        <w:t xml:space="preserve">Functional sets were generated by grouping </w:t>
      </w:r>
      <w:del w:id="66" w:author="David Goode" w:date="2014-11-04T16:13:00Z">
        <w:r w:rsidDel="00AE6204">
          <w:delText xml:space="preserve">the </w:delText>
        </w:r>
      </w:del>
      <w:r>
        <w:t xml:space="preserve">genes with at least one GO annotation in common. </w:t>
      </w:r>
      <w:r w:rsidR="009F40D8">
        <w:t xml:space="preserve">For each cancer type, </w:t>
      </w:r>
      <w:del w:id="67" w:author="David Goode" w:date="2014-11-04T16:13:00Z">
        <w:r w:rsidR="009F40D8" w:rsidDel="00AE6204">
          <w:delText>t</w:delText>
        </w:r>
        <w:r w:rsidDel="00AE6204">
          <w:delText xml:space="preserve">he </w:delText>
        </w:r>
      </w:del>
      <w:r>
        <w:t xml:space="preserve">functional gene sets </w:t>
      </w:r>
      <w:del w:id="68" w:author="David Goode" w:date="2014-11-04T16:14:00Z">
        <w:r w:rsidDel="00AE6204">
          <w:delText xml:space="preserve">that were either </w:delText>
        </w:r>
      </w:del>
      <w:r>
        <w:t>up- or d</w:t>
      </w:r>
      <w:r w:rsidR="00FA0968">
        <w:t>ownregulated in each phylostratum</w:t>
      </w:r>
      <w:r>
        <w:t xml:space="preserve"> were determined </w:t>
      </w:r>
      <w:r>
        <w:lastRenderedPageBreak/>
        <w:t xml:space="preserve">by two- and one-sided Wilcoxon test. </w:t>
      </w:r>
      <w:r w:rsidR="00B2132E">
        <w:t>A</w:t>
      </w:r>
      <w:r>
        <w:t xml:space="preserve"> functional gene set was said to be significant</w:t>
      </w:r>
      <w:r w:rsidR="009F40D8">
        <w:t>ly</w:t>
      </w:r>
      <w:r>
        <w:t xml:space="preserve"> either up- or downregulated </w:t>
      </w:r>
      <w:r w:rsidR="00FA0968">
        <w:t xml:space="preserve">in a phylostratum </w:t>
      </w:r>
      <w:r>
        <w:t xml:space="preserve">if the </w:t>
      </w:r>
      <w:r w:rsidR="009F40D8">
        <w:t xml:space="preserve">ranks of the point estimated logFC of the genes were consistently greater or lower than the rest of the genes in the phylostratum. </w:t>
      </w:r>
      <w:r w:rsidR="00B2132E">
        <w:t xml:space="preserve">The cut-off for the nominal p-value was set at 0.01. </w:t>
      </w:r>
      <w:r w:rsidR="009F40D8">
        <w:t>No correction for multiple testing was performed given that the assumptions of independence of the sets were violated: there is large overlap between the genes contained in the functional sets, as well as redundancy in the GO terms due to the hierarchical and interconnected nature of the ontology.</w:t>
      </w:r>
      <w:r w:rsidR="00944D2B">
        <w:t xml:space="preserve"> </w:t>
      </w:r>
      <w:r w:rsidR="00FA0968">
        <w:t>Instead, t</w:t>
      </w:r>
      <w:r w:rsidR="00944D2B">
        <w:t xml:space="preserve">he agreement between significant functional gene sets between </w:t>
      </w:r>
      <w:r w:rsidR="004B0440">
        <w:t>tumour</w:t>
      </w:r>
      <w:r w:rsidR="00944D2B">
        <w:t xml:space="preserve"> types was explored. </w:t>
      </w:r>
    </w:p>
    <w:p w14:paraId="545B596F" w14:textId="77777777" w:rsidR="00E30C80" w:rsidRDefault="00944D2B" w:rsidP="004548CD">
      <w:pPr>
        <w:spacing w:line="360" w:lineRule="auto"/>
        <w:jc w:val="both"/>
      </w:pPr>
      <w:r>
        <w:t>In order to summarize the results, umbrella terms were used to group the sixth-</w:t>
      </w:r>
      <w:r w:rsidR="00FA0968">
        <w:t>generation GO terms into broad</w:t>
      </w:r>
      <w:r>
        <w:t xml:space="preserve"> categories. The number of up- and downregulated GO terms sets within each umbrella group were counted and the results were represented via a heatmap.</w:t>
      </w:r>
    </w:p>
    <w:p w14:paraId="4F82E8D7" w14:textId="77777777" w:rsidR="002F19AD" w:rsidRDefault="00927AC8" w:rsidP="004548CD">
      <w:pPr>
        <w:pStyle w:val="Heading3"/>
        <w:spacing w:line="360" w:lineRule="auto"/>
        <w:rPr>
          <w:rFonts w:eastAsiaTheme="minorEastAsia"/>
        </w:rPr>
      </w:pPr>
      <w:bookmarkStart w:id="69" w:name="_Toc404262892"/>
      <w:r>
        <w:rPr>
          <w:rFonts w:eastAsiaTheme="minorEastAsia"/>
        </w:rPr>
        <w:t>3.2</w:t>
      </w:r>
      <w:r w:rsidR="002F19AD">
        <w:rPr>
          <w:rFonts w:eastAsiaTheme="minorEastAsia"/>
        </w:rPr>
        <w:t xml:space="preserve"> Association between the ancientness of a gene function and its expression level</w:t>
      </w:r>
      <w:bookmarkEnd w:id="69"/>
    </w:p>
    <w:p w14:paraId="3B3196EC" w14:textId="7D34168D" w:rsidR="00E30C80" w:rsidRDefault="004B0440" w:rsidP="004B0440">
      <w:pPr>
        <w:spacing w:line="360" w:lineRule="auto"/>
        <w:jc w:val="both"/>
      </w:pPr>
      <w:r>
        <w:t>Wilcoxon tests were used to determine the up- and downregulated status of a functional gene set in each of the four cancer types</w:t>
      </w:r>
      <w:r w:rsidR="009C7212">
        <w:t>, without taking into account the phylostrata</w:t>
      </w:r>
      <w:r>
        <w:t xml:space="preserve">. </w:t>
      </w:r>
      <w:r w:rsidR="009C7212">
        <w:t>Subsequently, t</w:t>
      </w:r>
      <w:r w:rsidR="002F19AD">
        <w:t xml:space="preserve">he </w:t>
      </w:r>
      <w:r>
        <w:t xml:space="preserve">phylostrata of the </w:t>
      </w:r>
      <w:r w:rsidR="002F19AD">
        <w:t>GO-term</w:t>
      </w:r>
      <w:r>
        <w:t xml:space="preserve">s </w:t>
      </w:r>
      <w:r w:rsidR="002F19AD">
        <w:t xml:space="preserve">were grouped </w:t>
      </w:r>
      <w:r w:rsidR="005273ED">
        <w:t xml:space="preserve">into </w:t>
      </w:r>
      <w:r w:rsidR="004A0853">
        <w:t>umbrella phylostrata</w:t>
      </w:r>
      <w:r w:rsidR="005273ED">
        <w:t xml:space="preserve">: Unicellular (Phylostrata 1-3), Early Metazoan (Phylostrata 4-9) and Mammalian (Phylostrata 10-16) groups. </w:t>
      </w:r>
      <w:r w:rsidR="00077144">
        <w:t>Fisher Exact test</w:t>
      </w:r>
      <w:ins w:id="70" w:author="David Goode" w:date="2014-11-04T16:14:00Z">
        <w:r w:rsidR="00AE6204">
          <w:t>s</w:t>
        </w:r>
      </w:ins>
      <w:r w:rsidR="00077144">
        <w:t xml:space="preserve"> were used to determine whether the GO-terms that emerged at each umbrella phylostratum were over-represented in the up- or downregulated gene sets.</w:t>
      </w:r>
    </w:p>
    <w:p w14:paraId="7877AADB" w14:textId="77777777" w:rsidR="00D932E0" w:rsidRDefault="00927AC8" w:rsidP="004548CD">
      <w:pPr>
        <w:pStyle w:val="Heading3"/>
        <w:spacing w:line="360" w:lineRule="auto"/>
      </w:pPr>
      <w:bookmarkStart w:id="71" w:name="_Toc404262893"/>
      <w:r>
        <w:t>3.3</w:t>
      </w:r>
      <w:r w:rsidR="00D932E0">
        <w:t xml:space="preserve"> Change in expression of genes of functional sets across phylostrata</w:t>
      </w:r>
      <w:bookmarkEnd w:id="71"/>
    </w:p>
    <w:p w14:paraId="0B377E01" w14:textId="049FB3E3" w:rsidR="007D6011" w:rsidRDefault="00512FFF" w:rsidP="004548CD">
      <w:pPr>
        <w:spacing w:line="360" w:lineRule="auto"/>
        <w:jc w:val="both"/>
      </w:pPr>
      <w:r>
        <w:t xml:space="preserve">We aimed </w:t>
      </w:r>
      <w:r w:rsidR="004B0440">
        <w:t xml:space="preserve">to </w:t>
      </w:r>
      <w:r w:rsidR="00791331">
        <w:t xml:space="preserve">identify </w:t>
      </w:r>
      <w:del w:id="72" w:author="David Goode" w:date="2014-11-04T16:15:00Z">
        <w:r w:rsidR="00791331" w:rsidDel="00AE6204">
          <w:delText>the</w:delText>
        </w:r>
        <w:r w:rsidR="004B0440" w:rsidDel="00AE6204">
          <w:delText xml:space="preserve"> </w:delText>
        </w:r>
      </w:del>
      <w:r w:rsidR="004B0440">
        <w:t>g</w:t>
      </w:r>
      <w:r w:rsidR="007D6011">
        <w:t xml:space="preserve">ene sets </w:t>
      </w:r>
      <w:del w:id="73" w:author="David Goode" w:date="2014-11-04T16:15:00Z">
        <w:r w:rsidR="007D6011" w:rsidDel="00AE6204">
          <w:delText xml:space="preserve">whose </w:delText>
        </w:r>
      </w:del>
      <w:ins w:id="74" w:author="David Goode" w:date="2014-11-04T16:15:00Z">
        <w:r w:rsidR="00AE6204">
          <w:t>wh</w:t>
        </w:r>
      </w:ins>
      <w:r>
        <w:t>ose</w:t>
      </w:r>
      <w:ins w:id="75" w:author="David Goode" w:date="2014-11-04T16:15:00Z">
        <w:r w:rsidR="00AE6204">
          <w:t xml:space="preserve"> </w:t>
        </w:r>
      </w:ins>
      <w:r w:rsidR="007D6011">
        <w:t xml:space="preserve">older genes </w:t>
      </w:r>
      <w:r w:rsidR="00D40068">
        <w:t xml:space="preserve">(unicellular phylostrata 1-3) </w:t>
      </w:r>
      <w:r w:rsidR="007D6011">
        <w:t>were upregulated and newer genes</w:t>
      </w:r>
      <w:r w:rsidR="00D40068">
        <w:t xml:space="preserve"> (phylostrata 4-16)</w:t>
      </w:r>
      <w:r w:rsidR="007D6011">
        <w:t xml:space="preserve"> downregulated</w:t>
      </w:r>
      <w:r>
        <w:t>, as t</w:t>
      </w:r>
      <w:r w:rsidR="004C1768">
        <w:t>hese gene sets were</w:t>
      </w:r>
      <w:r w:rsidR="004C3FAA">
        <w:t xml:space="preserve"> considered to be undergoing </w:t>
      </w:r>
      <w:r w:rsidR="004C1768">
        <w:t>atavis</w:t>
      </w:r>
      <w:r w:rsidR="004C3FAA">
        <w:t>m</w:t>
      </w:r>
      <w:r w:rsidR="004C1768">
        <w:t>.</w:t>
      </w:r>
      <w:r w:rsidR="00D40068">
        <w:t xml:space="preserve"> </w:t>
      </w:r>
      <w:r w:rsidR="007D6011">
        <w:t xml:space="preserve">Only gene </w:t>
      </w:r>
      <w:r w:rsidR="004B0440">
        <w:t>sub</w:t>
      </w:r>
      <w:r w:rsidR="007D6011">
        <w:t>sets with gene members that belonged to both of these groups were considered.</w:t>
      </w:r>
      <w:r w:rsidR="007B092E">
        <w:t xml:space="preserve"> Two- and one-sided </w:t>
      </w:r>
      <w:r w:rsidR="007D6011">
        <w:t>Wilcoxon test</w:t>
      </w:r>
      <w:ins w:id="76" w:author="David Goode" w:date="2014-11-04T16:16:00Z">
        <w:r w:rsidR="00AE6204">
          <w:t>s</w:t>
        </w:r>
      </w:ins>
      <w:r w:rsidR="007D6011">
        <w:t xml:space="preserve"> using the logFC of the genes were used to determine </w:t>
      </w:r>
      <w:r w:rsidR="00E07289">
        <w:t xml:space="preserve">the up- and downregulated status of the older </w:t>
      </w:r>
      <w:r w:rsidR="008C1442">
        <w:t>vs.</w:t>
      </w:r>
      <w:r w:rsidR="00E07289">
        <w:t xml:space="preserve"> newer genes</w:t>
      </w:r>
      <w:r w:rsidR="007B092E">
        <w:t xml:space="preserve"> using </w:t>
      </w:r>
      <w:r w:rsidR="004B0440">
        <w:t>a p-value cutoff of 0.05. Only gene sub</w:t>
      </w:r>
      <w:r w:rsidR="007B092E">
        <w:t xml:space="preserve">sets that had significant p-values with the two-sided and either of the one-sided tests were considered </w:t>
      </w:r>
      <w:del w:id="77" w:author="David Goode" w:date="2014-11-04T16:16:00Z">
        <w:r w:rsidR="004B0440" w:rsidDel="00AE6204">
          <w:delText xml:space="preserve">as </w:delText>
        </w:r>
      </w:del>
      <w:r w:rsidR="004B0440">
        <w:t>significant. The sets that m</w:t>
      </w:r>
      <w:r w:rsidR="007B092E">
        <w:t>et the above mentioned criteria were singled out. This was repeated for the four cancer types</w:t>
      </w:r>
      <w:r w:rsidR="007168E0">
        <w:t xml:space="preserve">, and sets that </w:t>
      </w:r>
      <w:r w:rsidR="00D40068">
        <w:t xml:space="preserve">showed evidence of atavism </w:t>
      </w:r>
      <w:r w:rsidR="007168E0">
        <w:t xml:space="preserve">in at least </w:t>
      </w:r>
      <w:r w:rsidR="00D40068">
        <w:t>two</w:t>
      </w:r>
      <w:r w:rsidR="007168E0">
        <w:t xml:space="preserve"> cancer type</w:t>
      </w:r>
      <w:r w:rsidR="00D40068">
        <w:t>s</w:t>
      </w:r>
      <w:r w:rsidR="007168E0">
        <w:t xml:space="preserve"> were listed</w:t>
      </w:r>
      <w:r w:rsidR="007B092E">
        <w:t>.</w:t>
      </w:r>
    </w:p>
    <w:p w14:paraId="6AE9B258" w14:textId="2FD077CA" w:rsidR="00AF4C81" w:rsidRDefault="00B1299E" w:rsidP="00B1299E">
      <w:pPr>
        <w:pStyle w:val="Heading2"/>
        <w:spacing w:line="360" w:lineRule="auto"/>
        <w:ind w:left="360"/>
      </w:pPr>
      <w:bookmarkStart w:id="78" w:name="_Toc404262894"/>
      <w:r>
        <w:t xml:space="preserve">4. </w:t>
      </w:r>
      <w:r w:rsidR="00AF4C81">
        <w:t>Programming languages</w:t>
      </w:r>
      <w:bookmarkEnd w:id="78"/>
    </w:p>
    <w:p w14:paraId="226BCCD6" w14:textId="6F5ABD26" w:rsidR="00AF4C81" w:rsidRDefault="00AF4C81" w:rsidP="004548CD">
      <w:pPr>
        <w:spacing w:line="360" w:lineRule="auto"/>
        <w:jc w:val="both"/>
        <w:rPr>
          <w:rFonts w:eastAsiaTheme="minorEastAsia" w:cs="Times New Roman"/>
        </w:rPr>
      </w:pPr>
      <w:r w:rsidRPr="00EA1D03">
        <w:rPr>
          <w:rFonts w:eastAsiaTheme="minorEastAsia" w:cs="Times New Roman"/>
        </w:rPr>
        <w:t>Statistical analyses wer</w:t>
      </w:r>
      <w:r>
        <w:rPr>
          <w:rFonts w:eastAsiaTheme="minorEastAsia" w:cs="Times New Roman"/>
        </w:rPr>
        <w:t>e performed with R version 3.1.1</w:t>
      </w:r>
      <w:r w:rsidRPr="00EA1D03">
        <w:rPr>
          <w:rFonts w:eastAsiaTheme="minorEastAsia" w:cs="Times New Roman"/>
        </w:rPr>
        <w:t xml:space="preserve"> </w:t>
      </w:r>
      <w:r w:rsidRPr="00EA1D03">
        <w:rPr>
          <w:rFonts w:eastAsiaTheme="minorEastAsia" w:cs="Times New Roman"/>
        </w:rPr>
        <w:fldChar w:fldCharType="begin"/>
      </w:r>
      <w:r>
        <w:rPr>
          <w:rFonts w:eastAsiaTheme="minorEastAsia" w:cs="Times New Roman"/>
        </w:rPr>
        <w:instrText xml:space="preserve"> ADDIN EN.CITE &lt;EndNote&gt;&lt;Cite&gt;&lt;Year&gt;2014&lt;/Year&gt;&lt;RecNum&gt;35&lt;/RecNum&gt;&lt;DisplayText&gt;(R Core Team, 2014)&lt;/DisplayText&gt;&lt;record&gt;&lt;rec-number&gt;35&lt;/rec-number&gt;&lt;foreign-keys&gt;&lt;key app="EN" db-id="9rdp002t29zaavefp0a5w0xusf9v0zev2pws" timestamp="1403149165"&gt;35&lt;/key&gt;&lt;/foreign-keys&gt;&lt;ref-type name="Computer Program"&gt;9&lt;/ref-type&gt;&lt;contributors&gt;&lt;authors&gt;&lt;author&gt;R Core Team,&lt;/author&gt;&lt;/authors&gt;&lt;/contributors&gt;&lt;titles&gt;&lt;title&gt;R: A language and environment for statistical computing&lt;/title&gt;&lt;/titles&gt;&lt;edition&gt;3.1.0&lt;/edition&gt;&lt;dates&gt;&lt;year&gt;2014&lt;/year&gt;&lt;/dates&gt;&lt;pub-location&gt;Vienna, Austria&lt;/pub-location&gt;&lt;publisher&gt;R  Foundation for Statistical Computing&lt;/publisher&gt;&lt;urls&gt;&lt;related-urls&gt;&lt;url&gt;http://www.R-project.org/&lt;/url&gt;&lt;/related-urls&gt;&lt;/urls&gt;&lt;/record&gt;&lt;/Cite&gt;&lt;/EndNote&gt;</w:instrText>
      </w:r>
      <w:r w:rsidRPr="00EA1D03">
        <w:rPr>
          <w:rFonts w:eastAsiaTheme="minorEastAsia" w:cs="Times New Roman"/>
        </w:rPr>
        <w:fldChar w:fldCharType="separate"/>
      </w:r>
      <w:r>
        <w:rPr>
          <w:rFonts w:eastAsiaTheme="minorEastAsia" w:cs="Times New Roman"/>
          <w:noProof/>
        </w:rPr>
        <w:t>(</w:t>
      </w:r>
      <w:hyperlink w:anchor="_ENREF_17" w:tooltip="R Core Team, 2014 #35" w:history="1">
        <w:r>
          <w:rPr>
            <w:rFonts w:eastAsiaTheme="minorEastAsia" w:cs="Times New Roman"/>
            <w:noProof/>
          </w:rPr>
          <w:t>R Core Team, 2014</w:t>
        </w:r>
      </w:hyperlink>
      <w:r>
        <w:rPr>
          <w:rFonts w:eastAsiaTheme="minorEastAsia" w:cs="Times New Roman"/>
          <w:noProof/>
        </w:rPr>
        <w:t>)</w:t>
      </w:r>
      <w:r w:rsidRPr="00EA1D03">
        <w:rPr>
          <w:rFonts w:eastAsiaTheme="minorEastAsia" w:cs="Times New Roman"/>
        </w:rPr>
        <w:fldChar w:fldCharType="end"/>
      </w:r>
      <w:r w:rsidR="009815E4">
        <w:rPr>
          <w:rFonts w:eastAsiaTheme="minorEastAsia" w:cs="Times New Roman"/>
        </w:rPr>
        <w:t>. Parsing and scripting were</w:t>
      </w:r>
      <w:r w:rsidRPr="00EA1D03">
        <w:rPr>
          <w:rFonts w:eastAsiaTheme="minorEastAsia" w:cs="Times New Roman"/>
        </w:rPr>
        <w:t xml:space="preserve"> </w:t>
      </w:r>
      <w:r>
        <w:rPr>
          <w:rFonts w:eastAsiaTheme="minorEastAsia" w:cs="Times New Roman"/>
        </w:rPr>
        <w:t>done with Perl version 5.</w:t>
      </w:r>
    </w:p>
    <w:p w14:paraId="2FB495A3" w14:textId="77777777" w:rsidR="00370902" w:rsidRDefault="00370902" w:rsidP="00370902"/>
    <w:p w14:paraId="10FC5343" w14:textId="77777777" w:rsidR="00DD72F5" w:rsidRDefault="006B588C" w:rsidP="004548CD">
      <w:pPr>
        <w:pStyle w:val="Heading1"/>
        <w:spacing w:line="360" w:lineRule="auto"/>
      </w:pPr>
      <w:bookmarkStart w:id="79" w:name="_Toc404262895"/>
      <w:r>
        <w:lastRenderedPageBreak/>
        <w:t>Results</w:t>
      </w:r>
      <w:bookmarkEnd w:id="79"/>
    </w:p>
    <w:p w14:paraId="3B12E20B" w14:textId="77777777" w:rsidR="00805E1D" w:rsidRDefault="00D65704" w:rsidP="004548CD">
      <w:pPr>
        <w:pStyle w:val="Heading2"/>
        <w:numPr>
          <w:ilvl w:val="0"/>
          <w:numId w:val="18"/>
        </w:numPr>
        <w:spacing w:line="360" w:lineRule="auto"/>
      </w:pPr>
      <w:bookmarkStart w:id="80" w:name="_Toc404262896"/>
      <w:r>
        <w:t>Phylostratigraphic analysis of human genes</w:t>
      </w:r>
      <w:bookmarkEnd w:id="80"/>
    </w:p>
    <w:p w14:paraId="5E769C62" w14:textId="0E2C7525" w:rsidR="001B5C7E" w:rsidRDefault="00C36B8B" w:rsidP="004548CD">
      <w:pPr>
        <w:spacing w:line="360" w:lineRule="auto"/>
        <w:jc w:val="both"/>
      </w:pPr>
      <w:r>
        <w:t>A phylogenetic tree was built with the species present in OrthoMCL as the first step for assigning a point of emergence to the human genes (</w:t>
      </w:r>
      <w:r>
        <w:fldChar w:fldCharType="begin"/>
      </w:r>
      <w:r>
        <w:instrText xml:space="preserve"> REF _Ref399400687 \h  \* MERGEFORMAT </w:instrText>
      </w:r>
      <w:r>
        <w:fldChar w:fldCharType="separate"/>
      </w:r>
      <w:r w:rsidR="00F85D63" w:rsidRPr="00F85D63">
        <w:rPr>
          <w:b/>
          <w:i/>
          <w:sz w:val="24"/>
          <w:szCs w:val="24"/>
        </w:rPr>
        <w:t xml:space="preserve">Figure </w:t>
      </w:r>
      <w:r w:rsidR="00F85D63" w:rsidRPr="00F85D63">
        <w:rPr>
          <w:b/>
          <w:i/>
          <w:noProof/>
          <w:sz w:val="24"/>
          <w:szCs w:val="24"/>
        </w:rPr>
        <w:t>1</w:t>
      </w:r>
      <w:r>
        <w:fldChar w:fldCharType="end"/>
      </w:r>
      <w:r>
        <w:t>). The 16 phylostrata represent evolutionary milestones from the emergence of cellular life to humans, and therefore hold all possible points w</w:t>
      </w:r>
      <w:ins w:id="81" w:author="David Goode" w:date="2014-11-04T16:17:00Z">
        <w:r w:rsidR="00592F6C">
          <w:t>h</w:t>
        </w:r>
      </w:ins>
      <w:r>
        <w:t xml:space="preserve">ere the founder of a human gene could have emerged. </w:t>
      </w:r>
    </w:p>
    <w:p w14:paraId="075A3405" w14:textId="49FDBFC0" w:rsidR="00D65704" w:rsidRDefault="001B5C7E" w:rsidP="004548CD">
      <w:pPr>
        <w:spacing w:line="360" w:lineRule="auto"/>
        <w:jc w:val="both"/>
      </w:pPr>
      <w:r>
        <w:t xml:space="preserve">The tree shown in </w:t>
      </w:r>
      <w:r>
        <w:fldChar w:fldCharType="begin"/>
      </w:r>
      <w:r>
        <w:instrText xml:space="preserve"> REF _Ref399400687 \h </w:instrText>
      </w:r>
      <w:r w:rsidR="004548CD">
        <w:instrText xml:space="preserve"> \* MERGEFORMAT </w:instrText>
      </w:r>
      <w:r>
        <w:fldChar w:fldCharType="separate"/>
      </w:r>
      <w:r w:rsidR="00F85D63" w:rsidRPr="00F85D63">
        <w:rPr>
          <w:b/>
          <w:i/>
          <w:sz w:val="24"/>
          <w:szCs w:val="24"/>
        </w:rPr>
        <w:t xml:space="preserve">Figure </w:t>
      </w:r>
      <w:r w:rsidR="00F85D63" w:rsidRPr="00F85D63">
        <w:rPr>
          <w:b/>
          <w:i/>
          <w:noProof/>
          <w:sz w:val="24"/>
          <w:szCs w:val="24"/>
        </w:rPr>
        <w:t>1</w:t>
      </w:r>
      <w:r>
        <w:fldChar w:fldCharType="end"/>
      </w:r>
      <w:r>
        <w:t xml:space="preserve"> can be viewed as a hierarchical bifurcating tree, where earlier phylostrata are the most </w:t>
      </w:r>
      <w:r w:rsidR="00E83F21">
        <w:t>inclusive, and higher p</w:t>
      </w:r>
      <w:r w:rsidR="003611FE">
        <w:t>hylostratum numbers correspond to species that are more closely related to humans</w:t>
      </w:r>
      <w:r>
        <w:t xml:space="preserve">. </w:t>
      </w:r>
      <w:r w:rsidR="00694FCF">
        <w:t xml:space="preserve">Of utmost importance is the </w:t>
      </w:r>
      <w:r>
        <w:t xml:space="preserve">establishment of multicellular life </w:t>
      </w:r>
      <w:r w:rsidR="003611FE">
        <w:t>in animals</w:t>
      </w:r>
      <w:r w:rsidR="00694FCF">
        <w:t>, which can</w:t>
      </w:r>
      <w:r>
        <w:t xml:space="preserve"> be pinpointed to phylostratum 4</w:t>
      </w:r>
      <w:r w:rsidR="00694FCF">
        <w:t xml:space="preserve"> (</w:t>
      </w:r>
      <w:r>
        <w:t xml:space="preserve">Metazoa). </w:t>
      </w:r>
      <w:r w:rsidR="003611FE">
        <w:t xml:space="preserve">Phylostratum 1 and 2 represent unicellular organisms, whereas </w:t>
      </w:r>
      <w:r>
        <w:t xml:space="preserve">Phylostratum 3 includes both unicellular and </w:t>
      </w:r>
      <w:r w:rsidR="00694FCF">
        <w:t>primitive multicellular organisms</w:t>
      </w:r>
      <w:r>
        <w:t>,</w:t>
      </w:r>
      <w:r w:rsidR="00694FCF">
        <w:t xml:space="preserve"> such as </w:t>
      </w:r>
      <w:r>
        <w:t xml:space="preserve">filamentous </w:t>
      </w:r>
      <w:r w:rsidR="00694FCF">
        <w:t xml:space="preserve">fungi. </w:t>
      </w:r>
    </w:p>
    <w:p w14:paraId="2A8A642E" w14:textId="77777777" w:rsidR="00805E1D" w:rsidRDefault="00805E1D" w:rsidP="004548CD">
      <w:pPr>
        <w:spacing w:line="360" w:lineRule="auto"/>
      </w:pPr>
      <w:r>
        <w:rPr>
          <w:noProof/>
          <w:lang w:eastAsia="en-AU"/>
        </w:rPr>
        <w:drawing>
          <wp:inline distT="0" distB="0" distL="0" distR="0" wp14:anchorId="3A249AF3" wp14:editId="29592FE6">
            <wp:extent cx="5553075" cy="312495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5008" cy="3126039"/>
                    </a:xfrm>
                    <a:prstGeom prst="rect">
                      <a:avLst/>
                    </a:prstGeom>
                    <a:noFill/>
                  </pic:spPr>
                </pic:pic>
              </a:graphicData>
            </a:graphic>
          </wp:inline>
        </w:drawing>
      </w:r>
    </w:p>
    <w:p w14:paraId="1A3213AD" w14:textId="10520A08" w:rsidR="00D65704" w:rsidRPr="003611FE" w:rsidRDefault="00805E1D" w:rsidP="00467383">
      <w:pPr>
        <w:pStyle w:val="Caption"/>
        <w:spacing w:line="276" w:lineRule="auto"/>
        <w:jc w:val="both"/>
        <w:rPr>
          <w:i w:val="0"/>
          <w:color w:val="auto"/>
        </w:rPr>
      </w:pPr>
      <w:bookmarkStart w:id="82" w:name="_Ref399400687"/>
      <w:bookmarkStart w:id="83" w:name="_Toc402204853"/>
      <w:bookmarkStart w:id="84" w:name="_Toc404262931"/>
      <w:r w:rsidRPr="003611FE">
        <w:rPr>
          <w:b/>
          <w:i w:val="0"/>
          <w:color w:val="auto"/>
        </w:rPr>
        <w:t xml:space="preserve">Figure </w:t>
      </w:r>
      <w:r w:rsidRPr="003611FE">
        <w:rPr>
          <w:b/>
          <w:i w:val="0"/>
          <w:color w:val="auto"/>
        </w:rPr>
        <w:fldChar w:fldCharType="begin"/>
      </w:r>
      <w:r w:rsidRPr="003611FE">
        <w:rPr>
          <w:b/>
          <w:i w:val="0"/>
          <w:color w:val="auto"/>
        </w:rPr>
        <w:instrText xml:space="preserve"> SEQ Figure \* ARABIC </w:instrText>
      </w:r>
      <w:r w:rsidRPr="003611FE">
        <w:rPr>
          <w:b/>
          <w:i w:val="0"/>
          <w:color w:val="auto"/>
        </w:rPr>
        <w:fldChar w:fldCharType="separate"/>
      </w:r>
      <w:r w:rsidR="00F85D63">
        <w:rPr>
          <w:b/>
          <w:i w:val="0"/>
          <w:noProof/>
          <w:color w:val="auto"/>
        </w:rPr>
        <w:t>1</w:t>
      </w:r>
      <w:r w:rsidRPr="003611FE">
        <w:rPr>
          <w:b/>
          <w:i w:val="0"/>
          <w:color w:val="auto"/>
        </w:rPr>
        <w:fldChar w:fldCharType="end"/>
      </w:r>
      <w:bookmarkEnd w:id="82"/>
      <w:r w:rsidR="00EE7C7B" w:rsidRPr="003611FE">
        <w:rPr>
          <w:b/>
          <w:i w:val="0"/>
          <w:color w:val="auto"/>
        </w:rPr>
        <w:t>.</w:t>
      </w:r>
      <w:r w:rsidRPr="003611FE">
        <w:rPr>
          <w:b/>
          <w:i w:val="0"/>
          <w:color w:val="auto"/>
        </w:rPr>
        <w:t xml:space="preserve"> Phylogenetic tree used for the classification of human genes into phylostrata.</w:t>
      </w:r>
      <w:r w:rsidR="00EE7C7B" w:rsidRPr="003611FE">
        <w:rPr>
          <w:b/>
          <w:i w:val="0"/>
          <w:color w:val="auto"/>
        </w:rPr>
        <w:t xml:space="preserve"> </w:t>
      </w:r>
      <w:r w:rsidR="009A587B" w:rsidRPr="003611FE">
        <w:rPr>
          <w:i w:val="0"/>
          <w:color w:val="auto"/>
        </w:rPr>
        <w:t>The tree</w:t>
      </w:r>
      <w:r w:rsidR="002D25E4" w:rsidRPr="003611FE">
        <w:rPr>
          <w:i w:val="0"/>
          <w:color w:val="auto"/>
        </w:rPr>
        <w:t xml:space="preserve"> represents the phylogenetic classification of </w:t>
      </w:r>
      <w:r w:rsidR="002D25E4" w:rsidRPr="00E83F21">
        <w:rPr>
          <w:color w:val="auto"/>
        </w:rPr>
        <w:t>Homo sapiens</w:t>
      </w:r>
      <w:r w:rsidR="002D25E4" w:rsidRPr="003611FE">
        <w:rPr>
          <w:i w:val="0"/>
          <w:color w:val="auto"/>
        </w:rPr>
        <w:t xml:space="preserve">, starting from the emergence of cellular life. </w:t>
      </w:r>
      <w:r w:rsidR="00EE7C7B" w:rsidRPr="003611FE">
        <w:rPr>
          <w:i w:val="0"/>
          <w:color w:val="auto"/>
        </w:rPr>
        <w:t xml:space="preserve">Classification of </w:t>
      </w:r>
      <w:r w:rsidR="002D25E4" w:rsidRPr="003611FE">
        <w:rPr>
          <w:i w:val="0"/>
          <w:color w:val="auto"/>
        </w:rPr>
        <w:t xml:space="preserve">the </w:t>
      </w:r>
      <w:r w:rsidR="00EE7C7B" w:rsidRPr="003611FE">
        <w:rPr>
          <w:i w:val="0"/>
          <w:color w:val="auto"/>
        </w:rPr>
        <w:t xml:space="preserve">OrthoMCL species into </w:t>
      </w:r>
      <w:r w:rsidR="00E83F21">
        <w:rPr>
          <w:i w:val="0"/>
          <w:color w:val="auto"/>
        </w:rPr>
        <w:t>taxon</w:t>
      </w:r>
      <w:r w:rsidR="00EE7C7B" w:rsidRPr="003611FE">
        <w:rPr>
          <w:i w:val="0"/>
          <w:color w:val="auto"/>
        </w:rPr>
        <w:t xml:space="preserve">s was carried out with </w:t>
      </w:r>
      <w:r w:rsidR="002D25E4" w:rsidRPr="003611FE">
        <w:rPr>
          <w:i w:val="0"/>
          <w:color w:val="auto"/>
        </w:rPr>
        <w:t xml:space="preserve">the </w:t>
      </w:r>
      <w:r w:rsidR="00EE7C7B" w:rsidRPr="003611FE">
        <w:rPr>
          <w:i w:val="0"/>
          <w:color w:val="auto"/>
        </w:rPr>
        <w:t xml:space="preserve">NCBI Taxonomy Common tree browser. The </w:t>
      </w:r>
      <w:r w:rsidR="00E83F21">
        <w:rPr>
          <w:i w:val="0"/>
          <w:color w:val="auto"/>
        </w:rPr>
        <w:t>taxons</w:t>
      </w:r>
      <w:r w:rsidR="00EE7C7B" w:rsidRPr="003611FE">
        <w:rPr>
          <w:i w:val="0"/>
          <w:color w:val="auto"/>
        </w:rPr>
        <w:t xml:space="preserve"> with at least one species were included in the framework</w:t>
      </w:r>
      <w:r w:rsidR="002D25E4" w:rsidRPr="003611FE">
        <w:rPr>
          <w:i w:val="0"/>
          <w:color w:val="auto"/>
        </w:rPr>
        <w:t xml:space="preserve">, and are defined as </w:t>
      </w:r>
      <w:r w:rsidR="00E83F21">
        <w:rPr>
          <w:i w:val="0"/>
          <w:color w:val="auto"/>
        </w:rPr>
        <w:t>p</w:t>
      </w:r>
      <w:r w:rsidR="002D25E4" w:rsidRPr="003611FE">
        <w:rPr>
          <w:i w:val="0"/>
          <w:color w:val="auto"/>
        </w:rPr>
        <w:t>hylostrata</w:t>
      </w:r>
      <w:r w:rsidR="00EE7C7B" w:rsidRPr="003611FE">
        <w:rPr>
          <w:i w:val="0"/>
          <w:color w:val="auto"/>
        </w:rPr>
        <w:t>. Species were assigned to the most recent phylostratum to which they belonged.</w:t>
      </w:r>
      <w:r w:rsidR="00D65704" w:rsidRPr="003611FE">
        <w:rPr>
          <w:i w:val="0"/>
          <w:color w:val="auto"/>
        </w:rPr>
        <w:t xml:space="preserve"> The phylostratum rank its degree of ancientness, where more primitive phylostrata have smaller ranks.</w:t>
      </w:r>
      <w:bookmarkEnd w:id="83"/>
      <w:bookmarkEnd w:id="84"/>
    </w:p>
    <w:p w14:paraId="0E299AF5" w14:textId="77777777" w:rsidR="005508FD" w:rsidRDefault="005508FD" w:rsidP="004548CD">
      <w:pPr>
        <w:spacing w:line="360" w:lineRule="auto"/>
      </w:pPr>
    </w:p>
    <w:p w14:paraId="6D2A6AF0" w14:textId="77777777" w:rsidR="00467383" w:rsidRDefault="00467383" w:rsidP="004548CD">
      <w:pPr>
        <w:spacing w:line="360" w:lineRule="auto"/>
        <w:jc w:val="both"/>
      </w:pPr>
    </w:p>
    <w:p w14:paraId="0F557366" w14:textId="68ADB422" w:rsidR="005508FD" w:rsidRPr="005508FD" w:rsidRDefault="005508FD" w:rsidP="00F27F45">
      <w:pPr>
        <w:spacing w:line="360" w:lineRule="auto"/>
        <w:jc w:val="both"/>
      </w:pPr>
      <w:r>
        <w:lastRenderedPageBreak/>
        <w:t>Classification of the species analysed by OrthoMCL revealed that a large percentage of species belonged to early phylostrata (</w:t>
      </w:r>
      <w:r>
        <w:fldChar w:fldCharType="begin"/>
      </w:r>
      <w:r>
        <w:instrText xml:space="preserve"> REF _Ref399409868 \h </w:instrText>
      </w:r>
      <w:r w:rsidR="0096039F">
        <w:instrText xml:space="preserve"> \* MERGEFORMAT </w:instrText>
      </w:r>
      <w:r>
        <w:fldChar w:fldCharType="separate"/>
      </w:r>
      <w:r w:rsidR="00F85D63" w:rsidRPr="00F85D63">
        <w:rPr>
          <w:b/>
          <w:i/>
        </w:rPr>
        <w:t xml:space="preserve">Figure </w:t>
      </w:r>
      <w:r w:rsidR="00F85D63">
        <w:rPr>
          <w:b/>
          <w:i/>
          <w:noProof/>
        </w:rPr>
        <w:t>2</w:t>
      </w:r>
      <w:r>
        <w:fldChar w:fldCharType="end"/>
      </w:r>
      <w:r>
        <w:t xml:space="preserve">). </w:t>
      </w:r>
      <w:r w:rsidR="00F27F45">
        <w:t>The most populate</w:t>
      </w:r>
      <w:r w:rsidR="00413046">
        <w:t>d phylostrata correspond to those</w:t>
      </w:r>
      <w:r w:rsidR="00F27F45">
        <w:t xml:space="preserve"> that include species with </w:t>
      </w:r>
      <w:r>
        <w:t>small genome size</w:t>
      </w:r>
      <w:r w:rsidR="00F27F45">
        <w:t>s, or are interesting as human pathogens</w:t>
      </w:r>
      <w:r w:rsidR="001D5CAC">
        <w:t>,</w:t>
      </w:r>
      <w:r w:rsidR="00F27F45">
        <w:t xml:space="preserve"> model organisms, or commercially (</w:t>
      </w:r>
      <w:r>
        <w:t>phylostrata 1-3</w:t>
      </w:r>
      <w:r w:rsidR="00F27F45">
        <w:t>, 6)</w:t>
      </w:r>
      <w:r w:rsidR="00800CD9">
        <w:t>.</w:t>
      </w:r>
      <w:r w:rsidR="0096039F">
        <w:t xml:space="preserve">  </w:t>
      </w:r>
    </w:p>
    <w:p w14:paraId="5C38CD6B" w14:textId="77777777" w:rsidR="000B28D6" w:rsidRDefault="000B28D6" w:rsidP="004548CD">
      <w:pPr>
        <w:pStyle w:val="Caption"/>
        <w:spacing w:line="360" w:lineRule="auto"/>
        <w:jc w:val="center"/>
        <w:rPr>
          <w:b/>
          <w:i w:val="0"/>
          <w:color w:val="auto"/>
          <w:sz w:val="22"/>
        </w:rPr>
      </w:pPr>
      <w:bookmarkStart w:id="85" w:name="_Ref399054616"/>
      <w:bookmarkStart w:id="86" w:name="_Ref399054612"/>
      <w:r>
        <w:rPr>
          <w:noProof/>
          <w:lang w:eastAsia="en-AU"/>
        </w:rPr>
        <w:drawing>
          <wp:inline distT="0" distB="0" distL="0" distR="0" wp14:anchorId="5D8F594E" wp14:editId="5F61DB80">
            <wp:extent cx="4033520" cy="2663863"/>
            <wp:effectExtent l="0" t="0" r="508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894"/>
                    <a:stretch/>
                  </pic:blipFill>
                  <pic:spPr bwMode="auto">
                    <a:xfrm>
                      <a:off x="0" y="0"/>
                      <a:ext cx="4034452" cy="266447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0A2D7903" w14:textId="071746A1" w:rsidR="000B28D6" w:rsidRPr="00AC193E" w:rsidRDefault="000B28D6" w:rsidP="00467383">
      <w:pPr>
        <w:pStyle w:val="Caption"/>
        <w:spacing w:line="276" w:lineRule="auto"/>
        <w:jc w:val="both"/>
        <w:rPr>
          <w:i w:val="0"/>
          <w:color w:val="auto"/>
        </w:rPr>
      </w:pPr>
      <w:bookmarkStart w:id="87" w:name="_Ref399409868"/>
      <w:bookmarkStart w:id="88" w:name="_Toc402204854"/>
      <w:bookmarkStart w:id="89" w:name="_Toc404262932"/>
      <w:r w:rsidRPr="00AC193E">
        <w:rPr>
          <w:b/>
          <w:i w:val="0"/>
          <w:color w:val="auto"/>
        </w:rPr>
        <w:t xml:space="preserve">Figure </w:t>
      </w:r>
      <w:r w:rsidRPr="00AC193E">
        <w:rPr>
          <w:b/>
          <w:i w:val="0"/>
          <w:color w:val="auto"/>
        </w:rPr>
        <w:fldChar w:fldCharType="begin"/>
      </w:r>
      <w:r w:rsidRPr="00AC193E">
        <w:rPr>
          <w:b/>
          <w:i w:val="0"/>
          <w:color w:val="auto"/>
        </w:rPr>
        <w:instrText xml:space="preserve"> SEQ Figure \* ARABIC </w:instrText>
      </w:r>
      <w:r w:rsidRPr="00AC193E">
        <w:rPr>
          <w:b/>
          <w:i w:val="0"/>
          <w:color w:val="auto"/>
        </w:rPr>
        <w:fldChar w:fldCharType="separate"/>
      </w:r>
      <w:r w:rsidR="00F85D63">
        <w:rPr>
          <w:b/>
          <w:i w:val="0"/>
          <w:noProof/>
          <w:color w:val="auto"/>
        </w:rPr>
        <w:t>2</w:t>
      </w:r>
      <w:r w:rsidRPr="00AC193E">
        <w:rPr>
          <w:b/>
          <w:i w:val="0"/>
          <w:color w:val="auto"/>
        </w:rPr>
        <w:fldChar w:fldCharType="end"/>
      </w:r>
      <w:bookmarkEnd w:id="87"/>
      <w:r w:rsidRPr="00AC193E">
        <w:rPr>
          <w:b/>
          <w:i w:val="0"/>
          <w:color w:val="auto"/>
        </w:rPr>
        <w:t xml:space="preserve">. Histogram of the number of OrthoMCL species allocated to </w:t>
      </w:r>
      <w:r w:rsidR="00AC193E" w:rsidRPr="00AC193E">
        <w:rPr>
          <w:b/>
          <w:i w:val="0"/>
          <w:color w:val="auto"/>
        </w:rPr>
        <w:t>each phylostratum</w:t>
      </w:r>
      <w:r w:rsidRPr="00AC193E">
        <w:rPr>
          <w:b/>
          <w:i w:val="0"/>
          <w:color w:val="auto"/>
        </w:rPr>
        <w:t xml:space="preserve">. </w:t>
      </w:r>
      <w:r w:rsidRPr="00AC193E">
        <w:rPr>
          <w:i w:val="0"/>
          <w:color w:val="auto"/>
        </w:rPr>
        <w:t>The number of species allocated varies across the phylostrata, where 80% of the species found in OrthoMCL are concentrated in phylostrata 1 to 3.</w:t>
      </w:r>
      <w:r w:rsidR="005B6D5A" w:rsidRPr="00AC193E">
        <w:rPr>
          <w:i w:val="0"/>
          <w:color w:val="auto"/>
        </w:rPr>
        <w:t xml:space="preserve"> There is also </w:t>
      </w:r>
      <w:r w:rsidR="009815E4">
        <w:rPr>
          <w:i w:val="0"/>
          <w:color w:val="auto"/>
        </w:rPr>
        <w:t xml:space="preserve">a </w:t>
      </w:r>
      <w:r w:rsidR="005B6D5A" w:rsidRPr="00AC193E">
        <w:rPr>
          <w:i w:val="0"/>
          <w:color w:val="auto"/>
        </w:rPr>
        <w:t>spike in the number of species that belong to phylostratum 6.</w:t>
      </w:r>
      <w:bookmarkEnd w:id="88"/>
      <w:bookmarkEnd w:id="89"/>
    </w:p>
    <w:p w14:paraId="0D88143A" w14:textId="77777777" w:rsidR="000B28D6" w:rsidRPr="000B28D6" w:rsidRDefault="000B28D6" w:rsidP="004548CD">
      <w:pPr>
        <w:spacing w:line="360" w:lineRule="auto"/>
      </w:pPr>
    </w:p>
    <w:bookmarkEnd w:id="85"/>
    <w:bookmarkEnd w:id="86"/>
    <w:p w14:paraId="387CA806" w14:textId="6AE474C2" w:rsidR="007B2489" w:rsidRDefault="004C1768" w:rsidP="004C1768">
      <w:pPr>
        <w:spacing w:line="360" w:lineRule="auto"/>
        <w:jc w:val="both"/>
      </w:pPr>
      <w:r>
        <w:t xml:space="preserve">The oldest phylostratum of the orthologs of a gene was used as its phylostratum of emergence. </w:t>
      </w:r>
      <w:r>
        <w:fldChar w:fldCharType="begin"/>
      </w:r>
      <w:r>
        <w:instrText xml:space="preserve"> REF _Ref399411246 \h  \* MERGEFORMAT </w:instrText>
      </w:r>
      <w:r>
        <w:fldChar w:fldCharType="separate"/>
      </w:r>
      <w:r w:rsidR="00F85D63" w:rsidRPr="00F85D63">
        <w:rPr>
          <w:b/>
          <w:i/>
          <w:sz w:val="24"/>
          <w:szCs w:val="24"/>
        </w:rPr>
        <w:t xml:space="preserve">Figure </w:t>
      </w:r>
      <w:r w:rsidR="00F85D63" w:rsidRPr="00F85D63">
        <w:rPr>
          <w:b/>
          <w:i/>
          <w:noProof/>
          <w:sz w:val="24"/>
          <w:szCs w:val="24"/>
        </w:rPr>
        <w:t>3</w:t>
      </w:r>
      <w:r>
        <w:fldChar w:fldCharType="end"/>
      </w:r>
      <w:r w:rsidRPr="00800CD9">
        <w:rPr>
          <w:b/>
          <w:i/>
        </w:rPr>
        <w:t>a</w:t>
      </w:r>
      <w:r>
        <w:t xml:space="preserve"> shows the distribution of the resulting human gene ages.</w:t>
      </w:r>
      <w:r w:rsidR="00800CD9">
        <w:t xml:space="preserve"> </w:t>
      </w:r>
      <w:r w:rsidR="000D78B3">
        <w:t xml:space="preserve">Comparison of this distribution with the one obtained from the data of </w:t>
      </w:r>
      <w:r w:rsidR="000D78B3">
        <w:fldChar w:fldCharType="begin" w:fldLock="1"/>
      </w:r>
      <w:r w:rsidR="00120ECE">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"manualFormatting" : "Domazet-Loso &amp; Tautz (2008)", "plainTextFormattedCitation" : "(Domazet-Loso &amp; Tautz, 2008)", "previouslyFormattedCitation" : "(Domazet-Loso &amp; Tautz, 2008)" }, "properties" : { "noteIndex" : 0 }, "schema" : "https://github.com/citation-style-language/schema/raw/master/csl-citation.json" }</w:instrText>
      </w:r>
      <w:r w:rsidR="000D78B3">
        <w:fldChar w:fldCharType="separate"/>
      </w:r>
      <w:r w:rsidR="000D78B3" w:rsidRPr="000D78B3">
        <w:rPr>
          <w:noProof/>
        </w:rPr>
        <w:t>Domazet-Lo</w:t>
      </w:r>
      <w:r w:rsidR="00467383">
        <w:rPr>
          <w:noProof/>
        </w:rPr>
        <w:t>so &amp; Tautz</w:t>
      </w:r>
      <w:r w:rsidR="000D78B3" w:rsidRPr="000D78B3">
        <w:rPr>
          <w:noProof/>
        </w:rPr>
        <w:t xml:space="preserve"> </w:t>
      </w:r>
      <w:r w:rsidR="00467383">
        <w:rPr>
          <w:noProof/>
        </w:rPr>
        <w:t>(</w:t>
      </w:r>
      <w:r w:rsidR="000D78B3" w:rsidRPr="000D78B3">
        <w:rPr>
          <w:noProof/>
        </w:rPr>
        <w:t>2008)</w:t>
      </w:r>
      <w:r w:rsidR="000D78B3">
        <w:fldChar w:fldCharType="end"/>
      </w:r>
      <w:r w:rsidR="000D78B3">
        <w:t xml:space="preserve"> (</w:t>
      </w:r>
      <w:r w:rsidR="000D78B3">
        <w:fldChar w:fldCharType="begin"/>
      </w:r>
      <w:r w:rsidR="000D78B3">
        <w:instrText xml:space="preserve"> REF _Ref399411246 \h </w:instrText>
      </w:r>
      <w:r w:rsidR="00982E99">
        <w:instrText xml:space="preserve"> \* MERGEFORMAT </w:instrText>
      </w:r>
      <w:r w:rsidR="000D78B3">
        <w:fldChar w:fldCharType="separate"/>
      </w:r>
      <w:r w:rsidR="00F85D63" w:rsidRPr="00F85D63">
        <w:rPr>
          <w:b/>
          <w:i/>
          <w:sz w:val="24"/>
          <w:szCs w:val="24"/>
        </w:rPr>
        <w:t xml:space="preserve">Figure </w:t>
      </w:r>
      <w:r w:rsidR="00F85D63" w:rsidRPr="00F85D63">
        <w:rPr>
          <w:b/>
          <w:i/>
          <w:noProof/>
          <w:sz w:val="24"/>
          <w:szCs w:val="24"/>
        </w:rPr>
        <w:t>3</w:t>
      </w:r>
      <w:r w:rsidR="000D78B3">
        <w:fldChar w:fldCharType="end"/>
      </w:r>
      <w:r w:rsidR="000D78B3" w:rsidRPr="00467383">
        <w:rPr>
          <w:b/>
          <w:i/>
        </w:rPr>
        <w:t>b</w:t>
      </w:r>
      <w:r w:rsidR="000D78B3">
        <w:t xml:space="preserve">) reveals similar trends. There is a high number of </w:t>
      </w:r>
      <w:r w:rsidR="00467383">
        <w:t>genes</w:t>
      </w:r>
      <w:r w:rsidR="000D78B3">
        <w:t xml:space="preserve"> assigned to phylostratum 2 in both distributions, and this number rapidly decreases in the followi</w:t>
      </w:r>
      <w:r w:rsidR="00982E99">
        <w:t xml:space="preserve">ng phylostrata. </w:t>
      </w:r>
      <w:r w:rsidR="00467383">
        <w:t xml:space="preserve">However, there were considerable </w:t>
      </w:r>
      <w:r w:rsidR="00982E99">
        <w:t>peak</w:t>
      </w:r>
      <w:r w:rsidR="00467383">
        <w:t>s</w:t>
      </w:r>
      <w:r w:rsidR="00982E99">
        <w:t xml:space="preserve"> </w:t>
      </w:r>
      <w:r w:rsidR="00467383">
        <w:t xml:space="preserve">in the number of genes assigned to </w:t>
      </w:r>
      <w:r w:rsidR="00982E99">
        <w:t xml:space="preserve">phylostrata </w:t>
      </w:r>
      <w:r w:rsidR="00467383">
        <w:t xml:space="preserve">4 and </w:t>
      </w:r>
      <w:r w:rsidR="00982E99">
        <w:t>8 in the dist</w:t>
      </w:r>
      <w:r w:rsidR="00C24B0B">
        <w:t>ribution obtained with the method used in this study</w:t>
      </w:r>
      <w:r w:rsidR="00467383">
        <w:t xml:space="preserve"> that were not detected by </w:t>
      </w:r>
      <w:r w:rsidR="001D5CAC">
        <w:t xml:space="preserve">the </w:t>
      </w:r>
      <w:r w:rsidR="00467383">
        <w:t>other authors</w:t>
      </w:r>
      <w:r w:rsidR="00C24B0B">
        <w:t>.</w:t>
      </w:r>
    </w:p>
    <w:p w14:paraId="2146B570" w14:textId="77777777" w:rsidR="008D2157" w:rsidRDefault="008D2157" w:rsidP="004548CD">
      <w:pPr>
        <w:spacing w:line="360" w:lineRule="auto"/>
        <w:jc w:val="both"/>
      </w:pPr>
    </w:p>
    <w:p w14:paraId="30AB5990" w14:textId="77777777" w:rsidR="00805E1D" w:rsidRDefault="00467383" w:rsidP="004548CD">
      <w:pPr>
        <w:spacing w:line="360" w:lineRule="auto"/>
      </w:pPr>
      <w:r w:rsidRPr="00467383">
        <w:rPr>
          <w:b/>
          <w:i/>
          <w:noProof/>
          <w:lang w:eastAsia="en-AU"/>
        </w:rPr>
        <w:lastRenderedPageBreak/>
        <mc:AlternateContent>
          <mc:Choice Requires="wps">
            <w:drawing>
              <wp:anchor distT="45720" distB="45720" distL="114300" distR="114300" simplePos="0" relativeHeight="251669504" behindDoc="0" locked="0" layoutInCell="1" allowOverlap="1" wp14:anchorId="482EB95B" wp14:editId="4389BB90">
                <wp:simplePos x="0" y="0"/>
                <wp:positionH relativeFrom="margin">
                  <wp:align>center</wp:align>
                </wp:positionH>
                <wp:positionV relativeFrom="paragraph">
                  <wp:posOffset>7276</wp:posOffset>
                </wp:positionV>
                <wp:extent cx="327170" cy="285225"/>
                <wp:effectExtent l="0" t="0" r="0"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70" cy="285225"/>
                        </a:xfrm>
                        <a:prstGeom prst="rect">
                          <a:avLst/>
                        </a:prstGeom>
                        <a:solidFill>
                          <a:srgbClr val="FFFFFF"/>
                        </a:solidFill>
                        <a:ln w="9525">
                          <a:noFill/>
                          <a:miter lim="800000"/>
                          <a:headEnd/>
                          <a:tailEnd/>
                        </a:ln>
                      </wps:spPr>
                      <wps:txbx>
                        <w:txbxContent>
                          <w:p w14:paraId="55314260" w14:textId="77777777" w:rsidR="00F61C54" w:rsidRPr="00467383" w:rsidRDefault="00F61C54" w:rsidP="00467383">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EB95B" id="_x0000_t202" coordsize="21600,21600" o:spt="202" path="m,l,21600r21600,l21600,xe">
                <v:stroke joinstyle="miter"/>
                <v:path gradientshapeok="t" o:connecttype="rect"/>
              </v:shapetype>
              <v:shape id="Text Box 2" o:spid="_x0000_s1026" type="#_x0000_t202" style="position:absolute;margin-left:0;margin-top:.55pt;width:25.75pt;height:22.4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" stroked="f">
                <v:textbox>
                  <w:txbxContent>
                    <w:p w14:paraId="55314260" w14:textId="77777777" w:rsidR="00F61C54" w:rsidRPr="00467383" w:rsidRDefault="00F61C54" w:rsidP="00467383">
                      <w:pPr>
                        <w:rPr>
                          <w:b/>
                        </w:rPr>
                      </w:pPr>
                      <w:r>
                        <w:rPr>
                          <w:b/>
                        </w:rPr>
                        <w:t>b.</w:t>
                      </w:r>
                    </w:p>
                  </w:txbxContent>
                </v:textbox>
                <w10:wrap anchorx="margin"/>
              </v:shape>
            </w:pict>
          </mc:Fallback>
        </mc:AlternateContent>
      </w:r>
      <w:r w:rsidRPr="00467383">
        <w:rPr>
          <w:b/>
          <w:i/>
          <w:noProof/>
          <w:lang w:eastAsia="en-AU"/>
        </w:rPr>
        <mc:AlternateContent>
          <mc:Choice Requires="wps">
            <w:drawing>
              <wp:anchor distT="45720" distB="45720" distL="114300" distR="114300" simplePos="0" relativeHeight="251667456" behindDoc="0" locked="0" layoutInCell="1" allowOverlap="1" wp14:anchorId="15ED658C" wp14:editId="4F5D645B">
                <wp:simplePos x="0" y="0"/>
                <wp:positionH relativeFrom="margin">
                  <wp:posOffset>-635</wp:posOffset>
                </wp:positionH>
                <wp:positionV relativeFrom="paragraph">
                  <wp:posOffset>5773</wp:posOffset>
                </wp:positionV>
                <wp:extent cx="327025" cy="285115"/>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85115"/>
                        </a:xfrm>
                        <a:prstGeom prst="rect">
                          <a:avLst/>
                        </a:prstGeom>
                        <a:solidFill>
                          <a:srgbClr val="FFFFFF"/>
                        </a:solidFill>
                        <a:ln w="9525">
                          <a:noFill/>
                          <a:miter lim="800000"/>
                          <a:headEnd/>
                          <a:tailEnd/>
                        </a:ln>
                      </wps:spPr>
                      <wps:txbx>
                        <w:txbxContent>
                          <w:p w14:paraId="02191117" w14:textId="77777777" w:rsidR="00F61C54" w:rsidRPr="00467383" w:rsidRDefault="00F61C54">
                            <w:pPr>
                              <w:rPr>
                                <w:b/>
                              </w:rPr>
                            </w:pPr>
                            <w:r w:rsidRPr="00467383">
                              <w:rPr>
                                <w:b/>
                              </w:rPr>
                              <w:t>a</w:t>
                            </w:r>
                            <w:r>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58C" id="_x0000_s1027" type="#_x0000_t202" style="position:absolute;margin-left:-.05pt;margin-top:.45pt;width:25.75pt;height:22.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NmIgIAACM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" stroked="f">
                <v:textbox>
                  <w:txbxContent>
                    <w:p w14:paraId="02191117" w14:textId="77777777" w:rsidR="00F61C54" w:rsidRPr="00467383" w:rsidRDefault="00F61C54">
                      <w:pPr>
                        <w:rPr>
                          <w:b/>
                        </w:rPr>
                      </w:pPr>
                      <w:r w:rsidRPr="00467383">
                        <w:rPr>
                          <w:b/>
                        </w:rPr>
                        <w:t>a</w:t>
                      </w:r>
                      <w:r>
                        <w:rPr>
                          <w:b/>
                        </w:rPr>
                        <w:t>.</w:t>
                      </w:r>
                    </w:p>
                  </w:txbxContent>
                </v:textbox>
                <w10:wrap anchorx="margin"/>
              </v:shape>
            </w:pict>
          </mc:Fallback>
        </mc:AlternateContent>
      </w:r>
      <w:r w:rsidR="005174EE">
        <w:rPr>
          <w:noProof/>
          <w:lang w:eastAsia="en-AU"/>
        </w:rPr>
        <w:drawing>
          <wp:inline distT="0" distB="0" distL="0" distR="0" wp14:anchorId="4CDFCF40" wp14:editId="411E9C12">
            <wp:extent cx="5731510" cy="228919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zoom_png.png"/>
                    <pic:cNvPicPr/>
                  </pic:nvPicPr>
                  <pic:blipFill rotWithShape="1">
                    <a:blip r:embed="rId15">
                      <a:extLst>
                        <a:ext uri="{28A0092B-C50C-407E-A947-70E740481C1C}">
                          <a14:useLocalDpi xmlns:a14="http://schemas.microsoft.com/office/drawing/2010/main" val="0"/>
                        </a:ext>
                      </a:extLst>
                    </a:blip>
                    <a:srcRect t="10789"/>
                    <a:stretch/>
                  </pic:blipFill>
                  <pic:spPr bwMode="auto">
                    <a:xfrm>
                      <a:off x="0" y="0"/>
                      <a:ext cx="5731510" cy="228919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897B4EA" w14:textId="307584F8" w:rsidR="00805E1D" w:rsidRDefault="003743A1" w:rsidP="00467383">
      <w:pPr>
        <w:pStyle w:val="Caption"/>
        <w:spacing w:line="276" w:lineRule="auto"/>
        <w:jc w:val="both"/>
        <w:rPr>
          <w:i w:val="0"/>
          <w:color w:val="auto"/>
        </w:rPr>
      </w:pPr>
      <w:bookmarkStart w:id="90" w:name="_Ref399411246"/>
      <w:bookmarkStart w:id="91" w:name="_Toc402204855"/>
      <w:bookmarkStart w:id="92" w:name="_Toc404262933"/>
      <w:r w:rsidRPr="00467383">
        <w:rPr>
          <w:b/>
          <w:i w:val="0"/>
          <w:color w:val="auto"/>
        </w:rPr>
        <w:t xml:space="preserve">Figure </w:t>
      </w:r>
      <w:r w:rsidRPr="00467383">
        <w:rPr>
          <w:b/>
          <w:i w:val="0"/>
          <w:color w:val="auto"/>
        </w:rPr>
        <w:fldChar w:fldCharType="begin"/>
      </w:r>
      <w:r w:rsidRPr="00467383">
        <w:rPr>
          <w:b/>
          <w:i w:val="0"/>
          <w:color w:val="auto"/>
        </w:rPr>
        <w:instrText xml:space="preserve"> SEQ Figure \* ARABIC </w:instrText>
      </w:r>
      <w:r w:rsidRPr="00467383">
        <w:rPr>
          <w:b/>
          <w:i w:val="0"/>
          <w:color w:val="auto"/>
        </w:rPr>
        <w:fldChar w:fldCharType="separate"/>
      </w:r>
      <w:r w:rsidR="00F85D63">
        <w:rPr>
          <w:b/>
          <w:i w:val="0"/>
          <w:noProof/>
          <w:color w:val="auto"/>
        </w:rPr>
        <w:t>3</w:t>
      </w:r>
      <w:r w:rsidRPr="00467383">
        <w:rPr>
          <w:b/>
          <w:i w:val="0"/>
          <w:color w:val="auto"/>
        </w:rPr>
        <w:fldChar w:fldCharType="end"/>
      </w:r>
      <w:bookmarkEnd w:id="90"/>
      <w:r w:rsidRPr="00467383">
        <w:rPr>
          <w:b/>
          <w:i w:val="0"/>
          <w:color w:val="auto"/>
        </w:rPr>
        <w:t xml:space="preserve">. Distribution of the number of genes assigned to the phylostrata with two different phylogenetic frameworks. </w:t>
      </w:r>
      <w:r w:rsidR="007D38E6" w:rsidRPr="00467383">
        <w:rPr>
          <w:i w:val="0"/>
          <w:color w:val="auto"/>
        </w:rPr>
        <w:t xml:space="preserve">(a) Distribution obtained with the phylogenetic tree obtained from </w:t>
      </w:r>
      <w:r w:rsidR="003803A1" w:rsidRPr="00467383">
        <w:rPr>
          <w:i w:val="0"/>
          <w:color w:val="auto"/>
        </w:rPr>
        <w:t>the orthologous groups of OrthoMCL (</w:t>
      </w:r>
      <w:r w:rsidR="003803A1" w:rsidRPr="00467383">
        <w:rPr>
          <w:i w:val="0"/>
          <w:color w:val="auto"/>
        </w:rPr>
        <w:fldChar w:fldCharType="begin"/>
      </w:r>
      <w:r w:rsidR="003803A1" w:rsidRPr="00467383">
        <w:rPr>
          <w:i w:val="0"/>
          <w:color w:val="auto"/>
        </w:rPr>
        <w:instrText xml:space="preserve"> REF _Ref399400687 \h </w:instrText>
      </w:r>
      <w:r w:rsidR="004548CD" w:rsidRPr="00467383">
        <w:rPr>
          <w:i w:val="0"/>
          <w:color w:val="auto"/>
        </w:rPr>
        <w:instrText xml:space="preserve"> \* MERGEFORMAT </w:instrText>
      </w:r>
      <w:r w:rsidR="003803A1" w:rsidRPr="00467383">
        <w:rPr>
          <w:i w:val="0"/>
          <w:color w:val="auto"/>
        </w:rPr>
      </w:r>
      <w:r w:rsidR="003803A1" w:rsidRPr="00467383">
        <w:rPr>
          <w:i w:val="0"/>
          <w:color w:val="auto"/>
        </w:rPr>
        <w:fldChar w:fldCharType="separate"/>
      </w:r>
      <w:r w:rsidR="00F85D63" w:rsidRPr="003611FE">
        <w:rPr>
          <w:b/>
          <w:i w:val="0"/>
          <w:color w:val="auto"/>
        </w:rPr>
        <w:t xml:space="preserve">Figure </w:t>
      </w:r>
      <w:r w:rsidR="00F85D63">
        <w:rPr>
          <w:b/>
          <w:i w:val="0"/>
          <w:noProof/>
          <w:color w:val="auto"/>
        </w:rPr>
        <w:t>1</w:t>
      </w:r>
      <w:r w:rsidR="003803A1" w:rsidRPr="00467383">
        <w:rPr>
          <w:i w:val="0"/>
          <w:color w:val="auto"/>
        </w:rPr>
        <w:fldChar w:fldCharType="end"/>
      </w:r>
      <w:r w:rsidR="003803A1" w:rsidRPr="00467383">
        <w:rPr>
          <w:i w:val="0"/>
          <w:color w:val="auto"/>
        </w:rPr>
        <w:t>).</w:t>
      </w:r>
      <w:r w:rsidR="00AF1A9B">
        <w:rPr>
          <w:i w:val="0"/>
          <w:color w:val="auto"/>
        </w:rPr>
        <w:t xml:space="preserve"> A total of 16</w:t>
      </w:r>
      <w:r w:rsidR="005174EE" w:rsidRPr="00467383">
        <w:rPr>
          <w:i w:val="0"/>
          <w:color w:val="auto"/>
        </w:rPr>
        <w:t>7</w:t>
      </w:r>
      <w:r w:rsidR="00AF1A9B">
        <w:rPr>
          <w:i w:val="0"/>
          <w:color w:val="auto"/>
        </w:rPr>
        <w:t>3</w:t>
      </w:r>
      <w:r w:rsidR="005174EE" w:rsidRPr="00467383">
        <w:rPr>
          <w:i w:val="0"/>
          <w:color w:val="auto"/>
        </w:rPr>
        <w:t>6 genes were mapped.</w:t>
      </w:r>
      <w:r w:rsidR="003803A1" w:rsidRPr="00467383">
        <w:rPr>
          <w:i w:val="0"/>
          <w:color w:val="auto"/>
        </w:rPr>
        <w:t xml:space="preserve"> (b) Distribution obtained by the classification carried out by</w:t>
      </w:r>
      <w:r w:rsidR="00AF1A9B">
        <w:rPr>
          <w:i w:val="0"/>
          <w:color w:val="auto"/>
        </w:rPr>
        <w:t xml:space="preserve"> another author</w:t>
      </w:r>
      <w:r w:rsidR="003803A1" w:rsidRPr="00467383">
        <w:rPr>
          <w:i w:val="0"/>
          <w:color w:val="auto"/>
        </w:rPr>
        <w:t xml:space="preserve"> </w:t>
      </w:r>
      <w:r w:rsidR="003803A1" w:rsidRPr="00467383">
        <w:rPr>
          <w:i w:val="0"/>
          <w:color w:val="auto"/>
        </w:rPr>
        <w:fldChar w:fldCharType="begin" w:fldLock="1"/>
      </w:r>
      <w:r w:rsidR="00120ECE">
        <w:rPr>
          <w:i w:val="0"/>
          <w:color w:val="auto"/>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"plainTextFormattedCitation" : "(Domazet-Loso &amp; Tautz, 2008)", "previouslyFormattedCitation" : "(Domazet-Loso &amp; Tautz, 2008)" }, "properties" : { "noteIndex" : 0 }, "schema" : "https://github.com/citation-style-language/schema/raw/master/csl-citation.json" }</w:instrText>
      </w:r>
      <w:r w:rsidR="003803A1" w:rsidRPr="00467383">
        <w:rPr>
          <w:i w:val="0"/>
          <w:color w:val="auto"/>
        </w:rPr>
        <w:fldChar w:fldCharType="separate"/>
      </w:r>
      <w:r w:rsidR="00AE5A0C" w:rsidRPr="00AE5A0C">
        <w:rPr>
          <w:i w:val="0"/>
          <w:noProof/>
          <w:color w:val="auto"/>
        </w:rPr>
        <w:t>(Domazet-Loso &amp; Tautz, 2008)</w:t>
      </w:r>
      <w:r w:rsidR="003803A1" w:rsidRPr="00467383">
        <w:rPr>
          <w:i w:val="0"/>
          <w:color w:val="auto"/>
        </w:rPr>
        <w:fldChar w:fldCharType="end"/>
      </w:r>
      <w:r w:rsidR="003803A1" w:rsidRPr="00467383">
        <w:rPr>
          <w:i w:val="0"/>
          <w:color w:val="auto"/>
        </w:rPr>
        <w:t xml:space="preserve">. </w:t>
      </w:r>
      <w:r w:rsidR="005174EE" w:rsidRPr="00467383">
        <w:rPr>
          <w:i w:val="0"/>
          <w:color w:val="auto"/>
        </w:rPr>
        <w:t xml:space="preserve">A total of 12916 genes were mapped. </w:t>
      </w:r>
      <w:r w:rsidR="003803A1" w:rsidRPr="00467383">
        <w:rPr>
          <w:i w:val="0"/>
          <w:color w:val="auto"/>
        </w:rPr>
        <w:t xml:space="preserve">The distribution in (b) is highly skewed towards Phylostrata 1 and 2, assigning most of the human genes to these phylostrata. Distribution (a) is more evenly distributed, with spikes in the number of </w:t>
      </w:r>
      <w:r w:rsidR="00C01BA3" w:rsidRPr="00467383">
        <w:rPr>
          <w:i w:val="0"/>
          <w:color w:val="auto"/>
        </w:rPr>
        <w:t>genes assigned to phylostratum 2</w:t>
      </w:r>
      <w:r w:rsidR="00467383" w:rsidRPr="00467383">
        <w:rPr>
          <w:i w:val="0"/>
          <w:color w:val="auto"/>
        </w:rPr>
        <w:t>, 4</w:t>
      </w:r>
      <w:r w:rsidR="003803A1" w:rsidRPr="00467383">
        <w:rPr>
          <w:i w:val="0"/>
          <w:color w:val="auto"/>
        </w:rPr>
        <w:t xml:space="preserve"> and 8.</w:t>
      </w:r>
      <w:r w:rsidR="00CE29BA" w:rsidRPr="00467383">
        <w:rPr>
          <w:i w:val="0"/>
          <w:color w:val="auto"/>
        </w:rPr>
        <w:t xml:space="preserve"> A total of 6667 genes were assigned to non-metazoan phylostrata </w:t>
      </w:r>
      <w:r w:rsidR="005174EE" w:rsidRPr="00467383">
        <w:rPr>
          <w:i w:val="0"/>
          <w:color w:val="auto"/>
        </w:rPr>
        <w:t>in</w:t>
      </w:r>
      <w:r w:rsidR="00CE29BA" w:rsidRPr="00467383">
        <w:rPr>
          <w:i w:val="0"/>
          <w:color w:val="auto"/>
        </w:rPr>
        <w:t xml:space="preserve"> (a), which represents 39.84% of the genes</w:t>
      </w:r>
      <w:r w:rsidR="005174EE" w:rsidRPr="00467383">
        <w:rPr>
          <w:i w:val="0"/>
          <w:color w:val="auto"/>
        </w:rPr>
        <w:t>, whereas these numbers are 9661 and 74.80% in (b).</w:t>
      </w:r>
      <w:bookmarkEnd w:id="91"/>
      <w:bookmarkEnd w:id="92"/>
    </w:p>
    <w:p w14:paraId="2F04596A" w14:textId="77777777" w:rsidR="00467383" w:rsidRPr="00467383" w:rsidRDefault="00467383" w:rsidP="00467383"/>
    <w:p w14:paraId="54E6FA45" w14:textId="56B675B0" w:rsidR="00D606C8" w:rsidRDefault="00AF1A9B" w:rsidP="004548CD">
      <w:pPr>
        <w:spacing w:line="360" w:lineRule="auto"/>
        <w:jc w:val="both"/>
      </w:pPr>
      <w:r>
        <w:t xml:space="preserve">The GO terms enriched in the phylostrata were determined </w:t>
      </w:r>
      <w:r w:rsidR="009766E7">
        <w:t xml:space="preserve">to ensure that the assignment of genes to phylostrata reflected the progressive </w:t>
      </w:r>
      <w:r>
        <w:t>acquisition</w:t>
      </w:r>
      <w:r w:rsidR="009766E7">
        <w:t xml:space="preserve"> of increasi</w:t>
      </w:r>
      <w:r>
        <w:t>ngly complex functions by genes</w:t>
      </w:r>
      <w:r w:rsidR="009766E7">
        <w:t xml:space="preserve">. </w:t>
      </w:r>
      <w:r w:rsidR="002B1835">
        <w:fldChar w:fldCharType="begin"/>
      </w:r>
      <w:r w:rsidR="002B1835">
        <w:instrText xml:space="preserve"> REF _Ref399670601 \h </w:instrText>
      </w:r>
      <w:r w:rsidR="004548CD">
        <w:instrText xml:space="preserve"> \* MERGEFORMAT </w:instrText>
      </w:r>
      <w:r w:rsidR="002B1835">
        <w:fldChar w:fldCharType="separate"/>
      </w:r>
      <w:r w:rsidR="00F85D63" w:rsidRPr="00F85D63">
        <w:rPr>
          <w:b/>
          <w:sz w:val="24"/>
        </w:rPr>
        <w:t xml:space="preserve">Figure </w:t>
      </w:r>
      <w:r w:rsidR="00F85D63" w:rsidRPr="00F85D63">
        <w:rPr>
          <w:b/>
          <w:noProof/>
          <w:sz w:val="24"/>
        </w:rPr>
        <w:t>4</w:t>
      </w:r>
      <w:r w:rsidR="002B1835">
        <w:fldChar w:fldCharType="end"/>
      </w:r>
      <w:r w:rsidR="002B1835">
        <w:t xml:space="preserve"> shows </w:t>
      </w:r>
      <w:r w:rsidR="00C167E6">
        <w:t xml:space="preserve">that gene functions related to cell maintenance, organelle biology and the cell cycle are </w:t>
      </w:r>
      <w:r w:rsidR="00C41CAC">
        <w:t xml:space="preserve">enriched in phylostrata 1 and 2, whereas mid-range phylostrata (4-8) are enriched for functions related to organ development and cell adhesion and interaction. Finally, the genes assigned to later phylostrata (8-16) are involved in the immune system and detection and response to stimulus. The hierarchical clustering dendogram shown in </w:t>
      </w:r>
      <w:r w:rsidR="00F27F45">
        <w:t xml:space="preserve">the </w:t>
      </w:r>
      <w:r w:rsidR="00C41CAC">
        <w:t xml:space="preserve">figure further emphasizes these observations, </w:t>
      </w:r>
      <w:r w:rsidR="00153DF2">
        <w:t xml:space="preserve">as </w:t>
      </w:r>
      <w:r w:rsidR="00C41CAC">
        <w:t xml:space="preserve">there are two main </w:t>
      </w:r>
      <w:r w:rsidR="00F27F45">
        <w:t>clusters</w:t>
      </w:r>
      <w:r w:rsidR="00C41CAC">
        <w:t xml:space="preserve"> that separate the basic and complex functions on the basis of their distribution across phylostrata. </w:t>
      </w:r>
    </w:p>
    <w:p w14:paraId="3C1BFCD6" w14:textId="77777777" w:rsidR="00C41CAC" w:rsidRDefault="00C41CAC" w:rsidP="004548CD">
      <w:pPr>
        <w:spacing w:line="360" w:lineRule="auto"/>
        <w:jc w:val="both"/>
      </w:pPr>
    </w:p>
    <w:p w14:paraId="18BF7A6E" w14:textId="436CAF98" w:rsidR="007B2BF7" w:rsidRDefault="007B2BF7" w:rsidP="004548CD">
      <w:pPr>
        <w:spacing w:line="360" w:lineRule="auto"/>
        <w:jc w:val="both"/>
      </w:pPr>
    </w:p>
    <w:p w14:paraId="3B9943CB" w14:textId="77777777" w:rsidR="00AF1A9B" w:rsidRDefault="00AF1A9B" w:rsidP="004548CD">
      <w:pPr>
        <w:spacing w:line="360" w:lineRule="auto"/>
        <w:jc w:val="both"/>
      </w:pPr>
    </w:p>
    <w:p w14:paraId="01CDC27B" w14:textId="77777777" w:rsidR="00AF1A9B" w:rsidRDefault="00AF1A9B" w:rsidP="004548CD">
      <w:pPr>
        <w:spacing w:line="360" w:lineRule="auto"/>
        <w:jc w:val="both"/>
      </w:pPr>
    </w:p>
    <w:p w14:paraId="4DAA9A6F" w14:textId="77777777" w:rsidR="00AF1A9B" w:rsidRDefault="00AF1A9B" w:rsidP="004548CD">
      <w:pPr>
        <w:spacing w:line="360" w:lineRule="auto"/>
        <w:jc w:val="both"/>
      </w:pPr>
    </w:p>
    <w:p w14:paraId="24F3858C" w14:textId="77777777" w:rsidR="00AF1A9B" w:rsidRDefault="00AF1A9B" w:rsidP="004548CD">
      <w:pPr>
        <w:spacing w:line="360" w:lineRule="auto"/>
        <w:jc w:val="both"/>
      </w:pPr>
    </w:p>
    <w:p w14:paraId="2D570196" w14:textId="77777777" w:rsidR="00AF1A9B" w:rsidRDefault="00AF1A9B" w:rsidP="004548CD">
      <w:pPr>
        <w:spacing w:line="360" w:lineRule="auto"/>
        <w:jc w:val="both"/>
      </w:pPr>
    </w:p>
    <w:p w14:paraId="04C89BE4" w14:textId="5A2BAA18" w:rsidR="00467383" w:rsidRDefault="00AF1A9B" w:rsidP="004548CD">
      <w:pPr>
        <w:spacing w:line="360" w:lineRule="auto"/>
        <w:jc w:val="both"/>
      </w:pPr>
      <w:r w:rsidRPr="00805E1D">
        <w:rPr>
          <w:noProof/>
          <w:lang w:eastAsia="en-AU"/>
        </w:rPr>
        <w:lastRenderedPageBreak/>
        <mc:AlternateContent>
          <mc:Choice Requires="wpg">
            <w:drawing>
              <wp:anchor distT="0" distB="0" distL="114300" distR="114300" simplePos="0" relativeHeight="251661312" behindDoc="0" locked="0" layoutInCell="1" allowOverlap="1" wp14:anchorId="4E5645DD" wp14:editId="3B45D6EE">
                <wp:simplePos x="0" y="0"/>
                <wp:positionH relativeFrom="margin">
                  <wp:align>left</wp:align>
                </wp:positionH>
                <wp:positionV relativeFrom="paragraph">
                  <wp:posOffset>601</wp:posOffset>
                </wp:positionV>
                <wp:extent cx="6000750" cy="2606675"/>
                <wp:effectExtent l="0" t="0" r="0" b="3175"/>
                <wp:wrapNone/>
                <wp:docPr id="2" name="Group 6"/>
                <wp:cNvGraphicFramePr/>
                <a:graphic xmlns:a="http://schemas.openxmlformats.org/drawingml/2006/main">
                  <a:graphicData uri="http://schemas.microsoft.com/office/word/2010/wordprocessingGroup">
                    <wpg:wgp>
                      <wpg:cNvGrpSpPr/>
                      <wpg:grpSpPr>
                        <a:xfrm>
                          <a:off x="0" y="0"/>
                          <a:ext cx="6000750" cy="2606675"/>
                          <a:chOff x="247650" y="666750"/>
                          <a:chExt cx="8315862" cy="3484991"/>
                        </a:xfrm>
                      </wpg:grpSpPr>
                      <pic:pic xmlns:pic="http://schemas.openxmlformats.org/drawingml/2006/picture">
                        <pic:nvPicPr>
                          <pic:cNvPr id="4" name="Picture 4"/>
                          <pic:cNvPicPr>
                            <a:picLocks noChangeAspect="1"/>
                          </pic:cNvPicPr>
                        </pic:nvPicPr>
                        <pic:blipFill rotWithShape="1">
                          <a:blip r:embed="rId16"/>
                          <a:srcRect t="18341" r="3636" b="17238"/>
                          <a:stretch/>
                        </pic:blipFill>
                        <pic:spPr>
                          <a:xfrm>
                            <a:off x="247650" y="666750"/>
                            <a:ext cx="8315862" cy="3387143"/>
                          </a:xfrm>
                          <a:prstGeom prst="rect">
                            <a:avLst/>
                          </a:prstGeom>
                        </pic:spPr>
                      </pic:pic>
                      <wps:wsp>
                        <wps:cNvPr id="5" name="TextBox 3"/>
                        <wps:cNvSpPr txBox="1"/>
                        <wps:spPr>
                          <a:xfrm>
                            <a:off x="2400887" y="3753079"/>
                            <a:ext cx="3193960" cy="377217"/>
                          </a:xfrm>
                          <a:prstGeom prst="rect">
                            <a:avLst/>
                          </a:prstGeom>
                          <a:noFill/>
                        </wps:spPr>
                        <wps:txbx>
                          <w:txbxContent>
                            <w:p w14:paraId="2D0298B3" w14:textId="77777777" w:rsidR="00F61C54" w:rsidRPr="00805E1D" w:rsidRDefault="00F61C54" w:rsidP="00805E1D">
                              <w:pPr>
                                <w:pStyle w:val="NormalWeb"/>
                                <w:spacing w:before="0" w:beforeAutospacing="0" w:after="0" w:afterAutospacing="0"/>
                                <w:jc w:val="center"/>
                                <w:rPr>
                                  <w:sz w:val="22"/>
                                </w:rPr>
                              </w:pPr>
                              <w:r w:rsidRPr="00805E1D">
                                <w:rPr>
                                  <w:rFonts w:asciiTheme="minorHAnsi" w:hAnsi="Calibri" w:cstheme="minorBidi"/>
                                  <w:color w:val="000000" w:themeColor="text1"/>
                                  <w:kern w:val="24"/>
                                  <w:szCs w:val="28"/>
                                </w:rPr>
                                <w:t>Phylostrata</w:t>
                              </w:r>
                            </w:p>
                          </w:txbxContent>
                        </wps:txbx>
                        <wps:bodyPr wrap="square" rtlCol="0">
                          <a:noAutofit/>
                        </wps:bodyPr>
                      </wps:wsp>
                      <pic:pic xmlns:pic="http://schemas.openxmlformats.org/drawingml/2006/picture">
                        <pic:nvPicPr>
                          <pic:cNvPr id="6" name="Picture 6"/>
                          <pic:cNvPicPr>
                            <a:picLocks noChangeAspect="1"/>
                          </pic:cNvPicPr>
                        </pic:nvPicPr>
                        <pic:blipFill rotWithShape="1">
                          <a:blip r:embed="rId16"/>
                          <a:srcRect l="5028" t="459" r="80943" b="86313"/>
                          <a:stretch/>
                        </pic:blipFill>
                        <pic:spPr>
                          <a:xfrm>
                            <a:off x="6054934" y="3456282"/>
                            <a:ext cx="1210615" cy="6954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5645DD" id="Group 6" o:spid="_x0000_s1028" style="position:absolute;left:0;text-align:left;margin-left:0;margin-top:.05pt;width:472.5pt;height:205.25pt;z-index:251661312;mso-position-horizontal:left;mso-position-horizontal-relative:margin;mso-width-relative:margin;mso-height-relative:margin" coordorigin="2476,6667" coordsize="83158,34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2476;top:6667;width:83159;height:33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1ynFAAAA2gAAAA8AAABkcnMvZG93bnJldi54bWxEj91qwkAUhO8LvsNyBO90Y5HaRleRgj8g&#10;pdUWr0+yxySYPRuyq0n69F1B6OUwM98w82VrSnGj2hWWFYxHEQji1OqCMwU/3+vhKwjnkTWWlklB&#10;Rw6Wi97THGNtGz7Q7egzESDsYlSQe1/FUro0J4NuZCvi4J1tbdAHWWdS19gEuCnlcxS9SIMFh4Uc&#10;K3rPKb0cr0bBIXGfXfe7mbbb7cdX0jXJ22m/V2rQb1czEJ5a/x9+tHdawQTuV8IN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HtcpxQAAANoAAAAPAAAAAAAAAAAAAAAA&#10;AJ8CAABkcnMvZG93bnJldi54bWxQSwUGAAAAAAQABAD3AAAAkQMAAAAA&#10;">
                  <v:imagedata r:id="rId17" o:title="" croptop="12020f" cropbottom="11297f" cropright="2383f"/>
                  <v:path arrowok="t"/>
                </v:shape>
                <v:shape id="TextBox 3" o:spid="_x0000_s1030" type="#_x0000_t202" style="position:absolute;left:24008;top:37530;width:3194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2D0298B3" w14:textId="77777777" w:rsidR="00F61C54" w:rsidRPr="00805E1D" w:rsidRDefault="00F61C54" w:rsidP="00805E1D">
                        <w:pPr>
                          <w:pStyle w:val="NormalWeb"/>
                          <w:spacing w:before="0" w:beforeAutospacing="0" w:after="0" w:afterAutospacing="0"/>
                          <w:jc w:val="center"/>
                          <w:rPr>
                            <w:sz w:val="22"/>
                          </w:rPr>
                        </w:pPr>
                        <w:r w:rsidRPr="00805E1D">
                          <w:rPr>
                            <w:rFonts w:asciiTheme="minorHAnsi" w:hAnsi="Calibri" w:cstheme="minorBidi"/>
                            <w:color w:val="000000" w:themeColor="text1"/>
                            <w:kern w:val="24"/>
                            <w:szCs w:val="28"/>
                          </w:rPr>
                          <w:t>Phylostrata</w:t>
                        </w:r>
                      </w:p>
                    </w:txbxContent>
                  </v:textbox>
                </v:shape>
                <v:shape id="Picture 6" o:spid="_x0000_s1031" type="#_x0000_t75" style="position:absolute;left:60549;top:34562;width:12106;height: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lia9AAAA2gAAAA8AAABkcnMvZG93bnJldi54bWxEj80KwjAQhO+C7xBW8KapHkSqUURUvIk/&#10;F29rszbFZlOaaOvbG0HwOMzMN8x82dpSvKj2hWMFo2ECgjhzuuBcweW8HUxB+ICssXRMCt7kYbno&#10;duaYatfwkV6nkIsIYZ+iAhNClUrpM0MW/dBVxNG7u9piiLLOpa6xiXBbynGSTKTFguOCwYrWhrLH&#10;6WkV7PLsMMZHq22zaXY3fx1d16ZUqt9rVzMQgdrwD//ae61gAt8r8QbIx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D6WJr0AAADaAAAADwAAAAAAAAAAAAAAAACfAgAAZHJz&#10;L2Rvd25yZXYueG1sUEsFBgAAAAAEAAQA9wAAAIkDAAAAAA==&#10;">
                  <v:imagedata r:id="rId17" o:title="" croptop="301f" cropbottom="56566f" cropleft="3295f" cropright="53047f"/>
                  <v:path arrowok="t"/>
                </v:shape>
                <w10:wrap anchorx="margin"/>
              </v:group>
            </w:pict>
          </mc:Fallback>
        </mc:AlternateContent>
      </w:r>
    </w:p>
    <w:p w14:paraId="1F1129B6" w14:textId="77777777" w:rsidR="00467383" w:rsidRDefault="00467383" w:rsidP="004548CD">
      <w:pPr>
        <w:spacing w:line="360" w:lineRule="auto"/>
        <w:jc w:val="both"/>
      </w:pPr>
    </w:p>
    <w:p w14:paraId="7079E136" w14:textId="77777777" w:rsidR="00467383" w:rsidRDefault="00467383" w:rsidP="004548CD">
      <w:pPr>
        <w:spacing w:line="360" w:lineRule="auto"/>
        <w:jc w:val="both"/>
      </w:pPr>
    </w:p>
    <w:p w14:paraId="01534826" w14:textId="77777777" w:rsidR="00AF1A9B" w:rsidRDefault="00AF1A9B" w:rsidP="004548CD">
      <w:pPr>
        <w:spacing w:line="360" w:lineRule="auto"/>
        <w:jc w:val="both"/>
      </w:pPr>
    </w:p>
    <w:p w14:paraId="63D9954C" w14:textId="77777777" w:rsidR="00AF1A9B" w:rsidRDefault="00AF1A9B" w:rsidP="004548CD">
      <w:pPr>
        <w:spacing w:line="360" w:lineRule="auto"/>
        <w:jc w:val="both"/>
      </w:pPr>
    </w:p>
    <w:p w14:paraId="2D41620C" w14:textId="77777777" w:rsidR="00AF1A9B" w:rsidRDefault="00AF1A9B" w:rsidP="004548CD">
      <w:pPr>
        <w:spacing w:line="360" w:lineRule="auto"/>
        <w:jc w:val="both"/>
      </w:pPr>
    </w:p>
    <w:p w14:paraId="0EC1DA5E" w14:textId="77777777" w:rsidR="00467383" w:rsidRDefault="00467383" w:rsidP="004548CD">
      <w:pPr>
        <w:spacing w:line="360" w:lineRule="auto"/>
        <w:jc w:val="both"/>
      </w:pPr>
    </w:p>
    <w:p w14:paraId="3DE30477" w14:textId="77777777" w:rsidR="00467383" w:rsidRDefault="00467383" w:rsidP="004548CD">
      <w:pPr>
        <w:spacing w:line="360" w:lineRule="auto"/>
        <w:jc w:val="both"/>
      </w:pPr>
    </w:p>
    <w:p w14:paraId="5A8A71E6" w14:textId="01D4C239" w:rsidR="008C18A4" w:rsidRPr="00467383" w:rsidRDefault="009C4FC3" w:rsidP="00AF1A9B">
      <w:pPr>
        <w:spacing w:line="360" w:lineRule="auto"/>
        <w:jc w:val="both"/>
        <w:rPr>
          <w:sz w:val="18"/>
          <w:szCs w:val="18"/>
        </w:rPr>
      </w:pPr>
      <w:bookmarkStart w:id="93" w:name="_Ref399670601"/>
      <w:bookmarkStart w:id="94" w:name="_Toc402204856"/>
      <w:bookmarkStart w:id="95" w:name="_Toc404262934"/>
      <w:r w:rsidRPr="00467383">
        <w:rPr>
          <w:b/>
          <w:sz w:val="18"/>
          <w:szCs w:val="18"/>
        </w:rPr>
        <w:t xml:space="preserve">Figure </w:t>
      </w:r>
      <w:r w:rsidRPr="00467383">
        <w:rPr>
          <w:b/>
          <w:sz w:val="18"/>
          <w:szCs w:val="18"/>
        </w:rPr>
        <w:fldChar w:fldCharType="begin"/>
      </w:r>
      <w:r w:rsidRPr="00467383">
        <w:rPr>
          <w:b/>
          <w:sz w:val="18"/>
          <w:szCs w:val="18"/>
        </w:rPr>
        <w:instrText xml:space="preserve"> SEQ Figure \* ARABIC </w:instrText>
      </w:r>
      <w:r w:rsidRPr="00467383">
        <w:rPr>
          <w:b/>
          <w:sz w:val="18"/>
          <w:szCs w:val="18"/>
        </w:rPr>
        <w:fldChar w:fldCharType="separate"/>
      </w:r>
      <w:r w:rsidR="00F85D63">
        <w:rPr>
          <w:b/>
          <w:noProof/>
          <w:sz w:val="18"/>
          <w:szCs w:val="18"/>
        </w:rPr>
        <w:t>4</w:t>
      </w:r>
      <w:r w:rsidRPr="00467383">
        <w:rPr>
          <w:b/>
          <w:sz w:val="18"/>
          <w:szCs w:val="18"/>
        </w:rPr>
        <w:fldChar w:fldCharType="end"/>
      </w:r>
      <w:bookmarkEnd w:id="93"/>
      <w:r w:rsidRPr="00467383">
        <w:rPr>
          <w:b/>
          <w:sz w:val="18"/>
          <w:szCs w:val="18"/>
        </w:rPr>
        <w:t xml:space="preserve">. </w:t>
      </w:r>
      <w:r w:rsidR="008C18A4" w:rsidRPr="00467383">
        <w:rPr>
          <w:b/>
          <w:sz w:val="18"/>
          <w:szCs w:val="18"/>
        </w:rPr>
        <w:t>Heatmap of the enriched</w:t>
      </w:r>
      <w:r w:rsidRPr="00467383">
        <w:rPr>
          <w:b/>
          <w:sz w:val="18"/>
          <w:szCs w:val="18"/>
        </w:rPr>
        <w:t xml:space="preserve"> functional categories in the phylostrata.</w:t>
      </w:r>
      <w:r w:rsidR="003B08C8" w:rsidRPr="00467383">
        <w:rPr>
          <w:b/>
          <w:sz w:val="18"/>
          <w:szCs w:val="18"/>
        </w:rPr>
        <w:t xml:space="preserve"> </w:t>
      </w:r>
      <w:r w:rsidR="00AF4C81" w:rsidRPr="00467383">
        <w:rPr>
          <w:sz w:val="18"/>
          <w:szCs w:val="18"/>
        </w:rPr>
        <w:t>Enriched third-generation GO-terms found with BiNGO were classified into seven broad categories</w:t>
      </w:r>
      <w:r w:rsidR="008C18A4" w:rsidRPr="00467383">
        <w:rPr>
          <w:sz w:val="18"/>
          <w:szCs w:val="18"/>
        </w:rPr>
        <w:t xml:space="preserve"> (umbrella terms)</w:t>
      </w:r>
      <w:r w:rsidR="00AF4C81" w:rsidRPr="00467383">
        <w:rPr>
          <w:sz w:val="18"/>
          <w:szCs w:val="18"/>
        </w:rPr>
        <w:t>. The intensity of the colours represent</w:t>
      </w:r>
      <w:r w:rsidR="009815E4">
        <w:rPr>
          <w:sz w:val="18"/>
          <w:szCs w:val="18"/>
        </w:rPr>
        <w:t>s</w:t>
      </w:r>
      <w:r w:rsidR="00AF4C81" w:rsidRPr="00467383">
        <w:rPr>
          <w:sz w:val="18"/>
          <w:szCs w:val="18"/>
        </w:rPr>
        <w:t xml:space="preserve"> the proportion of the GO-terms of a category found in each phylostrata</w:t>
      </w:r>
      <w:r w:rsidR="003B08C8" w:rsidRPr="00467383">
        <w:rPr>
          <w:sz w:val="18"/>
          <w:szCs w:val="18"/>
        </w:rPr>
        <w:t>, where the col</w:t>
      </w:r>
      <w:r w:rsidR="00AF4C81" w:rsidRPr="00467383">
        <w:rPr>
          <w:sz w:val="18"/>
          <w:szCs w:val="18"/>
        </w:rPr>
        <w:t>our intensities of each row sum</w:t>
      </w:r>
      <w:r w:rsidR="003B08C8" w:rsidRPr="00467383">
        <w:rPr>
          <w:sz w:val="18"/>
          <w:szCs w:val="18"/>
        </w:rPr>
        <w:t xml:space="preserve"> to one.</w:t>
      </w:r>
      <w:r w:rsidR="00AF4C81" w:rsidRPr="00467383">
        <w:rPr>
          <w:sz w:val="18"/>
          <w:szCs w:val="18"/>
        </w:rPr>
        <w:t xml:space="preserve"> </w:t>
      </w:r>
      <w:r w:rsidR="00B727C4" w:rsidRPr="00467383">
        <w:rPr>
          <w:sz w:val="18"/>
          <w:szCs w:val="18"/>
        </w:rPr>
        <w:t>The dendogram represents the hierarchical c</w:t>
      </w:r>
      <w:r w:rsidR="008C18A4" w:rsidRPr="00467383">
        <w:rPr>
          <w:sz w:val="18"/>
          <w:szCs w:val="18"/>
        </w:rPr>
        <w:t>lustering of the umbrella terms</w:t>
      </w:r>
      <w:r w:rsidR="00B727C4" w:rsidRPr="00467383">
        <w:rPr>
          <w:sz w:val="18"/>
          <w:szCs w:val="18"/>
        </w:rPr>
        <w:t xml:space="preserve">, where there are two main groups: terms involved in basal cell functions that are enriched in early phylostrata, and those related to more complex functions associated with multicellular life. </w:t>
      </w:r>
      <w:r w:rsidR="008C18A4" w:rsidRPr="00467383">
        <w:rPr>
          <w:sz w:val="18"/>
          <w:szCs w:val="18"/>
        </w:rPr>
        <w:t xml:space="preserve">The diagonal pattern followed by the proportion of enriched terms suggests </w:t>
      </w:r>
      <w:r w:rsidR="00B727C4" w:rsidRPr="00467383">
        <w:rPr>
          <w:sz w:val="18"/>
          <w:szCs w:val="18"/>
        </w:rPr>
        <w:t>a tendency for enriched terms to be related to increasingly complex and specific functions as the phylostrata increases.</w:t>
      </w:r>
      <w:bookmarkEnd w:id="94"/>
      <w:bookmarkEnd w:id="95"/>
    </w:p>
    <w:p w14:paraId="0C407D45" w14:textId="77777777" w:rsidR="007B2489" w:rsidRDefault="007B2489" w:rsidP="004548CD">
      <w:pPr>
        <w:pStyle w:val="Caption"/>
        <w:spacing w:line="360" w:lineRule="auto"/>
        <w:rPr>
          <w:b/>
          <w:i w:val="0"/>
          <w:color w:val="auto"/>
          <w:sz w:val="24"/>
        </w:rPr>
      </w:pPr>
    </w:p>
    <w:p w14:paraId="21126515" w14:textId="77777777" w:rsidR="007B2489" w:rsidRDefault="00637122" w:rsidP="004548CD">
      <w:pPr>
        <w:pStyle w:val="Heading2"/>
        <w:numPr>
          <w:ilvl w:val="0"/>
          <w:numId w:val="18"/>
        </w:numPr>
        <w:spacing w:line="360" w:lineRule="auto"/>
      </w:pPr>
      <w:bookmarkStart w:id="96" w:name="_Toc404262897"/>
      <w:r>
        <w:t>The a</w:t>
      </w:r>
      <w:r w:rsidR="00782CE2">
        <w:t>ge of the cancer transcriptome</w:t>
      </w:r>
      <w:bookmarkEnd w:id="96"/>
    </w:p>
    <w:p w14:paraId="59BCA620" w14:textId="080D71CC" w:rsidR="008731D7" w:rsidRDefault="00685596" w:rsidP="00685596">
      <w:pPr>
        <w:spacing w:line="360" w:lineRule="auto"/>
        <w:jc w:val="both"/>
      </w:pPr>
      <w:r>
        <w:t xml:space="preserve">Calculation of the </w:t>
      </w:r>
      <w:r w:rsidR="0079711E">
        <w:t xml:space="preserve">TAI of normal and tumour samples </w:t>
      </w:r>
      <w:r>
        <w:t>revealed a significantly lower TAI in the</w:t>
      </w:r>
      <w:r w:rsidR="0079711E">
        <w:t xml:space="preserve"> tumour samples </w:t>
      </w:r>
      <w:r>
        <w:t>in LUAD, BRCA and HNSC than</w:t>
      </w:r>
      <w:r w:rsidR="0079711E">
        <w:t xml:space="preserve"> their normal counterparts</w:t>
      </w:r>
      <w:r w:rsidR="008731D7">
        <w:t>,</w:t>
      </w:r>
      <w:r w:rsidR="0079711E">
        <w:t xml:space="preserve"> whereas the opposite trend was seen for the KIRC samples</w:t>
      </w:r>
      <w:r>
        <w:t xml:space="preserve"> (</w:t>
      </w:r>
      <w:r>
        <w:fldChar w:fldCharType="begin"/>
      </w:r>
      <w:r>
        <w:instrText xml:space="preserve"> REF _Ref399749030 \h  \* MERGEFORMAT </w:instrText>
      </w:r>
      <w:r>
        <w:fldChar w:fldCharType="separate"/>
      </w:r>
      <w:r w:rsidR="00F85D63" w:rsidRPr="00F85D63">
        <w:rPr>
          <w:b/>
          <w:i/>
        </w:rPr>
        <w:t xml:space="preserve">Figure </w:t>
      </w:r>
      <w:r w:rsidR="00F85D63">
        <w:rPr>
          <w:b/>
          <w:i/>
          <w:noProof/>
        </w:rPr>
        <w:t>5</w:t>
      </w:r>
      <w:r>
        <w:fldChar w:fldCharType="end"/>
      </w:r>
      <w:r>
        <w:t>)</w:t>
      </w:r>
      <w:r w:rsidR="0079711E">
        <w:t xml:space="preserve">. </w:t>
      </w:r>
      <w:r w:rsidR="008731D7">
        <w:t>This suggests that for the first three tissue types, the age of the transcriptome of tumour cells is older than the age of the transcriptome of normal cells</w:t>
      </w:r>
      <w:r w:rsidR="0011758C">
        <w:t>.</w:t>
      </w:r>
      <w:r w:rsidR="00F966CE">
        <w:t xml:space="preserve"> </w:t>
      </w:r>
    </w:p>
    <w:p w14:paraId="353E0F1D" w14:textId="33198979" w:rsidR="00894788" w:rsidRDefault="008731D7" w:rsidP="00A27337">
      <w:pPr>
        <w:spacing w:line="360" w:lineRule="auto"/>
        <w:jc w:val="both"/>
      </w:pPr>
      <w:r>
        <w:t xml:space="preserve">The </w:t>
      </w:r>
      <w:r w:rsidR="0011758C">
        <w:t>degree</w:t>
      </w:r>
      <w:r>
        <w:t xml:space="preserve"> of </w:t>
      </w:r>
      <w:r w:rsidR="00A27337">
        <w:t>difference</w:t>
      </w:r>
      <w:r>
        <w:t xml:space="preserve"> between the ages of the </w:t>
      </w:r>
      <w:r w:rsidR="00A27337">
        <w:t xml:space="preserve">tumour and normal </w:t>
      </w:r>
      <w:r>
        <w:t>transcriptomes varies across tissue types</w:t>
      </w:r>
      <w:r w:rsidR="004C1768">
        <w:t xml:space="preserve"> and can be visualized by the vertical range</w:t>
      </w:r>
      <w:r w:rsidR="002D6D10">
        <w:t>s</w:t>
      </w:r>
      <w:r w:rsidR="004C1768">
        <w:t xml:space="preserve"> of the tumour and normal boxplots. </w:t>
      </w:r>
      <w:r w:rsidR="00A27337">
        <w:t xml:space="preserve">There are marked differences between the TAI of normal and tumour </w:t>
      </w:r>
      <w:r w:rsidR="004C1768">
        <w:t xml:space="preserve">LUAD </w:t>
      </w:r>
      <w:r w:rsidR="00A27337">
        <w:t>samples</w:t>
      </w:r>
      <w:r w:rsidR="00C70B4C">
        <w:t xml:space="preserve">, where the </w:t>
      </w:r>
      <w:r w:rsidR="002D6D10">
        <w:t>boxplot boxes did</w:t>
      </w:r>
      <w:r w:rsidR="00C70B4C">
        <w:t xml:space="preserve"> not overlap</w:t>
      </w:r>
      <w:r w:rsidR="00A27337">
        <w:t>,</w:t>
      </w:r>
      <w:r w:rsidR="00C70B4C">
        <w:t xml:space="preserve"> whereas the ranges largely overlap</w:t>
      </w:r>
      <w:r w:rsidR="002D6D10">
        <w:t>ped</w:t>
      </w:r>
      <w:r w:rsidR="00C70B4C">
        <w:t xml:space="preserve"> in the BRCA</w:t>
      </w:r>
      <w:r w:rsidR="00685596">
        <w:t>,</w:t>
      </w:r>
      <w:r w:rsidR="00C70B4C">
        <w:t xml:space="preserve"> HNSC </w:t>
      </w:r>
      <w:r w:rsidR="00685596">
        <w:t xml:space="preserve">and KIRC </w:t>
      </w:r>
      <w:r w:rsidR="00C70B4C">
        <w:t>samples</w:t>
      </w:r>
      <w:r w:rsidR="0011758C">
        <w:t>.</w:t>
      </w:r>
      <w:r w:rsidR="00B2222E">
        <w:t xml:space="preserve"> </w:t>
      </w:r>
    </w:p>
    <w:p w14:paraId="28D69E2F" w14:textId="5F48B7C1" w:rsidR="002F313C" w:rsidRDefault="0079711E" w:rsidP="00A27337">
      <w:pPr>
        <w:spacing w:line="360" w:lineRule="auto"/>
        <w:jc w:val="both"/>
      </w:pPr>
      <w:r>
        <w:t xml:space="preserve">It is </w:t>
      </w:r>
      <w:r w:rsidR="00B2222E">
        <w:t xml:space="preserve">also </w:t>
      </w:r>
      <w:r>
        <w:t>important to point out that the spread of TAI across samples varies between tissue types</w:t>
      </w:r>
      <w:r w:rsidR="00A27337">
        <w:t>.</w:t>
      </w:r>
      <w:r w:rsidR="00685596">
        <w:t xml:space="preserve"> E</w:t>
      </w:r>
      <w:r w:rsidR="008731D7">
        <w:t xml:space="preserve">ven when the TAI of normal </w:t>
      </w:r>
      <w:r w:rsidR="00A27337">
        <w:t xml:space="preserve">samples is higher than in tumour samples in BRCA, </w:t>
      </w:r>
      <w:r w:rsidR="008731D7">
        <w:t xml:space="preserve">the TAI of normal BRCA samples is lower than the TAI of tumour LUAD samples. A similar conclusion can be drawn when comparing BRCA and HNSC normal and tumour samples. </w:t>
      </w:r>
      <w:r w:rsidR="00A27337">
        <w:t xml:space="preserve">This observation suggests that the age of the transcriptome depends not only on the normal or tumour state of the tissue, but also on the tissue type of origin, making </w:t>
      </w:r>
      <w:r w:rsidR="008731D7">
        <w:t>comparison of TAI between tissue types not straightforward.</w:t>
      </w:r>
    </w:p>
    <w:p w14:paraId="4C7F31F6" w14:textId="1ACF8706" w:rsidR="00A27337" w:rsidRDefault="00A27337" w:rsidP="007A27DA">
      <w:pPr>
        <w:spacing w:line="360" w:lineRule="auto"/>
        <w:jc w:val="both"/>
      </w:pPr>
      <w:r>
        <w:lastRenderedPageBreak/>
        <w:t>Finally, it is important to point out t</w:t>
      </w:r>
      <w:r w:rsidR="0079711E">
        <w:t xml:space="preserve">he limited spread of TAI values </w:t>
      </w:r>
      <w:r w:rsidR="00B2222E">
        <w:t>for the normal samples in LUAD, BRCA and KIRC</w:t>
      </w:r>
      <w:r>
        <w:t xml:space="preserve">, </w:t>
      </w:r>
      <w:r w:rsidR="007A27DA">
        <w:t xml:space="preserve">in contrast to the </w:t>
      </w:r>
      <w:r w:rsidR="002D6D10">
        <w:t xml:space="preserve">large </w:t>
      </w:r>
      <w:r w:rsidR="007A27DA">
        <w:t xml:space="preserve">spread of the TAI in tumour samples. This trend was not observed in </w:t>
      </w:r>
      <w:r>
        <w:t>normal HNSC s</w:t>
      </w:r>
      <w:r w:rsidR="007A27DA">
        <w:t>amples.</w:t>
      </w:r>
      <w:r w:rsidR="00B2222E">
        <w:t xml:space="preserve"> </w:t>
      </w:r>
    </w:p>
    <w:p w14:paraId="46AC8FBF" w14:textId="77777777" w:rsidR="00782CE2" w:rsidRDefault="009328CC" w:rsidP="004548CD">
      <w:pPr>
        <w:spacing w:line="360" w:lineRule="auto"/>
      </w:pPr>
      <w:r>
        <w:rPr>
          <w:noProof/>
          <w:lang w:eastAsia="en-AU"/>
        </w:rPr>
        <w:drawing>
          <wp:inline distT="0" distB="0" distL="0" distR="0" wp14:anchorId="7E07E25A" wp14:editId="0F8381FF">
            <wp:extent cx="5808854" cy="2878811"/>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39"/>
                    <a:stretch/>
                  </pic:blipFill>
                  <pic:spPr bwMode="auto">
                    <a:xfrm>
                      <a:off x="0" y="0"/>
                      <a:ext cx="5817414" cy="288305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65136302" w14:textId="2C7AD19C" w:rsidR="00782CE2" w:rsidRPr="0008149F" w:rsidRDefault="004350AA" w:rsidP="007A27DA">
      <w:pPr>
        <w:pStyle w:val="Caption"/>
        <w:spacing w:line="276" w:lineRule="auto"/>
        <w:jc w:val="both"/>
        <w:rPr>
          <w:i w:val="0"/>
          <w:color w:val="auto"/>
        </w:rPr>
      </w:pPr>
      <w:bookmarkStart w:id="97" w:name="_Ref399749030"/>
      <w:bookmarkStart w:id="98" w:name="_Toc402204857"/>
      <w:bookmarkStart w:id="99" w:name="_Toc404262935"/>
      <w:r w:rsidRPr="004350AA">
        <w:rPr>
          <w:b/>
          <w:i w:val="0"/>
          <w:color w:val="auto"/>
        </w:rPr>
        <w:t xml:space="preserve">Figure </w:t>
      </w:r>
      <w:r w:rsidRPr="004350AA">
        <w:rPr>
          <w:b/>
          <w:i w:val="0"/>
          <w:color w:val="auto"/>
        </w:rPr>
        <w:fldChar w:fldCharType="begin"/>
      </w:r>
      <w:r w:rsidRPr="004350AA">
        <w:rPr>
          <w:b/>
          <w:i w:val="0"/>
          <w:color w:val="auto"/>
        </w:rPr>
        <w:instrText xml:space="preserve"> SEQ Figure \* ARABIC </w:instrText>
      </w:r>
      <w:r w:rsidRPr="004350AA">
        <w:rPr>
          <w:b/>
          <w:i w:val="0"/>
          <w:color w:val="auto"/>
        </w:rPr>
        <w:fldChar w:fldCharType="separate"/>
      </w:r>
      <w:r w:rsidR="00F85D63">
        <w:rPr>
          <w:b/>
          <w:i w:val="0"/>
          <w:noProof/>
          <w:color w:val="auto"/>
        </w:rPr>
        <w:t>5</w:t>
      </w:r>
      <w:r w:rsidRPr="004350AA">
        <w:rPr>
          <w:b/>
          <w:i w:val="0"/>
          <w:color w:val="auto"/>
        </w:rPr>
        <w:fldChar w:fldCharType="end"/>
      </w:r>
      <w:bookmarkEnd w:id="97"/>
      <w:r w:rsidRPr="004350AA">
        <w:rPr>
          <w:b/>
          <w:i w:val="0"/>
          <w:color w:val="auto"/>
        </w:rPr>
        <w:t>. Transcriptome Age Index</w:t>
      </w:r>
      <w:r w:rsidRPr="004350AA">
        <w:rPr>
          <w:b/>
          <w:i w:val="0"/>
          <w:noProof/>
          <w:color w:val="auto"/>
        </w:rPr>
        <w:t xml:space="preserve"> (TAI) of normal and tumour LUAD, BRCA, HNSC and KIRC samples.</w:t>
      </w:r>
      <w:r w:rsidR="00B154F2">
        <w:rPr>
          <w:b/>
          <w:i w:val="0"/>
          <w:noProof/>
          <w:color w:val="auto"/>
        </w:rPr>
        <w:t xml:space="preserve"> </w:t>
      </w:r>
      <w:r w:rsidR="007A27DA">
        <w:rPr>
          <w:i w:val="0"/>
          <w:noProof/>
          <w:color w:val="auto"/>
        </w:rPr>
        <w:t>In the case of LUAD, BRCA and HNSC, t</w:t>
      </w:r>
      <w:r w:rsidR="0008149F">
        <w:rPr>
          <w:i w:val="0"/>
          <w:noProof/>
          <w:color w:val="auto"/>
        </w:rPr>
        <w:t xml:space="preserve">he TAI of </w:t>
      </w:r>
      <w:r w:rsidR="007A27DA">
        <w:rPr>
          <w:i w:val="0"/>
          <w:noProof/>
          <w:color w:val="auto"/>
        </w:rPr>
        <w:t>tumour samples is</w:t>
      </w:r>
      <w:r w:rsidR="00F60C7D">
        <w:rPr>
          <w:i w:val="0"/>
          <w:noProof/>
          <w:color w:val="auto"/>
        </w:rPr>
        <w:t xml:space="preserve"> lower than that of normal sa</w:t>
      </w:r>
      <w:r w:rsidR="007A27DA">
        <w:rPr>
          <w:i w:val="0"/>
          <w:noProof/>
          <w:color w:val="auto"/>
        </w:rPr>
        <w:t xml:space="preserve">mples </w:t>
      </w:r>
      <w:r w:rsidR="00685596">
        <w:rPr>
          <w:i w:val="0"/>
          <w:noProof/>
          <w:color w:val="auto"/>
        </w:rPr>
        <w:t>of</w:t>
      </w:r>
      <w:r w:rsidR="007A27DA">
        <w:rPr>
          <w:i w:val="0"/>
          <w:noProof/>
          <w:color w:val="auto"/>
        </w:rPr>
        <w:t xml:space="preserve"> the same </w:t>
      </w:r>
      <w:r w:rsidR="00685596">
        <w:rPr>
          <w:i w:val="0"/>
          <w:noProof/>
          <w:color w:val="auto"/>
        </w:rPr>
        <w:t>tissue</w:t>
      </w:r>
      <w:r w:rsidR="007A27DA">
        <w:rPr>
          <w:i w:val="0"/>
          <w:noProof/>
          <w:color w:val="auto"/>
        </w:rPr>
        <w:t xml:space="preserve"> type, suggesting</w:t>
      </w:r>
      <w:r w:rsidR="00685596">
        <w:rPr>
          <w:i w:val="0"/>
          <w:noProof/>
          <w:color w:val="auto"/>
        </w:rPr>
        <w:t xml:space="preserve"> an older transcriptome in the</w:t>
      </w:r>
      <w:r w:rsidR="007A27DA">
        <w:rPr>
          <w:i w:val="0"/>
          <w:noProof/>
          <w:color w:val="auto"/>
        </w:rPr>
        <w:t xml:space="preserve"> tumour samples</w:t>
      </w:r>
      <w:r w:rsidR="00F60C7D">
        <w:rPr>
          <w:i w:val="0"/>
          <w:noProof/>
          <w:color w:val="auto"/>
        </w:rPr>
        <w:t>. The op</w:t>
      </w:r>
      <w:r w:rsidR="009815E4">
        <w:rPr>
          <w:i w:val="0"/>
          <w:noProof/>
          <w:color w:val="auto"/>
        </w:rPr>
        <w:t>p</w:t>
      </w:r>
      <w:r w:rsidR="00F60C7D">
        <w:rPr>
          <w:i w:val="0"/>
          <w:noProof/>
          <w:color w:val="auto"/>
        </w:rPr>
        <w:t xml:space="preserve">osite trend was observed for KIRC samples. </w:t>
      </w:r>
      <w:r w:rsidR="007A27DA" w:rsidRPr="00B154F2">
        <w:rPr>
          <w:i w:val="0"/>
          <w:noProof/>
          <w:color w:val="auto"/>
        </w:rPr>
        <w:t>Boxplots re</w:t>
      </w:r>
      <w:r w:rsidR="007A27DA">
        <w:rPr>
          <w:i w:val="0"/>
          <w:noProof/>
          <w:color w:val="auto"/>
        </w:rPr>
        <w:t>flect</w:t>
      </w:r>
      <w:r w:rsidR="007A27DA" w:rsidRPr="00B154F2">
        <w:rPr>
          <w:i w:val="0"/>
          <w:noProof/>
          <w:color w:val="auto"/>
        </w:rPr>
        <w:t xml:space="preserve"> the spread of TAI across samples.</w:t>
      </w:r>
      <w:r w:rsidR="007A27DA">
        <w:rPr>
          <w:b/>
          <w:i w:val="0"/>
          <w:noProof/>
          <w:color w:val="auto"/>
        </w:rPr>
        <w:t xml:space="preserve"> </w:t>
      </w:r>
      <w:r w:rsidR="00F60C7D">
        <w:rPr>
          <w:i w:val="0"/>
          <w:noProof/>
          <w:color w:val="auto"/>
        </w:rPr>
        <w:t xml:space="preserve">The </w:t>
      </w:r>
      <w:r w:rsidR="007A27DA">
        <w:rPr>
          <w:i w:val="0"/>
          <w:noProof/>
          <w:color w:val="auto"/>
        </w:rPr>
        <w:t xml:space="preserve">spread and range of the </w:t>
      </w:r>
      <w:r w:rsidR="00F60C7D">
        <w:rPr>
          <w:i w:val="0"/>
          <w:noProof/>
          <w:color w:val="auto"/>
        </w:rPr>
        <w:t>TAI of normal and tumour samples varies greatly between tissue types</w:t>
      </w:r>
      <w:r w:rsidR="0008149F">
        <w:rPr>
          <w:i w:val="0"/>
          <w:noProof/>
          <w:color w:val="auto"/>
        </w:rPr>
        <w:t xml:space="preserve">. Normal and tumour samples were median-scaled normalized simultaneously for each cancer type before calculation of the TAI. </w:t>
      </w:r>
      <w:r w:rsidR="007A27DA">
        <w:rPr>
          <w:i w:val="0"/>
          <w:noProof/>
          <w:color w:val="auto"/>
        </w:rPr>
        <w:t>The white numbers are the median TAI. Two</w:t>
      </w:r>
      <w:r w:rsidR="0008149F">
        <w:rPr>
          <w:i w:val="0"/>
          <w:noProof/>
          <w:color w:val="auto"/>
        </w:rPr>
        <w:t xml:space="preserve">-sided p-values obtained from two-sided Wilcoxon tests </w:t>
      </w:r>
      <w:r w:rsidR="007A27DA">
        <w:rPr>
          <w:i w:val="0"/>
          <w:noProof/>
          <w:color w:val="auto"/>
        </w:rPr>
        <w:t xml:space="preserve">(shown) were used </w:t>
      </w:r>
      <w:r w:rsidR="0008149F">
        <w:rPr>
          <w:i w:val="0"/>
          <w:noProof/>
          <w:color w:val="auto"/>
        </w:rPr>
        <w:t xml:space="preserve">to determine if the tumour samples had a different mean TAI than normal samples. </w:t>
      </w:r>
      <w:bookmarkEnd w:id="98"/>
      <w:r w:rsidR="006C57BA">
        <w:rPr>
          <w:i w:val="0"/>
          <w:noProof/>
          <w:color w:val="auto"/>
        </w:rPr>
        <w:t>Complementary one-sided tests were used to detect the direction of the difference (</w:t>
      </w:r>
      <w:r w:rsidR="006C57BA">
        <w:rPr>
          <w:noProof/>
          <w:color w:val="auto"/>
        </w:rPr>
        <w:t>data not shown</w:t>
      </w:r>
      <w:r w:rsidR="006C57BA">
        <w:rPr>
          <w:i w:val="0"/>
          <w:noProof/>
          <w:color w:val="auto"/>
        </w:rPr>
        <w:t>).</w:t>
      </w:r>
      <w:bookmarkEnd w:id="99"/>
    </w:p>
    <w:p w14:paraId="33CA2EA6" w14:textId="77777777" w:rsidR="00782CE2" w:rsidRDefault="00782CE2" w:rsidP="004548CD">
      <w:pPr>
        <w:spacing w:line="360" w:lineRule="auto"/>
      </w:pPr>
    </w:p>
    <w:p w14:paraId="5AB385BD" w14:textId="77777777" w:rsidR="00B37096" w:rsidRDefault="00927BBE" w:rsidP="004548CD">
      <w:pPr>
        <w:pStyle w:val="Heading3"/>
        <w:spacing w:line="360" w:lineRule="auto"/>
      </w:pPr>
      <w:bookmarkStart w:id="100" w:name="_Toc404262898"/>
      <w:r>
        <w:t>2.1 Possible confounders of</w:t>
      </w:r>
      <w:r w:rsidR="00B37096">
        <w:t xml:space="preserve"> the TAI</w:t>
      </w:r>
      <w:bookmarkEnd w:id="100"/>
    </w:p>
    <w:p w14:paraId="341E7914" w14:textId="39CB643B" w:rsidR="00367854" w:rsidRDefault="00367854" w:rsidP="004548CD">
      <w:pPr>
        <w:spacing w:line="360" w:lineRule="auto"/>
        <w:jc w:val="both"/>
      </w:pPr>
      <w:r>
        <w:t>We identified four possible vulnerabilities of the TAI technique</w:t>
      </w:r>
      <w:r w:rsidR="00C23799">
        <w:t xml:space="preserve">: </w:t>
      </w:r>
      <w:r>
        <w:t xml:space="preserve">(1) a correlation between </w:t>
      </w:r>
      <w:r w:rsidR="00121E97">
        <w:t xml:space="preserve">the sample </w:t>
      </w:r>
      <w:r>
        <w:t>library size</w:t>
      </w:r>
      <w:r w:rsidR="00121E97">
        <w:t xml:space="preserve"> (the sum of the </w:t>
      </w:r>
      <w:r w:rsidR="00121E97">
        <w:rPr>
          <w:rFonts w:eastAsiaTheme="minorEastAsia" w:cs="Times New Roman"/>
        </w:rPr>
        <w:t xml:space="preserve">expression of </w:t>
      </w:r>
      <w:r w:rsidR="00121E97" w:rsidRPr="00077272">
        <w:rPr>
          <w:rFonts w:eastAsiaTheme="minorEastAsia" w:cs="Times New Roman"/>
        </w:rPr>
        <w:t>all genes</w:t>
      </w:r>
      <w:r w:rsidR="00121E97">
        <w:rPr>
          <w:rFonts w:eastAsiaTheme="minorEastAsia" w:cs="Times New Roman"/>
        </w:rPr>
        <w:t xml:space="preserve"> in a sample)</w:t>
      </w:r>
      <w:r>
        <w:t xml:space="preserve"> and </w:t>
      </w:r>
      <w:r w:rsidR="00927BBE">
        <w:t xml:space="preserve">the </w:t>
      </w:r>
      <w:r>
        <w:t>normalization method of the expression data, (2) the</w:t>
      </w:r>
      <w:r w:rsidR="00927BBE">
        <w:t xml:space="preserve"> specific</w:t>
      </w:r>
      <w:r>
        <w:t xml:space="preserve"> phylostratigraphic technique used, (3) the sample purities and (4) </w:t>
      </w:r>
      <w:r w:rsidR="00121E97">
        <w:t xml:space="preserve">systematic differences between the patients from which the normal and tumour samples were taken that would lead to artificial differences between the TAI </w:t>
      </w:r>
      <w:r w:rsidR="00C23799">
        <w:t xml:space="preserve">of tumour </w:t>
      </w:r>
      <w:r w:rsidR="00121E97">
        <w:t>and normal samples</w:t>
      </w:r>
      <w:r>
        <w:t xml:space="preserve">. </w:t>
      </w:r>
    </w:p>
    <w:p w14:paraId="55C22DE1" w14:textId="77777777" w:rsidR="00121E97" w:rsidRDefault="001C0149" w:rsidP="00121E97">
      <w:pPr>
        <w:pStyle w:val="Heading5"/>
        <w:rPr>
          <w:rFonts w:eastAsiaTheme="minorEastAsia"/>
        </w:rPr>
      </w:pPr>
      <w:r>
        <w:t xml:space="preserve">2.1.1 </w:t>
      </w:r>
      <w:r w:rsidR="00121E97">
        <w:rPr>
          <w:rFonts w:eastAsiaTheme="minorEastAsia"/>
        </w:rPr>
        <w:t>Correlation between sample library size and TAI</w:t>
      </w:r>
    </w:p>
    <w:p w14:paraId="4F0121EF" w14:textId="357DAC6F" w:rsidR="00121E97" w:rsidRDefault="00121E97" w:rsidP="00121E97">
      <w:pPr>
        <w:spacing w:line="360" w:lineRule="auto"/>
        <w:jc w:val="both"/>
      </w:pPr>
      <w:r>
        <w:rPr>
          <w:rFonts w:eastAsiaTheme="minorEastAsia" w:cs="Times New Roman"/>
        </w:rPr>
        <w:t>We suspected that for some normalization techniques, some genes would be down-weighted or up-weighted differently in different samples, and that the shrinkage factor of highly expressed genes could have been less or more severe than for lowly expressed genes</w:t>
      </w:r>
      <w:r w:rsidRPr="00077272">
        <w:rPr>
          <w:rFonts w:eastAsiaTheme="minorEastAsia" w:cs="Times New Roman"/>
        </w:rPr>
        <w:t xml:space="preserve">. </w:t>
      </w:r>
      <w:r w:rsidR="002D6D10">
        <w:rPr>
          <w:rFonts w:eastAsiaTheme="minorEastAsia" w:cs="Times New Roman"/>
        </w:rPr>
        <w:t>T</w:t>
      </w:r>
      <w:r>
        <w:rPr>
          <w:rFonts w:eastAsiaTheme="minorEastAsia" w:cs="Times New Roman"/>
        </w:rPr>
        <w:t xml:space="preserve">he TAI and the proportion of abundance of each phylostratum is expected to be robust to the sample library sizes, given that their calculation involves normalizing (dividing) for library size. </w:t>
      </w:r>
      <w:r w:rsidR="002D6D10">
        <w:rPr>
          <w:rFonts w:eastAsiaTheme="minorEastAsia" w:cs="Times New Roman"/>
        </w:rPr>
        <w:t>However, t</w:t>
      </w:r>
      <w:r>
        <w:t xml:space="preserve">o rule out the sample library size </w:t>
      </w:r>
      <w:r>
        <w:lastRenderedPageBreak/>
        <w:t>as a confounder of the TAI, the Spearman correlation</w:t>
      </w:r>
      <w:r w:rsidRPr="00121E97">
        <w:t xml:space="preserve"> </w:t>
      </w:r>
      <w:r>
        <w:t>between the TAI of normal and tumour samples, and the library size of the median-scaled samples was calculated (</w:t>
      </w:r>
      <w:r>
        <w:fldChar w:fldCharType="begin"/>
      </w:r>
      <w:r>
        <w:instrText xml:space="preserve"> REF _Ref399759380 \h  \* MERGEFORMAT </w:instrText>
      </w:r>
      <w:r>
        <w:fldChar w:fldCharType="separate"/>
      </w:r>
      <w:r w:rsidR="00F85D63" w:rsidRPr="00F85D63">
        <w:rPr>
          <w:b/>
          <w:i/>
        </w:rPr>
        <w:t xml:space="preserve">Figure </w:t>
      </w:r>
      <w:r w:rsidR="00F85D63">
        <w:rPr>
          <w:b/>
          <w:i/>
          <w:noProof/>
        </w:rPr>
        <w:t>6</w:t>
      </w:r>
      <w:r>
        <w:fldChar w:fldCharType="end"/>
      </w:r>
      <w:r>
        <w:t>).</w:t>
      </w:r>
      <w:r w:rsidRPr="00121E97">
        <w:t xml:space="preserve"> </w:t>
      </w:r>
      <w:r>
        <w:t xml:space="preserve">The TAI of LUAD samples had the least correlation with the library sizes, whereas the TAI of BRCA and KIRC samples had a medium-level negative correlation, and the HNSC had a positive correlation. </w:t>
      </w:r>
    </w:p>
    <w:p w14:paraId="5ABB3323" w14:textId="77777777" w:rsidR="00FD6835" w:rsidRDefault="00FD6835" w:rsidP="004548CD">
      <w:pPr>
        <w:spacing w:line="360" w:lineRule="auto"/>
        <w:jc w:val="both"/>
      </w:pPr>
      <w:r>
        <w:t>It is important to mention that the median-scaling of the raw RSEM samples involves the multiplication of the expression values by a constant factor, but this constant term is nullified by the method used to calculate the TAI, which involves normalization by the library size. Thus, the normalization method only scales the library sizes.</w:t>
      </w:r>
    </w:p>
    <w:p w14:paraId="5AA5A180" w14:textId="77777777" w:rsidR="00927BBE" w:rsidRPr="00782CE2" w:rsidRDefault="00927BBE" w:rsidP="00927BBE">
      <w:pPr>
        <w:spacing w:line="360" w:lineRule="auto"/>
      </w:pPr>
      <w:r>
        <w:rPr>
          <w:noProof/>
          <w:lang w:eastAsia="en-AU"/>
        </w:rPr>
        <w:drawing>
          <wp:inline distT="0" distB="0" distL="0" distR="0" wp14:anchorId="431ECB4F" wp14:editId="0F6A6DF8">
            <wp:extent cx="5640453" cy="35121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3155" cy="3513809"/>
                    </a:xfrm>
                    <a:prstGeom prst="rect">
                      <a:avLst/>
                    </a:prstGeom>
                    <a:noFill/>
                  </pic:spPr>
                </pic:pic>
              </a:graphicData>
            </a:graphic>
          </wp:inline>
        </w:drawing>
      </w:r>
    </w:p>
    <w:p w14:paraId="1F3198E6" w14:textId="77777777" w:rsidR="00927BBE" w:rsidRDefault="00927BBE" w:rsidP="00927BBE">
      <w:pPr>
        <w:pStyle w:val="Caption"/>
        <w:spacing w:line="276" w:lineRule="auto"/>
        <w:jc w:val="both"/>
        <w:rPr>
          <w:i w:val="0"/>
          <w:color w:val="auto"/>
        </w:rPr>
      </w:pPr>
      <w:bookmarkStart w:id="101" w:name="_Ref399759380"/>
      <w:bookmarkStart w:id="102" w:name="_Toc402204858"/>
      <w:bookmarkStart w:id="103" w:name="_Toc404262936"/>
      <w:r w:rsidRPr="004A2E2C">
        <w:rPr>
          <w:b/>
          <w:i w:val="0"/>
          <w:color w:val="auto"/>
        </w:rPr>
        <w:t xml:space="preserve">Figure </w:t>
      </w:r>
      <w:r w:rsidRPr="004A2E2C">
        <w:rPr>
          <w:b/>
          <w:i w:val="0"/>
          <w:color w:val="auto"/>
        </w:rPr>
        <w:fldChar w:fldCharType="begin"/>
      </w:r>
      <w:r w:rsidRPr="004A2E2C">
        <w:rPr>
          <w:b/>
          <w:i w:val="0"/>
          <w:color w:val="auto"/>
        </w:rPr>
        <w:instrText xml:space="preserve"> SEQ Figure \* ARABIC </w:instrText>
      </w:r>
      <w:r w:rsidRPr="004A2E2C">
        <w:rPr>
          <w:b/>
          <w:i w:val="0"/>
          <w:color w:val="auto"/>
        </w:rPr>
        <w:fldChar w:fldCharType="separate"/>
      </w:r>
      <w:r w:rsidR="00F85D63">
        <w:rPr>
          <w:b/>
          <w:i w:val="0"/>
          <w:noProof/>
          <w:color w:val="auto"/>
        </w:rPr>
        <w:t>6</w:t>
      </w:r>
      <w:r w:rsidRPr="004A2E2C">
        <w:rPr>
          <w:b/>
          <w:i w:val="0"/>
          <w:color w:val="auto"/>
        </w:rPr>
        <w:fldChar w:fldCharType="end"/>
      </w:r>
      <w:bookmarkEnd w:id="101"/>
      <w:r w:rsidRPr="004A2E2C">
        <w:rPr>
          <w:b/>
          <w:i w:val="0"/>
          <w:color w:val="auto"/>
        </w:rPr>
        <w:t>. Correlation between library size and TAI of LUAD, BRCA, HNSC and KIRC normal and tumour samples.</w:t>
      </w:r>
      <w:r>
        <w:rPr>
          <w:b/>
          <w:i w:val="0"/>
          <w:color w:val="auto"/>
        </w:rPr>
        <w:t xml:space="preserve"> </w:t>
      </w:r>
      <w:r>
        <w:rPr>
          <w:i w:val="0"/>
          <w:color w:val="auto"/>
        </w:rPr>
        <w:t xml:space="preserve">The correlation obtained for LUAD samples was close to zero, whereas BRCA and KIRC show a negative correlation and HNSC samples show a positive correlation. Normal samples of LUAD, BRCA and KIRC appear agglomerated in specific areas of the plots due to similar library sizes and TAI, suggesting homogeneous samples. This does not occur in HNSC normal samples. The dispersed cancer samples suggest sample heterogeneity. </w:t>
      </w:r>
      <w:r w:rsidRPr="00F95549">
        <w:rPr>
          <w:i w:val="0"/>
          <w:color w:val="auto"/>
        </w:rPr>
        <w:t>The library sizes</w:t>
      </w:r>
      <w:r>
        <w:rPr>
          <w:i w:val="0"/>
          <w:color w:val="auto"/>
        </w:rPr>
        <w:t xml:space="preserve"> of the median-scaled samples were calculated as the sum of expression of the 16,736 genes in a sample. Correlation values were obtained using Spearman’s rank correlation coefficient.</w:t>
      </w:r>
      <w:bookmarkEnd w:id="102"/>
      <w:bookmarkEnd w:id="103"/>
    </w:p>
    <w:p w14:paraId="4CC36A86" w14:textId="3A0C1061" w:rsidR="000003BD" w:rsidRDefault="000003BD" w:rsidP="0034352C">
      <w:pPr>
        <w:spacing w:before="240" w:line="360" w:lineRule="auto"/>
        <w:jc w:val="both"/>
      </w:pPr>
      <w:r>
        <w:t xml:space="preserve">Similar </w:t>
      </w:r>
      <w:r w:rsidR="009815E4">
        <w:t>analyse</w:t>
      </w:r>
      <w:r w:rsidR="0034352C">
        <w:t xml:space="preserve">s were made </w:t>
      </w:r>
      <w:r>
        <w:t>after calculation of the TAI with library-size-scaled expression samples,</w:t>
      </w:r>
      <w:r w:rsidR="00FB3244">
        <w:t xml:space="preserve"> which generated the same correlation values as the one presented here,</w:t>
      </w:r>
      <w:r>
        <w:t xml:space="preserve"> and samples normalized by TCGA</w:t>
      </w:r>
      <w:r w:rsidR="0034352C">
        <w:t>, which showed a consistent positive correlation</w:t>
      </w:r>
      <w:r w:rsidR="00FB3244">
        <w:t xml:space="preserve"> </w:t>
      </w:r>
      <w:r>
        <w:t>(</w:t>
      </w:r>
      <w:r w:rsidR="00FB3244">
        <w:t>0.</w:t>
      </w:r>
      <w:r w:rsidR="0034352C">
        <w:t>01-</w:t>
      </w:r>
      <w:r w:rsidR="00FB3244">
        <w:t>0.68</w:t>
      </w:r>
      <w:r>
        <w:t xml:space="preserve">). </w:t>
      </w:r>
      <w:r w:rsidR="002D6D10">
        <w:t>However</w:t>
      </w:r>
      <w:r w:rsidR="0034352C">
        <w:t xml:space="preserve">, we observed similar differences between the TAI of tumour and normal samples </w:t>
      </w:r>
      <w:r w:rsidR="002D6D10">
        <w:t xml:space="preserve">calculated with these expression levels </w:t>
      </w:r>
      <w:r w:rsidR="0034352C">
        <w:t>to the ones discussed here (</w:t>
      </w:r>
      <w:r w:rsidR="0034352C">
        <w:rPr>
          <w:i/>
        </w:rPr>
        <w:t>data not shown)</w:t>
      </w:r>
      <w:r w:rsidR="0034352C">
        <w:t xml:space="preserve">. </w:t>
      </w:r>
      <w:r>
        <w:t xml:space="preserve">The TAI calculated from the median-scaled library sizes </w:t>
      </w:r>
      <w:r w:rsidR="00FB3244">
        <w:lastRenderedPageBreak/>
        <w:t>were chosen to be presented here and used hereafter given that it provided the least consistent correlation between library size and TAI across cancer types</w:t>
      </w:r>
      <w:r w:rsidR="00403E9A">
        <w:t>.</w:t>
      </w:r>
    </w:p>
    <w:p w14:paraId="6A7CB66B" w14:textId="41D31A21" w:rsidR="0034352C" w:rsidRDefault="00403E9A" w:rsidP="004548CD">
      <w:pPr>
        <w:spacing w:line="360" w:lineRule="auto"/>
        <w:jc w:val="both"/>
      </w:pPr>
      <w:r>
        <w:t xml:space="preserve">The </w:t>
      </w:r>
      <w:r w:rsidR="00CD4E5F">
        <w:t xml:space="preserve">correlation of the </w:t>
      </w:r>
      <w:r>
        <w:t xml:space="preserve">TAI of the </w:t>
      </w:r>
      <w:r w:rsidR="00CD4E5F">
        <w:t xml:space="preserve">BRCA, HNSC and KIRC samples </w:t>
      </w:r>
      <w:r>
        <w:t>with the library sizes has numerous explanations.</w:t>
      </w:r>
      <w:r w:rsidR="00790D36">
        <w:t xml:space="preserve"> </w:t>
      </w:r>
      <w:r w:rsidR="002D6D10">
        <w:t>Interpretation of</w:t>
      </w:r>
      <w:r w:rsidR="008A57D5">
        <w:t xml:space="preserve"> </w:t>
      </w:r>
      <w:r w:rsidR="006D2C9D">
        <w:t xml:space="preserve">the correlation between library size and TAI </w:t>
      </w:r>
      <w:r w:rsidR="008A57D5">
        <w:t xml:space="preserve">as a confounder of the TAI </w:t>
      </w:r>
      <w:r w:rsidR="006D2C9D">
        <w:t xml:space="preserve">implies </w:t>
      </w:r>
      <w:r w:rsidR="008A57D5">
        <w:t>that the TAI and the transcriptome sizes are random variables independent of each other. However, u</w:t>
      </w:r>
      <w:r w:rsidR="00C44602">
        <w:t xml:space="preserve">nder the </w:t>
      </w:r>
      <w:r w:rsidR="006D2C9D">
        <w:t xml:space="preserve">assumption that the </w:t>
      </w:r>
      <w:r w:rsidR="00C44602">
        <w:t xml:space="preserve">atavism hypothesis, tumour samples </w:t>
      </w:r>
      <w:r w:rsidR="00FD6835">
        <w:t xml:space="preserve">would be </w:t>
      </w:r>
      <w:r w:rsidR="006D2C9D">
        <w:t xml:space="preserve">constrained to </w:t>
      </w:r>
      <w:r w:rsidR="00C44602">
        <w:t>have a</w:t>
      </w:r>
      <w:r w:rsidR="006D2C9D">
        <w:t xml:space="preserve"> lower TAI than normal samples</w:t>
      </w:r>
      <w:r w:rsidR="00860066">
        <w:t>, so these samples are expected to be concentrated towards the left side of the plots.</w:t>
      </w:r>
      <w:r w:rsidR="006D2C9D">
        <w:t xml:space="preserve"> Additionally, </w:t>
      </w:r>
      <w:r w:rsidR="00860066">
        <w:t xml:space="preserve">considering that </w:t>
      </w:r>
      <w:r w:rsidR="00567CA1">
        <w:t xml:space="preserve">cancer is a disease of the dysregulation of expression levels of genes, the total transcriptome size of tumour samples </w:t>
      </w:r>
      <w:r w:rsidR="00860066">
        <w:t>would be</w:t>
      </w:r>
      <w:r w:rsidR="00567CA1">
        <w:t xml:space="preserve"> expected to </w:t>
      </w:r>
      <w:r w:rsidR="00FD6835">
        <w:t xml:space="preserve">be </w:t>
      </w:r>
      <w:r w:rsidR="00567CA1">
        <w:t xml:space="preserve">spread over </w:t>
      </w:r>
      <w:r w:rsidR="00860066">
        <w:t xml:space="preserve">a different range </w:t>
      </w:r>
      <w:r w:rsidR="00567CA1">
        <w:t xml:space="preserve">than the normal samples. This is evident in </w:t>
      </w:r>
      <w:r w:rsidR="00567CA1">
        <w:fldChar w:fldCharType="begin"/>
      </w:r>
      <w:r w:rsidR="00567CA1">
        <w:instrText xml:space="preserve"> REF _Ref399759380 \h </w:instrText>
      </w:r>
      <w:r w:rsidR="004548CD">
        <w:instrText xml:space="preserve"> \* MERGEFORMAT </w:instrText>
      </w:r>
      <w:r w:rsidR="00567CA1">
        <w:fldChar w:fldCharType="separate"/>
      </w:r>
      <w:r w:rsidR="00F85D63" w:rsidRPr="00F85D63">
        <w:rPr>
          <w:b/>
          <w:i/>
        </w:rPr>
        <w:t xml:space="preserve">Figure </w:t>
      </w:r>
      <w:r w:rsidR="00F85D63">
        <w:rPr>
          <w:b/>
          <w:i/>
          <w:noProof/>
        </w:rPr>
        <w:t>6</w:t>
      </w:r>
      <w:r w:rsidR="00567CA1">
        <w:fldChar w:fldCharType="end"/>
      </w:r>
      <w:r w:rsidR="00567CA1">
        <w:t xml:space="preserve">, where the normal samples of LUAD, BRCA and </w:t>
      </w:r>
      <w:r w:rsidR="00860066">
        <w:t>KIRC</w:t>
      </w:r>
      <w:r w:rsidR="00567CA1">
        <w:t xml:space="preserve"> have a very small vertical spread</w:t>
      </w:r>
      <w:r w:rsidR="00860066">
        <w:t xml:space="preserve"> compared to the tumour samples</w:t>
      </w:r>
      <w:r w:rsidR="00567CA1">
        <w:t>.</w:t>
      </w:r>
      <w:r w:rsidR="004D2C23">
        <w:t xml:space="preserve"> </w:t>
      </w:r>
      <w:r w:rsidR="00860066">
        <w:t xml:space="preserve">With these two implicit constraints in place, a correlation between library size and TAI is not </w:t>
      </w:r>
      <w:r w:rsidR="002D6D10">
        <w:t xml:space="preserve">entirely </w:t>
      </w:r>
      <w:r w:rsidR="00860066">
        <w:t>surprising: t</w:t>
      </w:r>
      <w:r w:rsidR="004D2C23">
        <w:t>he negative correlation obtained for BRCA and KIRC implies that the library sizes of tumour samples tend to be larger</w:t>
      </w:r>
      <w:r w:rsidR="00860066">
        <w:t xml:space="preserve">, and the </w:t>
      </w:r>
      <w:r w:rsidR="00C23799">
        <w:t>positive</w:t>
      </w:r>
      <w:r w:rsidR="00860066">
        <w:t xml:space="preserve"> correlation of the HNSC means that the transcriptome of tumour samples is smaller.</w:t>
      </w:r>
      <w:r w:rsidR="0034352C">
        <w:t xml:space="preserve"> However, we cannot </w:t>
      </w:r>
      <w:r w:rsidR="00C23799">
        <w:t xml:space="preserve">entirely </w:t>
      </w:r>
      <w:r w:rsidR="0034352C">
        <w:t xml:space="preserve">rule out that the library sizes </w:t>
      </w:r>
      <w:r w:rsidR="00C23799">
        <w:t>are</w:t>
      </w:r>
      <w:r w:rsidR="0034352C">
        <w:t xml:space="preserve"> playing a role in the differences in the TAI of tumours and normal samples.</w:t>
      </w:r>
    </w:p>
    <w:p w14:paraId="00FF166B" w14:textId="77777777" w:rsidR="0034352C" w:rsidRDefault="001C0149" w:rsidP="0034352C">
      <w:pPr>
        <w:pStyle w:val="Heading5"/>
      </w:pPr>
      <w:r>
        <w:t xml:space="preserve">2.1.2 </w:t>
      </w:r>
      <w:r w:rsidR="0034352C">
        <w:t>Comparison of the TAI under different phylostratigraphic schemes</w:t>
      </w:r>
    </w:p>
    <w:p w14:paraId="2D5F2878" w14:textId="73A74E45" w:rsidR="0034352C" w:rsidRDefault="0034352C" w:rsidP="0034352C">
      <w:pPr>
        <w:spacing w:line="360" w:lineRule="auto"/>
        <w:jc w:val="both"/>
      </w:pPr>
      <w:r>
        <w:t xml:space="preserve">The strong reliance of the TAI on the dating of genes makes the method very vulnerable to the phylostratigraphic method used and </w:t>
      </w:r>
      <w:r w:rsidR="00C23799">
        <w:t>its</w:t>
      </w:r>
      <w:r>
        <w:t xml:space="preserve"> possible biases. </w:t>
      </w:r>
      <w:r w:rsidR="002E0BBB">
        <w:t xml:space="preserve">The general trends observed in the TAI should be independent of the method used to assign </w:t>
      </w:r>
      <w:r w:rsidR="002D6D10">
        <w:t>the gene ages</w:t>
      </w:r>
      <w:r w:rsidR="002E0BBB">
        <w:t xml:space="preserve">.  </w:t>
      </w:r>
      <w:r>
        <w:t>We calculate</w:t>
      </w:r>
      <w:r w:rsidR="00C23799">
        <w:t>d</w:t>
      </w:r>
      <w:r>
        <w:t xml:space="preserve"> the TAI of median-normalized BRCA normal and tumour samples with the phylostratigraphic results obtained by another author </w:t>
      </w:r>
      <w:r>
        <w:fldChar w:fldCharType="begin" w:fldLock="1"/>
      </w:r>
      <w:r w:rsidR="00120ECE">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"plainTextFormattedCitation" : "(Domazet-Loso &amp; Tautz, 2008)", "previouslyFormattedCitation" : "(Domazet-Loso &amp; Tautz, 2008)" }, "properties" : { "noteIndex" : 0 }, "schema" : "https://github.com/citation-style-language/schema/raw/master/csl-citation.json" }</w:instrText>
      </w:r>
      <w:r>
        <w:fldChar w:fldCharType="separate"/>
      </w:r>
      <w:r w:rsidR="00AE5A0C" w:rsidRPr="00AE5A0C">
        <w:rPr>
          <w:noProof/>
        </w:rPr>
        <w:t>(Domazet-Loso &amp; Tautz, 2008)</w:t>
      </w:r>
      <w:r>
        <w:fldChar w:fldCharType="end"/>
      </w:r>
      <w:r>
        <w:t xml:space="preserve">. The 19 phylostrata obtained by this author were collapsed into the framework of 16 phylostrata </w:t>
      </w:r>
      <w:r w:rsidR="00C23799">
        <w:t>used in</w:t>
      </w:r>
      <w:r>
        <w:t xml:space="preserve"> this study.</w:t>
      </w:r>
    </w:p>
    <w:p w14:paraId="78A3EFD0" w14:textId="495138BA" w:rsidR="0098110F" w:rsidRDefault="00AA2473" w:rsidP="00C23799">
      <w:pPr>
        <w:spacing w:line="360" w:lineRule="auto"/>
        <w:jc w:val="both"/>
      </w:pPr>
      <w:r>
        <w:t xml:space="preserve">The TAI of normal and tumour </w:t>
      </w:r>
      <w:r w:rsidR="00FD6835">
        <w:t xml:space="preserve">BRCA </w:t>
      </w:r>
      <w:r>
        <w:t xml:space="preserve">samples obtained </w:t>
      </w:r>
      <w:r w:rsidR="00FD6835">
        <w:t>with</w:t>
      </w:r>
      <w:r>
        <w:t xml:space="preserve"> both phylostratigraphy methods is shown in </w:t>
      </w:r>
      <w:r>
        <w:fldChar w:fldCharType="begin"/>
      </w:r>
      <w:r>
        <w:instrText xml:space="preserve"> REF _Ref399920680 \h </w:instrText>
      </w:r>
      <w:r w:rsidR="004548CD">
        <w:instrText xml:space="preserve"> \* MERGEFORMAT </w:instrText>
      </w:r>
      <w:r>
        <w:fldChar w:fldCharType="separate"/>
      </w:r>
      <w:r w:rsidR="00F85D63" w:rsidRPr="00F85D63">
        <w:rPr>
          <w:b/>
          <w:i/>
        </w:rPr>
        <w:t xml:space="preserve">Figure </w:t>
      </w:r>
      <w:r w:rsidR="00F85D63">
        <w:rPr>
          <w:b/>
          <w:i/>
          <w:noProof/>
        </w:rPr>
        <w:t>7</w:t>
      </w:r>
      <w:r>
        <w:fldChar w:fldCharType="end"/>
      </w:r>
      <w:r>
        <w:t xml:space="preserve"> for comparison. Similar to our results, the </w:t>
      </w:r>
      <w:r w:rsidR="00890672">
        <w:t>TAI of tumour samples</w:t>
      </w:r>
      <w:r>
        <w:t xml:space="preserve"> was also found to be </w:t>
      </w:r>
      <w:r w:rsidR="00890672">
        <w:t xml:space="preserve">significantly </w:t>
      </w:r>
      <w:r>
        <w:t xml:space="preserve">lower </w:t>
      </w:r>
      <w:r w:rsidR="00FD6835">
        <w:t>with</w:t>
      </w:r>
      <w:r w:rsidR="006C57BA">
        <w:t xml:space="preserve"> this alternative</w:t>
      </w:r>
      <w:r>
        <w:t xml:space="preserve"> phylostratigraphy</w:t>
      </w:r>
      <w:r w:rsidR="00FD6835">
        <w:t xml:space="preserve"> approach, further validating </w:t>
      </w:r>
      <w:r w:rsidR="006C57BA">
        <w:t xml:space="preserve">our </w:t>
      </w:r>
      <w:r w:rsidR="00FD6835">
        <w:t>results.</w:t>
      </w:r>
      <w:r w:rsidR="00C23799">
        <w:t xml:space="preserve"> However, </w:t>
      </w:r>
      <w:r w:rsidR="00890672">
        <w:t xml:space="preserve">the </w:t>
      </w:r>
      <w:r w:rsidR="00C23799">
        <w:t xml:space="preserve">initial </w:t>
      </w:r>
      <w:r w:rsidR="00890672">
        <w:t xml:space="preserve">TAI obtained </w:t>
      </w:r>
      <w:r w:rsidR="00E26FA5">
        <w:t xml:space="preserve">for the BRCA samples </w:t>
      </w:r>
      <w:r w:rsidR="00890672">
        <w:t xml:space="preserve">ranged between 3.0 to 5.5, </w:t>
      </w:r>
      <w:r w:rsidR="00C23799">
        <w:t xml:space="preserve">but </w:t>
      </w:r>
      <w:r w:rsidR="00890672">
        <w:t xml:space="preserve">the TAI using the </w:t>
      </w:r>
      <w:r w:rsidR="00E26FA5">
        <w:t xml:space="preserve">approach </w:t>
      </w:r>
      <w:r w:rsidR="00FD6835">
        <w:t xml:space="preserve">of </w:t>
      </w:r>
      <w:r w:rsidR="00FD6835">
        <w:fldChar w:fldCharType="begin" w:fldLock="1"/>
      </w:r>
      <w:r w:rsidR="00120ECE">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"manualFormatting" : "Domazet-Loso &amp; Tautz (2008)", "plainTextFormattedCitation" : "(Domazet-Loso &amp; Tautz, 2008)", "previouslyFormattedCitation" : "(Domazet-Loso &amp; Tautz, 2008)" }, "properties" : { "noteIndex" : 0 }, "schema" : "https://github.com/citation-style-language/schema/raw/master/csl-citation.json" }</w:instrText>
      </w:r>
      <w:r w:rsidR="00FD6835">
        <w:fldChar w:fldCharType="separate"/>
      </w:r>
      <w:r w:rsidR="00FD6835">
        <w:rPr>
          <w:noProof/>
        </w:rPr>
        <w:t>Domazet-Loso &amp; Tautz</w:t>
      </w:r>
      <w:r w:rsidR="00FD6835" w:rsidRPr="0098110F">
        <w:rPr>
          <w:noProof/>
        </w:rPr>
        <w:t xml:space="preserve"> </w:t>
      </w:r>
      <w:r w:rsidR="00FD6835">
        <w:rPr>
          <w:noProof/>
        </w:rPr>
        <w:t>(</w:t>
      </w:r>
      <w:r w:rsidR="00FD6835" w:rsidRPr="0098110F">
        <w:rPr>
          <w:noProof/>
        </w:rPr>
        <w:t>2008)</w:t>
      </w:r>
      <w:r w:rsidR="00FD6835">
        <w:fldChar w:fldCharType="end"/>
      </w:r>
      <w:r w:rsidR="00FD6835">
        <w:t xml:space="preserve"> </w:t>
      </w:r>
      <w:r w:rsidR="00E26FA5">
        <w:t xml:space="preserve">ranged between 1.5 and 3.5. These results are </w:t>
      </w:r>
      <w:r w:rsidR="00B014FC">
        <w:t xml:space="preserve">expected </w:t>
      </w:r>
      <w:r w:rsidR="00FD6835">
        <w:t>considering</w:t>
      </w:r>
      <w:r w:rsidR="00E26FA5">
        <w:t xml:space="preserve"> the bias towards phylostrata 1 and 2 </w:t>
      </w:r>
      <w:r w:rsidR="00B014FC">
        <w:t xml:space="preserve">in the gene </w:t>
      </w:r>
      <w:r w:rsidR="00E26FA5">
        <w:t>age</w:t>
      </w:r>
      <w:r w:rsidR="00FD6835">
        <w:t>s</w:t>
      </w:r>
      <w:r w:rsidR="00E26FA5">
        <w:t xml:space="preserve"> </w:t>
      </w:r>
      <w:r w:rsidR="00B014FC">
        <w:t xml:space="preserve">determined by these authors </w:t>
      </w:r>
      <w:r w:rsidR="00E26FA5">
        <w:t>(</w:t>
      </w:r>
      <w:r w:rsidR="00E26FA5">
        <w:fldChar w:fldCharType="begin"/>
      </w:r>
      <w:r w:rsidR="00E26FA5">
        <w:instrText xml:space="preserve"> REF _Ref399411246 \h </w:instrText>
      </w:r>
      <w:r w:rsidR="004548CD">
        <w:instrText xml:space="preserve"> \* MERGEFORMAT </w:instrText>
      </w:r>
      <w:r w:rsidR="00E26FA5">
        <w:fldChar w:fldCharType="separate"/>
      </w:r>
      <w:r w:rsidR="00F85D63" w:rsidRPr="00F85D63">
        <w:rPr>
          <w:b/>
          <w:i/>
          <w:sz w:val="24"/>
          <w:szCs w:val="24"/>
        </w:rPr>
        <w:t xml:space="preserve">Figure </w:t>
      </w:r>
      <w:r w:rsidR="00F85D63" w:rsidRPr="00F85D63">
        <w:rPr>
          <w:b/>
          <w:i/>
          <w:noProof/>
          <w:sz w:val="24"/>
          <w:szCs w:val="24"/>
        </w:rPr>
        <w:t>3</w:t>
      </w:r>
      <w:r w:rsidR="00E26FA5">
        <w:fldChar w:fldCharType="end"/>
      </w:r>
      <w:r w:rsidR="00E26FA5">
        <w:t>).</w:t>
      </w:r>
    </w:p>
    <w:p w14:paraId="4433FD91" w14:textId="77777777" w:rsidR="00367854" w:rsidRDefault="00367854" w:rsidP="001C0149">
      <w:pPr>
        <w:spacing w:line="360" w:lineRule="auto"/>
        <w:jc w:val="center"/>
      </w:pPr>
      <w:r>
        <w:rPr>
          <w:noProof/>
          <w:lang w:eastAsia="en-AU"/>
        </w:rPr>
        <w:lastRenderedPageBreak/>
        <w:drawing>
          <wp:inline distT="0" distB="0" distL="0" distR="0" wp14:anchorId="01097586" wp14:editId="62EE5285">
            <wp:extent cx="4936874" cy="2849213"/>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8725" cy="2850281"/>
                    </a:xfrm>
                    <a:prstGeom prst="rect">
                      <a:avLst/>
                    </a:prstGeom>
                    <a:noFill/>
                  </pic:spPr>
                </pic:pic>
              </a:graphicData>
            </a:graphic>
          </wp:inline>
        </w:drawing>
      </w:r>
    </w:p>
    <w:p w14:paraId="19937906" w14:textId="5965615D" w:rsidR="00367854" w:rsidRPr="0008149F" w:rsidRDefault="00367854" w:rsidP="001C0149">
      <w:pPr>
        <w:pStyle w:val="Caption"/>
        <w:spacing w:line="276" w:lineRule="auto"/>
        <w:jc w:val="both"/>
        <w:rPr>
          <w:i w:val="0"/>
          <w:color w:val="auto"/>
        </w:rPr>
      </w:pPr>
      <w:bookmarkStart w:id="104" w:name="_Ref399920680"/>
      <w:bookmarkStart w:id="105" w:name="_Toc402204859"/>
      <w:bookmarkStart w:id="106" w:name="_Toc404262937"/>
      <w:r w:rsidRPr="00D44F4B">
        <w:rPr>
          <w:b/>
          <w:i w:val="0"/>
          <w:color w:val="auto"/>
        </w:rPr>
        <w:t xml:space="preserve">Figure </w:t>
      </w:r>
      <w:r w:rsidRPr="00D44F4B">
        <w:rPr>
          <w:b/>
          <w:i w:val="0"/>
          <w:color w:val="auto"/>
        </w:rPr>
        <w:fldChar w:fldCharType="begin"/>
      </w:r>
      <w:r w:rsidRPr="00D44F4B">
        <w:rPr>
          <w:b/>
          <w:i w:val="0"/>
          <w:color w:val="auto"/>
        </w:rPr>
        <w:instrText xml:space="preserve"> SEQ Figure \* ARABIC </w:instrText>
      </w:r>
      <w:r w:rsidRPr="00D44F4B">
        <w:rPr>
          <w:b/>
          <w:i w:val="0"/>
          <w:color w:val="auto"/>
        </w:rPr>
        <w:fldChar w:fldCharType="separate"/>
      </w:r>
      <w:r w:rsidR="00F85D63">
        <w:rPr>
          <w:b/>
          <w:i w:val="0"/>
          <w:noProof/>
          <w:color w:val="auto"/>
        </w:rPr>
        <w:t>7</w:t>
      </w:r>
      <w:r w:rsidRPr="00D44F4B">
        <w:rPr>
          <w:b/>
          <w:i w:val="0"/>
          <w:color w:val="auto"/>
        </w:rPr>
        <w:fldChar w:fldCharType="end"/>
      </w:r>
      <w:bookmarkEnd w:id="104"/>
      <w:r w:rsidRPr="00D44F4B">
        <w:rPr>
          <w:b/>
          <w:i w:val="0"/>
          <w:color w:val="auto"/>
        </w:rPr>
        <w:t xml:space="preserve">. </w:t>
      </w:r>
      <w:r>
        <w:rPr>
          <w:b/>
          <w:i w:val="0"/>
          <w:color w:val="auto"/>
        </w:rPr>
        <w:t xml:space="preserve">Comparison of the </w:t>
      </w:r>
      <w:r w:rsidRPr="00D44F4B">
        <w:rPr>
          <w:b/>
          <w:i w:val="0"/>
          <w:color w:val="auto"/>
        </w:rPr>
        <w:t>TAI of BRCA tumour and normal samples after different phylostratigraphy techniques</w:t>
      </w:r>
      <w:r>
        <w:rPr>
          <w:b/>
          <w:i w:val="0"/>
          <w:color w:val="auto"/>
        </w:rPr>
        <w:t xml:space="preserve">. </w:t>
      </w:r>
      <w:r w:rsidRPr="00A403C1">
        <w:rPr>
          <w:i w:val="0"/>
          <w:color w:val="auto"/>
        </w:rPr>
        <w:t xml:space="preserve">The TAI of BRCA median-scaled samples was calculated </w:t>
      </w:r>
      <w:r w:rsidR="001C0149">
        <w:rPr>
          <w:i w:val="0"/>
          <w:color w:val="auto"/>
        </w:rPr>
        <w:t xml:space="preserve">with the </w:t>
      </w:r>
      <w:r w:rsidRPr="00A403C1">
        <w:rPr>
          <w:i w:val="0"/>
          <w:color w:val="auto"/>
        </w:rPr>
        <w:t xml:space="preserve">phylostrata of genes obtained by </w:t>
      </w:r>
      <w:r w:rsidRPr="00A403C1">
        <w:rPr>
          <w:i w:val="0"/>
          <w:color w:val="auto"/>
        </w:rPr>
        <w:fldChar w:fldCharType="begin" w:fldLock="1"/>
      </w:r>
      <w:r w:rsidR="00120ECE">
        <w:rPr>
          <w:i w:val="0"/>
          <w:color w:val="auto"/>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"manualFormatting" : "Domazet-Loso &amp; Tautz (2008)", "plainTextFormattedCitation" : "(Domazet-Loso &amp; Tautz, 2008)", "previouslyFormattedCitation" : "(Domazet-Loso &amp; Tautz, 2008)" }, "properties" : { "noteIndex" : 0 }, "schema" : "https://github.com/citation-style-language/schema/raw/master/csl-citation.json" }</w:instrText>
      </w:r>
      <w:r w:rsidRPr="00A403C1">
        <w:rPr>
          <w:i w:val="0"/>
          <w:color w:val="auto"/>
        </w:rPr>
        <w:fldChar w:fldCharType="separate"/>
      </w:r>
      <w:r w:rsidRPr="00A403C1">
        <w:rPr>
          <w:i w:val="0"/>
          <w:noProof/>
          <w:color w:val="auto"/>
        </w:rPr>
        <w:t xml:space="preserve">Domazet-Loso &amp; Tautz </w:t>
      </w:r>
      <w:r w:rsidR="001C0149">
        <w:rPr>
          <w:i w:val="0"/>
          <w:noProof/>
          <w:color w:val="auto"/>
        </w:rPr>
        <w:t>(</w:t>
      </w:r>
      <w:r w:rsidRPr="00A403C1">
        <w:rPr>
          <w:i w:val="0"/>
          <w:noProof/>
          <w:color w:val="auto"/>
        </w:rPr>
        <w:t>2008)</w:t>
      </w:r>
      <w:r w:rsidRPr="00A403C1">
        <w:rPr>
          <w:i w:val="0"/>
          <w:color w:val="auto"/>
        </w:rPr>
        <w:fldChar w:fldCharType="end"/>
      </w:r>
      <w:r w:rsidR="001C0149">
        <w:rPr>
          <w:i w:val="0"/>
          <w:color w:val="auto"/>
        </w:rPr>
        <w:t xml:space="preserve">. The TAI </w:t>
      </w:r>
      <w:r>
        <w:rPr>
          <w:i w:val="0"/>
          <w:color w:val="auto"/>
        </w:rPr>
        <w:t xml:space="preserve">obtained with the phylostratigraphic </w:t>
      </w:r>
      <w:r w:rsidR="00BF7EC0">
        <w:rPr>
          <w:i w:val="0"/>
          <w:color w:val="auto"/>
        </w:rPr>
        <w:t>technique</w:t>
      </w:r>
      <w:r>
        <w:rPr>
          <w:i w:val="0"/>
          <w:color w:val="auto"/>
        </w:rPr>
        <w:t xml:space="preserve"> used in this study</w:t>
      </w:r>
      <w:r w:rsidR="001C0149">
        <w:rPr>
          <w:i w:val="0"/>
          <w:color w:val="auto"/>
        </w:rPr>
        <w:t xml:space="preserve"> is shown for comparison</w:t>
      </w:r>
      <w:r>
        <w:rPr>
          <w:i w:val="0"/>
          <w:color w:val="auto"/>
        </w:rPr>
        <w:t xml:space="preserve">. In both cases the tumour samples had a significantly lower TAI than their normal counterparts. However, the scale and range of the TAI values is non-overlapping and non-comparable. </w:t>
      </w:r>
      <w:r>
        <w:rPr>
          <w:i w:val="0"/>
          <w:noProof/>
          <w:color w:val="auto"/>
        </w:rPr>
        <w:t xml:space="preserve">P-values shown are two-sided p-values obtained from two-sided Wilcoxon tests to determine if the tumour samples had a different mean TAI than normal samples. Complementary one-sided tests were used to </w:t>
      </w:r>
      <w:r w:rsidR="00B014FC">
        <w:rPr>
          <w:i w:val="0"/>
          <w:noProof/>
          <w:color w:val="auto"/>
        </w:rPr>
        <w:t>determine</w:t>
      </w:r>
      <w:r>
        <w:rPr>
          <w:i w:val="0"/>
          <w:noProof/>
          <w:color w:val="auto"/>
        </w:rPr>
        <w:t xml:space="preserve"> the direction of the difference (</w:t>
      </w:r>
      <w:r>
        <w:rPr>
          <w:noProof/>
          <w:color w:val="auto"/>
        </w:rPr>
        <w:t>data not shown</w:t>
      </w:r>
      <w:r>
        <w:rPr>
          <w:i w:val="0"/>
          <w:noProof/>
          <w:color w:val="auto"/>
        </w:rPr>
        <w:t>).</w:t>
      </w:r>
      <w:bookmarkEnd w:id="105"/>
      <w:bookmarkEnd w:id="106"/>
      <w:r>
        <w:rPr>
          <w:i w:val="0"/>
          <w:noProof/>
          <w:color w:val="auto"/>
        </w:rPr>
        <w:t xml:space="preserve"> </w:t>
      </w:r>
    </w:p>
    <w:p w14:paraId="49968A62" w14:textId="77777777" w:rsidR="001C0149" w:rsidRDefault="001C0149" w:rsidP="001C0149"/>
    <w:p w14:paraId="61ECF472" w14:textId="77777777" w:rsidR="00D64547" w:rsidRDefault="001C0149" w:rsidP="00D64547">
      <w:pPr>
        <w:pStyle w:val="Heading5"/>
      </w:pPr>
      <w:r>
        <w:t xml:space="preserve">2.1.3 </w:t>
      </w:r>
      <w:r w:rsidR="00D64547" w:rsidRPr="003E1BE3">
        <w:rPr>
          <w:rStyle w:val="Heading5Char"/>
        </w:rPr>
        <w:t>Correlation between the sample purity and TA</w:t>
      </w:r>
      <w:r w:rsidR="00D64547">
        <w:t>I</w:t>
      </w:r>
    </w:p>
    <w:p w14:paraId="6E070303" w14:textId="0F8B7979" w:rsidR="007B2C0F" w:rsidRDefault="00CE4085" w:rsidP="004548CD">
      <w:pPr>
        <w:spacing w:line="360" w:lineRule="auto"/>
        <w:jc w:val="both"/>
        <w:rPr>
          <w:noProof/>
          <w:lang w:eastAsia="en-AU"/>
        </w:rPr>
      </w:pPr>
      <w:r>
        <w:rPr>
          <w:noProof/>
          <w:lang w:eastAsia="en-AU"/>
        </w:rPr>
        <w:t xml:space="preserve">A corollary of the atavism hypothesis is the presence of a high correlation between the TAI and sample purity. </w:t>
      </w:r>
      <w:r w:rsidR="00B014FC">
        <w:rPr>
          <w:noProof/>
          <w:lang w:eastAsia="en-AU"/>
        </w:rPr>
        <w:t>A</w:t>
      </w:r>
      <w:r>
        <w:rPr>
          <w:noProof/>
          <w:lang w:eastAsia="en-AU"/>
        </w:rPr>
        <w:t>s the contamination of tumo</w:t>
      </w:r>
      <w:r w:rsidR="001C0149">
        <w:rPr>
          <w:noProof/>
          <w:lang w:eastAsia="en-AU"/>
        </w:rPr>
        <w:t>ur</w:t>
      </w:r>
      <w:r>
        <w:rPr>
          <w:noProof/>
          <w:lang w:eastAsia="en-AU"/>
        </w:rPr>
        <w:t xml:space="preserve"> samples with normal tissue types increases, the TAI </w:t>
      </w:r>
      <w:r w:rsidR="00B014FC">
        <w:rPr>
          <w:noProof/>
          <w:lang w:eastAsia="en-AU"/>
        </w:rPr>
        <w:t>should</w:t>
      </w:r>
      <w:r>
        <w:rPr>
          <w:noProof/>
          <w:lang w:eastAsia="en-AU"/>
        </w:rPr>
        <w:t xml:space="preserve"> progressively resemble that of the normal tissue, which </w:t>
      </w:r>
      <w:r w:rsidR="00B014FC">
        <w:rPr>
          <w:noProof/>
          <w:lang w:eastAsia="en-AU"/>
        </w:rPr>
        <w:t>translates</w:t>
      </w:r>
      <w:r>
        <w:rPr>
          <w:noProof/>
          <w:lang w:eastAsia="en-AU"/>
        </w:rPr>
        <w:t xml:space="preserve"> as an increase in the TAI.</w:t>
      </w:r>
      <w:r w:rsidR="007E468F">
        <w:rPr>
          <w:noProof/>
          <w:lang w:eastAsia="en-AU"/>
        </w:rPr>
        <w:t xml:space="preserve"> We determined the</w:t>
      </w:r>
      <w:r w:rsidR="00D64547">
        <w:rPr>
          <w:noProof/>
          <w:lang w:eastAsia="en-AU"/>
        </w:rPr>
        <w:t xml:space="preserve"> Spearman</w:t>
      </w:r>
      <w:r w:rsidR="007E468F">
        <w:rPr>
          <w:noProof/>
          <w:lang w:eastAsia="en-AU"/>
        </w:rPr>
        <w:t xml:space="preserve"> correlation between the TAI and the sample purities of</w:t>
      </w:r>
      <w:ins w:id="107" w:author="David Goode" w:date="2014-11-04T16:32:00Z">
        <w:r w:rsidR="0007693A">
          <w:rPr>
            <w:noProof/>
            <w:lang w:eastAsia="en-AU"/>
          </w:rPr>
          <w:t xml:space="preserve"> KIRC</w:t>
        </w:r>
      </w:ins>
      <w:r w:rsidR="007E468F">
        <w:rPr>
          <w:noProof/>
          <w:lang w:eastAsia="en-AU"/>
        </w:rPr>
        <w:t xml:space="preserve"> tumour samples</w:t>
      </w:r>
      <w:r w:rsidR="00831062">
        <w:rPr>
          <w:noProof/>
          <w:lang w:eastAsia="en-AU"/>
        </w:rPr>
        <w:t xml:space="preserve">, as measured by somatic copy alterations by other authors </w:t>
      </w:r>
      <w:r w:rsidR="00831062">
        <w:rPr>
          <w:noProof/>
          <w:lang w:eastAsia="en-AU"/>
        </w:rPr>
        <w:fldChar w:fldCharType="begin" w:fldLock="1"/>
      </w:r>
      <w:r w:rsidR="00120ECE">
        <w:rPr>
          <w:noProof/>
          <w:lang w:eastAsia="en-AU"/>
        </w:rPr>
        <w:instrText>ADDIN CSL_CITATION { "citationItems" : [ { "id" : "ITEM-1", "itemData" : { "DOI" : "10.1038/nature12222", "ISSN" : "1476-4687", "PMID" : "23792563", "abstract" : "Genetic changes underlying clear cell renal cell carcinoma (ccRCC) include alterations in genes controlling cellular 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 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"author" : [ { "dropping-particle" : "", "family" : "The Cancer Genome Atlas Research Network", "given" : "", "non-dropping-particle" : "", "parse-names" : false, "suffix" : "" } ], "container-title" : "Nature", "id" : "ITEM-1", "issue" : "7456", "issued" : { "date-parts" : [ [ "2013", "7", "4" ] ] }, "page" : "43-9", "title" : "Comprehensive molecular characterization of clear cell renal cell carcinoma.", "type" : "article-journal", "volume" : "499" }, "uris" : [ "http://www.mendeley.com/documents/?uuid=37ddf3a2-9f0d-469e-8f7c-6d71610b293a" ] } ], "mendeley" : { "formattedCitation" : "(The Cancer Genome Atlas Research Network, 2013)", "plainTextFormattedCitation" : "(The Cancer Genome Atlas Research Network, 2013)", "previouslyFormattedCitation" : "(The Cancer Genome Atlas Research Network, 2013)" }, "properties" : { "noteIndex" : 0 }, "schema" : "https://github.com/citation-style-language/schema/raw/master/csl-citation.json" }</w:instrText>
      </w:r>
      <w:r w:rsidR="00831062">
        <w:rPr>
          <w:noProof/>
          <w:lang w:eastAsia="en-AU"/>
        </w:rPr>
        <w:fldChar w:fldCharType="separate"/>
      </w:r>
      <w:r w:rsidR="00AE5A0C" w:rsidRPr="00AE5A0C">
        <w:rPr>
          <w:noProof/>
          <w:lang w:eastAsia="en-AU"/>
        </w:rPr>
        <w:t>(The Cancer Genome Atlas Research Network, 2013)</w:t>
      </w:r>
      <w:r w:rsidR="00831062">
        <w:rPr>
          <w:noProof/>
          <w:lang w:eastAsia="en-AU"/>
        </w:rPr>
        <w:fldChar w:fldCharType="end"/>
      </w:r>
      <w:r w:rsidR="00831062">
        <w:rPr>
          <w:noProof/>
          <w:lang w:eastAsia="en-AU"/>
        </w:rPr>
        <w:t xml:space="preserve"> (</w:t>
      </w:r>
      <w:r w:rsidR="00831062">
        <w:rPr>
          <w:noProof/>
          <w:lang w:eastAsia="en-AU"/>
        </w:rPr>
        <w:fldChar w:fldCharType="begin"/>
      </w:r>
      <w:r w:rsidR="00831062">
        <w:rPr>
          <w:noProof/>
          <w:lang w:eastAsia="en-AU"/>
        </w:rPr>
        <w:instrText xml:space="preserve"> REF _Ref399923335 \h </w:instrText>
      </w:r>
      <w:r w:rsidR="007B2C0F">
        <w:rPr>
          <w:noProof/>
          <w:lang w:eastAsia="en-AU"/>
        </w:rPr>
        <w:instrText xml:space="preserve"> \* MERGEFORMAT </w:instrText>
      </w:r>
      <w:r w:rsidR="00831062">
        <w:rPr>
          <w:noProof/>
          <w:lang w:eastAsia="en-AU"/>
        </w:rPr>
      </w:r>
      <w:r w:rsidR="00831062">
        <w:rPr>
          <w:noProof/>
          <w:lang w:eastAsia="en-AU"/>
        </w:rPr>
        <w:fldChar w:fldCharType="separate"/>
      </w:r>
      <w:r w:rsidR="00F85D63" w:rsidRPr="00F85D63">
        <w:rPr>
          <w:b/>
          <w:i/>
        </w:rPr>
        <w:t xml:space="preserve">Figure </w:t>
      </w:r>
      <w:r w:rsidR="00F85D63">
        <w:rPr>
          <w:b/>
          <w:i/>
          <w:noProof/>
        </w:rPr>
        <w:t>8</w:t>
      </w:r>
      <w:r w:rsidR="00831062">
        <w:rPr>
          <w:noProof/>
          <w:lang w:eastAsia="en-AU"/>
        </w:rPr>
        <w:fldChar w:fldCharType="end"/>
      </w:r>
      <w:r w:rsidR="00831062">
        <w:rPr>
          <w:noProof/>
          <w:lang w:eastAsia="en-AU"/>
        </w:rPr>
        <w:t>). The</w:t>
      </w:r>
      <w:r w:rsidR="00B014FC">
        <w:rPr>
          <w:noProof/>
          <w:lang w:eastAsia="en-AU"/>
        </w:rPr>
        <w:t xml:space="preserve"> </w:t>
      </w:r>
      <w:r w:rsidR="00831062">
        <w:rPr>
          <w:noProof/>
          <w:lang w:eastAsia="en-AU"/>
        </w:rPr>
        <w:t>strong negative correlation of -0.37</w:t>
      </w:r>
      <w:r w:rsidR="00B014FC">
        <w:rPr>
          <w:noProof/>
          <w:lang w:eastAsia="en-AU"/>
        </w:rPr>
        <w:t xml:space="preserve"> </w:t>
      </w:r>
      <w:r w:rsidR="00831062">
        <w:rPr>
          <w:noProof/>
          <w:lang w:eastAsia="en-AU"/>
        </w:rPr>
        <w:t xml:space="preserve">suggest that the </w:t>
      </w:r>
      <w:r w:rsidR="006C57BA">
        <w:rPr>
          <w:noProof/>
          <w:lang w:eastAsia="en-AU"/>
        </w:rPr>
        <w:t>TAI results are strongly</w:t>
      </w:r>
      <w:r w:rsidR="00831062">
        <w:rPr>
          <w:noProof/>
          <w:lang w:eastAsia="en-AU"/>
        </w:rPr>
        <w:t xml:space="preserve"> dependent on the purity of the samples.</w:t>
      </w:r>
      <w:r w:rsidR="007B2C0F">
        <w:rPr>
          <w:noProof/>
          <w:lang w:eastAsia="en-AU"/>
        </w:rPr>
        <w:t xml:space="preserve"> </w:t>
      </w:r>
    </w:p>
    <w:p w14:paraId="1E0B6953" w14:textId="74BFCD94" w:rsidR="00831062" w:rsidRDefault="007B2C0F" w:rsidP="004548CD">
      <w:pPr>
        <w:spacing w:line="360" w:lineRule="auto"/>
        <w:jc w:val="both"/>
        <w:rPr>
          <w:noProof/>
          <w:lang w:eastAsia="en-AU"/>
        </w:rPr>
      </w:pPr>
      <w:r>
        <w:rPr>
          <w:noProof/>
          <w:lang w:eastAsia="en-AU"/>
        </w:rPr>
        <w:t>It is also worth mentioning that other purity metrics were also explored, such as the percent of tumour cells and nuclei provided directly by TCGA. We found that these estimates overestimated the sample purites when we compared them to those determined by somatic copy alterations. Therefore, it was not surprising that we found no correlation between the TAI and the percentage of tumour cells</w:t>
      </w:r>
      <w:r w:rsidR="004927FE">
        <w:rPr>
          <w:noProof/>
          <w:lang w:eastAsia="en-AU"/>
        </w:rPr>
        <w:t xml:space="preserve"> (</w:t>
      </w:r>
      <w:r w:rsidR="004927FE">
        <w:rPr>
          <w:i/>
          <w:noProof/>
          <w:lang w:eastAsia="en-AU"/>
        </w:rPr>
        <w:t>data not shown)</w:t>
      </w:r>
      <w:r>
        <w:rPr>
          <w:noProof/>
          <w:lang w:eastAsia="en-AU"/>
        </w:rPr>
        <w:t>.</w:t>
      </w:r>
    </w:p>
    <w:p w14:paraId="36D469E6" w14:textId="77777777" w:rsidR="00CE4085" w:rsidRDefault="00CE4085" w:rsidP="004548CD">
      <w:pPr>
        <w:spacing w:line="360" w:lineRule="auto"/>
        <w:rPr>
          <w:noProof/>
          <w:lang w:eastAsia="en-AU"/>
        </w:rPr>
      </w:pPr>
    </w:p>
    <w:p w14:paraId="0DEF60BE" w14:textId="77777777" w:rsidR="00367854" w:rsidRDefault="00367854" w:rsidP="004548CD">
      <w:pPr>
        <w:spacing w:line="360" w:lineRule="auto"/>
      </w:pPr>
      <w:r>
        <w:rPr>
          <w:noProof/>
          <w:lang w:eastAsia="en-AU"/>
        </w:rPr>
        <w:lastRenderedPageBreak/>
        <w:drawing>
          <wp:inline distT="0" distB="0" distL="0" distR="0" wp14:anchorId="6BE0A509" wp14:editId="24284514">
            <wp:extent cx="5464590" cy="271347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264"/>
                    <a:stretch/>
                  </pic:blipFill>
                  <pic:spPr bwMode="auto">
                    <a:xfrm>
                      <a:off x="0" y="0"/>
                      <a:ext cx="5469813" cy="271607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35F17BD" w14:textId="7D3E9090" w:rsidR="00367854" w:rsidRPr="007177E9" w:rsidRDefault="00367854" w:rsidP="001C0149">
      <w:pPr>
        <w:pStyle w:val="Caption"/>
        <w:spacing w:line="276" w:lineRule="auto"/>
        <w:jc w:val="both"/>
        <w:rPr>
          <w:i w:val="0"/>
          <w:color w:val="auto"/>
        </w:rPr>
      </w:pPr>
      <w:bookmarkStart w:id="108" w:name="_Ref399923335"/>
      <w:bookmarkStart w:id="109" w:name="_Toc402204860"/>
      <w:bookmarkStart w:id="110" w:name="_Toc404262938"/>
      <w:r w:rsidRPr="0056426A">
        <w:rPr>
          <w:b/>
          <w:i w:val="0"/>
          <w:color w:val="auto"/>
        </w:rPr>
        <w:t xml:space="preserve">Figure </w:t>
      </w:r>
      <w:r w:rsidRPr="0056426A">
        <w:rPr>
          <w:b/>
          <w:i w:val="0"/>
          <w:color w:val="auto"/>
        </w:rPr>
        <w:fldChar w:fldCharType="begin"/>
      </w:r>
      <w:r w:rsidRPr="0056426A">
        <w:rPr>
          <w:b/>
          <w:i w:val="0"/>
          <w:color w:val="auto"/>
        </w:rPr>
        <w:instrText xml:space="preserve"> SEQ Figure \* ARABIC </w:instrText>
      </w:r>
      <w:r w:rsidRPr="0056426A">
        <w:rPr>
          <w:b/>
          <w:i w:val="0"/>
          <w:color w:val="auto"/>
        </w:rPr>
        <w:fldChar w:fldCharType="separate"/>
      </w:r>
      <w:r w:rsidR="00F85D63">
        <w:rPr>
          <w:b/>
          <w:i w:val="0"/>
          <w:noProof/>
          <w:color w:val="auto"/>
        </w:rPr>
        <w:t>8</w:t>
      </w:r>
      <w:r w:rsidRPr="0056426A">
        <w:rPr>
          <w:b/>
          <w:i w:val="0"/>
          <w:color w:val="auto"/>
        </w:rPr>
        <w:fldChar w:fldCharType="end"/>
      </w:r>
      <w:bookmarkEnd w:id="108"/>
      <w:r w:rsidRPr="0056426A">
        <w:rPr>
          <w:b/>
          <w:i w:val="0"/>
          <w:color w:val="auto"/>
        </w:rPr>
        <w:t>. Correlation between the TAI and purity of KIRC tumour samples</w:t>
      </w:r>
      <w:r w:rsidRPr="007177E9">
        <w:rPr>
          <w:i w:val="0"/>
          <w:color w:val="auto"/>
        </w:rPr>
        <w:t xml:space="preserve">. There is a strong negative correlation between tumour sample purity and TAI, indicating that a lower TAI is associated with a higher number of tumour cells in the sample. </w:t>
      </w:r>
      <w:r w:rsidRPr="001C0149">
        <w:rPr>
          <w:i w:val="0"/>
          <w:color w:val="auto"/>
        </w:rPr>
        <w:t>Sample purity estimates</w:t>
      </w:r>
      <w:r w:rsidR="001C0149" w:rsidRPr="001C0149">
        <w:rPr>
          <w:i w:val="0"/>
          <w:color w:val="auto"/>
        </w:rPr>
        <w:t xml:space="preserve"> correspond to those obtained with </w:t>
      </w:r>
      <w:r w:rsidR="001C0149" w:rsidRPr="001C0149">
        <w:rPr>
          <w:i w:val="0"/>
          <w:noProof/>
          <w:color w:val="auto"/>
          <w:lang w:eastAsia="en-AU"/>
        </w:rPr>
        <w:t xml:space="preserve">somatic copy alteration analyses </w:t>
      </w:r>
      <w:r w:rsidRPr="007177E9">
        <w:rPr>
          <w:i w:val="0"/>
          <w:color w:val="auto"/>
        </w:rPr>
        <w:fldChar w:fldCharType="begin" w:fldLock="1"/>
      </w:r>
      <w:r w:rsidR="00120ECE">
        <w:rPr>
          <w:i w:val="0"/>
          <w:color w:val="auto"/>
        </w:rPr>
        <w:instrText>ADDIN CSL_CITATION { "citationItems" : [ { "id" : "ITEM-1", "itemData" : { "DOI" : "10.1038/nature12222", "ISSN" : "1476-4687", "PMID" : "23792563", "abstract" : "Genetic changes underlying clear cell renal cell carcinoma (ccRCC) include alterations in genes controlling cellular 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 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"author" : [ { "dropping-particle" : "", "family" : "The Cancer Genome Atlas Research Network", "given" : "", "non-dropping-particle" : "", "parse-names" : false, "suffix" : "" } ], "container-title" : "Nature", "id" : "ITEM-1", "issue" : "7456", "issued" : { "date-parts" : [ [ "2013", "7", "4" ] ] }, "page" : "43-9", "title" : "Comprehensive molecular characterization of clear cell renal cell carcinoma.", "type" : "article-journal", "volume" : "499" }, "uris" : [ "http://www.mendeley.com/documents/?uuid=37ddf3a2-9f0d-469e-8f7c-6d71610b293a" ] } ], "mendeley" : { "formattedCitation" : "(The Cancer Genome Atlas Research Network, 2013)", "plainTextFormattedCitation" : "(The Cancer Genome Atlas Research Network, 2013)", "previouslyFormattedCitation" : "(The Cancer Genome Atlas Research Network, 2013)" }, "properties" : { "noteIndex" : 0 }, "schema" : "https://github.com/citation-style-language/schema/raw/master/csl-citation.json" }</w:instrText>
      </w:r>
      <w:r w:rsidRPr="007177E9">
        <w:rPr>
          <w:i w:val="0"/>
          <w:color w:val="auto"/>
        </w:rPr>
        <w:fldChar w:fldCharType="separate"/>
      </w:r>
      <w:r w:rsidR="00AE5A0C" w:rsidRPr="00AE5A0C">
        <w:rPr>
          <w:i w:val="0"/>
          <w:noProof/>
          <w:color w:val="auto"/>
        </w:rPr>
        <w:t>(The Cancer Genome Atlas Research Network, 2013)</w:t>
      </w:r>
      <w:r w:rsidRPr="007177E9">
        <w:rPr>
          <w:i w:val="0"/>
          <w:color w:val="auto"/>
        </w:rPr>
        <w:fldChar w:fldCharType="end"/>
      </w:r>
      <w:r w:rsidRPr="007177E9">
        <w:rPr>
          <w:i w:val="0"/>
          <w:color w:val="auto"/>
        </w:rPr>
        <w:t xml:space="preserve">. </w:t>
      </w:r>
      <w:r>
        <w:rPr>
          <w:i w:val="0"/>
          <w:color w:val="auto"/>
        </w:rPr>
        <w:t>The correlation value</w:t>
      </w:r>
      <w:r w:rsidRPr="007177E9">
        <w:rPr>
          <w:i w:val="0"/>
          <w:color w:val="auto"/>
        </w:rPr>
        <w:t xml:space="preserve"> w</w:t>
      </w:r>
      <w:r>
        <w:rPr>
          <w:i w:val="0"/>
          <w:color w:val="auto"/>
        </w:rPr>
        <w:t xml:space="preserve">as </w:t>
      </w:r>
      <w:r w:rsidRPr="007177E9">
        <w:rPr>
          <w:i w:val="0"/>
          <w:color w:val="auto"/>
        </w:rPr>
        <w:t xml:space="preserve">obtained </w:t>
      </w:r>
      <w:r>
        <w:rPr>
          <w:i w:val="0"/>
          <w:color w:val="auto"/>
        </w:rPr>
        <w:t>with</w:t>
      </w:r>
      <w:r w:rsidRPr="007177E9">
        <w:rPr>
          <w:i w:val="0"/>
          <w:color w:val="auto"/>
        </w:rPr>
        <w:t xml:space="preserve"> Spearman’s rank correlation coefficient.</w:t>
      </w:r>
      <w:bookmarkEnd w:id="109"/>
      <w:bookmarkEnd w:id="110"/>
    </w:p>
    <w:p w14:paraId="621E88C5" w14:textId="77777777" w:rsidR="00367854" w:rsidRPr="0056426A" w:rsidRDefault="00367854" w:rsidP="004548CD">
      <w:pPr>
        <w:pStyle w:val="Caption"/>
        <w:spacing w:line="360" w:lineRule="auto"/>
        <w:rPr>
          <w:b/>
          <w:i w:val="0"/>
          <w:color w:val="auto"/>
        </w:rPr>
      </w:pPr>
    </w:p>
    <w:p w14:paraId="4871E8F9" w14:textId="77777777" w:rsidR="00367854" w:rsidRDefault="001C0149" w:rsidP="001C0149">
      <w:pPr>
        <w:pStyle w:val="Heading4"/>
      </w:pPr>
      <w:r>
        <w:t>2.1.3 Inter-patient differences</w:t>
      </w:r>
    </w:p>
    <w:p w14:paraId="30B90B56" w14:textId="56551793" w:rsidR="00D64547" w:rsidRDefault="006C57BA" w:rsidP="004548CD">
      <w:pPr>
        <w:spacing w:line="360" w:lineRule="auto"/>
        <w:jc w:val="both"/>
        <w:rPr>
          <w:rFonts w:eastAsiaTheme="minorEastAsia" w:cs="Times New Roman"/>
        </w:rPr>
      </w:pPr>
      <w:r>
        <w:t>W</w:t>
      </w:r>
      <w:r w:rsidR="006A69FC">
        <w:t xml:space="preserve">e wanted to rule out that the lower TAI of tumour samples was due to systematic differences between the patients from which the normal and tumour samples were taken. </w:t>
      </w:r>
      <w:r w:rsidR="00D64547">
        <w:t>Namely, t</w:t>
      </w:r>
      <w:r w:rsidR="00D64547">
        <w:rPr>
          <w:rFonts w:eastAsiaTheme="minorEastAsia" w:cs="Times New Roman"/>
        </w:rPr>
        <w:t>here were a large number of tumour samples without normal controls from the same patient that could lead to biases in the tumour samples not accounted for in the normal samples.</w:t>
      </w:r>
    </w:p>
    <w:p w14:paraId="55037884" w14:textId="643CD06F" w:rsidR="00407B9F" w:rsidRDefault="006A69FC" w:rsidP="004548CD">
      <w:pPr>
        <w:spacing w:line="360" w:lineRule="auto"/>
        <w:jc w:val="both"/>
      </w:pPr>
      <w:r>
        <w:t>We compared the TAI of normal and tumour samples taken fr</w:t>
      </w:r>
      <w:r w:rsidR="006F25FF">
        <w:t xml:space="preserve">om the same patient to see if </w:t>
      </w:r>
      <w:r>
        <w:t>lower TAI in the tumour samples were detected (</w:t>
      </w:r>
      <w:r>
        <w:fldChar w:fldCharType="begin"/>
      </w:r>
      <w:r>
        <w:instrText xml:space="preserve"> REF _Ref399753968 \h </w:instrText>
      </w:r>
      <w:r w:rsidR="004548CD">
        <w:instrText xml:space="preserve"> \* MERGEFORMAT </w:instrText>
      </w:r>
      <w:r>
        <w:fldChar w:fldCharType="separate"/>
      </w:r>
      <w:r w:rsidR="00F85D63" w:rsidRPr="00F85D63">
        <w:rPr>
          <w:b/>
          <w:i/>
        </w:rPr>
        <w:t xml:space="preserve">Figure </w:t>
      </w:r>
      <w:r w:rsidR="00F85D63">
        <w:rPr>
          <w:b/>
          <w:i/>
          <w:noProof/>
        </w:rPr>
        <w:t>9</w:t>
      </w:r>
      <w:r>
        <w:fldChar w:fldCharType="end"/>
      </w:r>
      <w:r>
        <w:t xml:space="preserve">). </w:t>
      </w:r>
      <w:r w:rsidR="00D816B2">
        <w:t>In the case of the LUAD patients, 100% of the tumour samples</w:t>
      </w:r>
      <w:r w:rsidR="006F25FF">
        <w:t xml:space="preserve"> </w:t>
      </w:r>
      <w:r w:rsidR="00D816B2">
        <w:t>had a lower TAI than their normal counterparts</w:t>
      </w:r>
      <w:r w:rsidR="006F25FF">
        <w:t xml:space="preserve"> from the same patient</w:t>
      </w:r>
      <w:r w:rsidR="00D816B2">
        <w:t xml:space="preserve">. A similar trend </w:t>
      </w:r>
      <w:r w:rsidR="006F25FF">
        <w:t>wa</w:t>
      </w:r>
      <w:r w:rsidR="00D816B2">
        <w:t>s observed in BRCA and HNSC, al</w:t>
      </w:r>
      <w:r w:rsidR="006F25FF">
        <w:t>though this percentage decreased</w:t>
      </w:r>
      <w:r w:rsidR="00D816B2">
        <w:t xml:space="preserve"> to 68.8% and 85%. Finally, in less than half of KI</w:t>
      </w:r>
      <w:r w:rsidR="006F25FF">
        <w:t>RC samples</w:t>
      </w:r>
      <w:r w:rsidR="00B014FC">
        <w:t>,</w:t>
      </w:r>
      <w:r w:rsidR="006F25FF">
        <w:t xml:space="preserve"> the lower TAI belonged</w:t>
      </w:r>
      <w:r w:rsidR="00D816B2">
        <w:t xml:space="preserve"> to the tumour samples (37.5%). </w:t>
      </w:r>
    </w:p>
    <w:p w14:paraId="48FA23DB" w14:textId="6A17C305" w:rsidR="006C57BA" w:rsidRDefault="00A06047" w:rsidP="004548CD">
      <w:pPr>
        <w:spacing w:line="360" w:lineRule="auto"/>
        <w:jc w:val="both"/>
      </w:pPr>
      <w:r>
        <w:t xml:space="preserve">The results obtained in the paired analysis of the TAI </w:t>
      </w:r>
      <w:r w:rsidR="006F25FF">
        <w:t>reflects</w:t>
      </w:r>
      <w:r>
        <w:t xml:space="preserve"> the results obtained in </w:t>
      </w:r>
      <w:r>
        <w:fldChar w:fldCharType="begin"/>
      </w:r>
      <w:r>
        <w:instrText xml:space="preserve"> REF _Ref399749030 \h </w:instrText>
      </w:r>
      <w:r w:rsidR="004548CD">
        <w:instrText xml:space="preserve"> \* MERGEFORMAT </w:instrText>
      </w:r>
      <w:r>
        <w:fldChar w:fldCharType="separate"/>
      </w:r>
      <w:r w:rsidR="00F85D63" w:rsidRPr="00F85D63">
        <w:rPr>
          <w:b/>
          <w:i/>
        </w:rPr>
        <w:t xml:space="preserve">Figure </w:t>
      </w:r>
      <w:r w:rsidR="00F85D63">
        <w:rPr>
          <w:b/>
          <w:i/>
          <w:noProof/>
        </w:rPr>
        <w:t>5</w:t>
      </w:r>
      <w:r>
        <w:fldChar w:fldCharType="end"/>
      </w:r>
      <w:r w:rsidR="008866EF">
        <w:t xml:space="preserve">. The large difference in the TAI of normal and tumour LUAD samples is corroborated by </w:t>
      </w:r>
      <w:r w:rsidR="006C57BA">
        <w:t xml:space="preserve">a lower </w:t>
      </w:r>
      <w:r w:rsidR="008866EF">
        <w:t xml:space="preserve">TAI </w:t>
      </w:r>
      <w:r w:rsidR="006C57BA">
        <w:t xml:space="preserve">in all tumour </w:t>
      </w:r>
      <w:r w:rsidR="008866EF">
        <w:t>paired samples. In the case of the BRCA</w:t>
      </w:r>
      <w:r w:rsidR="006C57BA">
        <w:t>, HNSC and KIRC</w:t>
      </w:r>
      <w:r w:rsidR="008866EF">
        <w:t xml:space="preserve"> samples, the differences </w:t>
      </w:r>
      <w:r w:rsidR="006F25FF">
        <w:t xml:space="preserve">between tumour and normal TAI </w:t>
      </w:r>
      <w:r w:rsidR="006C57BA">
        <w:t>were</w:t>
      </w:r>
      <w:r w:rsidR="006F25FF">
        <w:t xml:space="preserve"> found to be less evident, so </w:t>
      </w:r>
      <w:r w:rsidR="006C57BA">
        <w:t>some paired samples with a lower TAI in normal samples were expected.</w:t>
      </w:r>
    </w:p>
    <w:p w14:paraId="2473BB79" w14:textId="77777777" w:rsidR="00F56157" w:rsidRDefault="006F25FF" w:rsidP="006F25FF">
      <w:pPr>
        <w:spacing w:line="360" w:lineRule="auto"/>
        <w:jc w:val="both"/>
      </w:pPr>
      <w:r>
        <w:t>In summary, inter-patient variation does not seem to be affecting the TAI results obtained with the entire dataset.</w:t>
      </w:r>
    </w:p>
    <w:p w14:paraId="06EBD7EB" w14:textId="77777777" w:rsidR="008E7775" w:rsidRDefault="008E7775" w:rsidP="004548CD">
      <w:pPr>
        <w:spacing w:line="360" w:lineRule="auto"/>
      </w:pPr>
      <w:r>
        <w:rPr>
          <w:noProof/>
          <w:lang w:eastAsia="en-AU"/>
        </w:rPr>
        <w:lastRenderedPageBreak/>
        <w:drawing>
          <wp:inline distT="0" distB="0" distL="0" distR="0" wp14:anchorId="37EEDF04" wp14:editId="61EE729E">
            <wp:extent cx="5520717" cy="3054927"/>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4092" cy="3056794"/>
                    </a:xfrm>
                    <a:prstGeom prst="rect">
                      <a:avLst/>
                    </a:prstGeom>
                    <a:noFill/>
                  </pic:spPr>
                </pic:pic>
              </a:graphicData>
            </a:graphic>
          </wp:inline>
        </w:drawing>
      </w:r>
    </w:p>
    <w:p w14:paraId="20C711E0" w14:textId="4E53AAAD" w:rsidR="00857B0F" w:rsidRDefault="00CC79A0" w:rsidP="006F25FF">
      <w:pPr>
        <w:pStyle w:val="Caption"/>
        <w:spacing w:line="276" w:lineRule="auto"/>
        <w:jc w:val="both"/>
        <w:rPr>
          <w:i w:val="0"/>
          <w:color w:val="auto"/>
        </w:rPr>
      </w:pPr>
      <w:bookmarkStart w:id="111" w:name="_Ref399753968"/>
      <w:bookmarkStart w:id="112" w:name="_Toc402204861"/>
      <w:bookmarkStart w:id="113" w:name="_Toc404262939"/>
      <w:r w:rsidRPr="00CC79A0">
        <w:rPr>
          <w:b/>
          <w:i w:val="0"/>
          <w:color w:val="auto"/>
        </w:rPr>
        <w:t xml:space="preserve">Figure </w:t>
      </w:r>
      <w:r w:rsidRPr="00CC79A0">
        <w:rPr>
          <w:b/>
          <w:i w:val="0"/>
          <w:color w:val="auto"/>
        </w:rPr>
        <w:fldChar w:fldCharType="begin"/>
      </w:r>
      <w:r w:rsidRPr="00CC79A0">
        <w:rPr>
          <w:b/>
          <w:i w:val="0"/>
          <w:color w:val="auto"/>
        </w:rPr>
        <w:instrText xml:space="preserve"> SEQ Figure \* ARABIC </w:instrText>
      </w:r>
      <w:r w:rsidRPr="00CC79A0">
        <w:rPr>
          <w:b/>
          <w:i w:val="0"/>
          <w:color w:val="auto"/>
        </w:rPr>
        <w:fldChar w:fldCharType="separate"/>
      </w:r>
      <w:r w:rsidR="00F85D63">
        <w:rPr>
          <w:b/>
          <w:i w:val="0"/>
          <w:noProof/>
          <w:color w:val="auto"/>
        </w:rPr>
        <w:t>9</w:t>
      </w:r>
      <w:r w:rsidRPr="00CC79A0">
        <w:rPr>
          <w:b/>
          <w:i w:val="0"/>
          <w:color w:val="auto"/>
        </w:rPr>
        <w:fldChar w:fldCharType="end"/>
      </w:r>
      <w:bookmarkEnd w:id="111"/>
      <w:r w:rsidRPr="00CC79A0">
        <w:rPr>
          <w:b/>
          <w:i w:val="0"/>
          <w:color w:val="auto"/>
        </w:rPr>
        <w:t>. TAI of paired normal-tumour samples in LUAD, BRCA, HNSC and KIRC.</w:t>
      </w:r>
      <w:r>
        <w:rPr>
          <w:b/>
          <w:i w:val="0"/>
          <w:color w:val="auto"/>
        </w:rPr>
        <w:t xml:space="preserve"> </w:t>
      </w:r>
      <w:r w:rsidR="00857B0F">
        <w:rPr>
          <w:i w:val="0"/>
          <w:color w:val="auto"/>
        </w:rPr>
        <w:t xml:space="preserve">The TAI of normal-tumour samples of the same patient are plotted. Red lines were drawn between paired samples that have a lower TAI in tumour samples than in normal. Blue lines were plotted in the opposite cases. </w:t>
      </w:r>
      <w:r w:rsidR="006F25FF">
        <w:rPr>
          <w:i w:val="0"/>
          <w:color w:val="auto"/>
        </w:rPr>
        <w:t>In</w:t>
      </w:r>
      <w:r w:rsidR="0096421F">
        <w:rPr>
          <w:i w:val="0"/>
          <w:color w:val="auto"/>
        </w:rPr>
        <w:t xml:space="preserve"> LUAD, BRCA and HNSC paired samples, t</w:t>
      </w:r>
      <w:r w:rsidR="00857B0F">
        <w:rPr>
          <w:i w:val="0"/>
          <w:color w:val="auto"/>
        </w:rPr>
        <w:t xml:space="preserve">he TAI of </w:t>
      </w:r>
      <w:r w:rsidR="0096421F">
        <w:rPr>
          <w:i w:val="0"/>
          <w:color w:val="auto"/>
        </w:rPr>
        <w:t xml:space="preserve">the </w:t>
      </w:r>
      <w:r w:rsidR="006F25FF">
        <w:rPr>
          <w:i w:val="0"/>
          <w:color w:val="auto"/>
        </w:rPr>
        <w:t>tumour tissue wa</w:t>
      </w:r>
      <w:r w:rsidR="00857B0F">
        <w:rPr>
          <w:i w:val="0"/>
          <w:color w:val="auto"/>
        </w:rPr>
        <w:t xml:space="preserve">s </w:t>
      </w:r>
      <w:r w:rsidR="006F25FF">
        <w:rPr>
          <w:i w:val="0"/>
          <w:color w:val="auto"/>
        </w:rPr>
        <w:t xml:space="preserve">mostly </w:t>
      </w:r>
      <w:r w:rsidR="00857B0F">
        <w:rPr>
          <w:i w:val="0"/>
          <w:color w:val="auto"/>
        </w:rPr>
        <w:t xml:space="preserve">lower than in </w:t>
      </w:r>
      <w:r w:rsidR="0096421F">
        <w:rPr>
          <w:i w:val="0"/>
          <w:color w:val="auto"/>
        </w:rPr>
        <w:t xml:space="preserve">the </w:t>
      </w:r>
      <w:r w:rsidR="00857B0F">
        <w:rPr>
          <w:i w:val="0"/>
          <w:color w:val="auto"/>
        </w:rPr>
        <w:t>normal tissue</w:t>
      </w:r>
      <w:r w:rsidR="0096421F">
        <w:rPr>
          <w:i w:val="0"/>
          <w:color w:val="auto"/>
        </w:rPr>
        <w:t xml:space="preserve"> (100%, 68.8% and 85%, respectively)</w:t>
      </w:r>
      <w:r w:rsidR="00857B0F">
        <w:rPr>
          <w:i w:val="0"/>
          <w:color w:val="auto"/>
        </w:rPr>
        <w:t xml:space="preserve">. The opposite </w:t>
      </w:r>
      <w:r w:rsidR="005F5143">
        <w:rPr>
          <w:i w:val="0"/>
          <w:color w:val="auto"/>
        </w:rPr>
        <w:t xml:space="preserve">trend </w:t>
      </w:r>
      <w:r w:rsidR="006C57BA">
        <w:rPr>
          <w:i w:val="0"/>
          <w:color w:val="auto"/>
        </w:rPr>
        <w:t>wa</w:t>
      </w:r>
      <w:r w:rsidR="00857B0F">
        <w:rPr>
          <w:i w:val="0"/>
          <w:color w:val="auto"/>
        </w:rPr>
        <w:t>s evident for KIRC patients</w:t>
      </w:r>
      <w:r w:rsidR="0096421F">
        <w:rPr>
          <w:i w:val="0"/>
          <w:color w:val="auto"/>
        </w:rPr>
        <w:t xml:space="preserve"> (37.5%)</w:t>
      </w:r>
      <w:r w:rsidR="00857B0F">
        <w:rPr>
          <w:i w:val="0"/>
          <w:color w:val="auto"/>
        </w:rPr>
        <w:t>.</w:t>
      </w:r>
      <w:bookmarkEnd w:id="112"/>
      <w:bookmarkEnd w:id="113"/>
    </w:p>
    <w:p w14:paraId="100582C0" w14:textId="77777777" w:rsidR="00123156" w:rsidRPr="00123156" w:rsidRDefault="00123156" w:rsidP="004548CD">
      <w:pPr>
        <w:spacing w:line="360" w:lineRule="auto"/>
      </w:pPr>
    </w:p>
    <w:p w14:paraId="3E75BCB4" w14:textId="77777777" w:rsidR="00EF06A5" w:rsidRDefault="00123156" w:rsidP="004548CD">
      <w:pPr>
        <w:pStyle w:val="Heading3"/>
        <w:spacing w:line="360" w:lineRule="auto"/>
      </w:pPr>
      <w:bookmarkStart w:id="114" w:name="_Toc404262899"/>
      <w:r>
        <w:t>2.2 Interpreting the shift of the TAI</w:t>
      </w:r>
      <w:bookmarkEnd w:id="114"/>
    </w:p>
    <w:p w14:paraId="45D52962" w14:textId="4C60C750" w:rsidR="00272955" w:rsidRPr="00272955" w:rsidRDefault="009C6AF6" w:rsidP="00DF702D">
      <w:pPr>
        <w:spacing w:line="360" w:lineRule="auto"/>
        <w:jc w:val="both"/>
        <w:rPr>
          <w:rFonts w:cs="Times New Roman"/>
        </w:rPr>
      </w:pPr>
      <w:r>
        <w:rPr>
          <w:rFonts w:cs="Times New Roman"/>
        </w:rPr>
        <w:t>W</w:t>
      </w:r>
      <w:r w:rsidR="00584EEA" w:rsidRPr="00E254B1">
        <w:rPr>
          <w:rFonts w:cs="Times New Roman"/>
        </w:rPr>
        <w:t xml:space="preserve">e sought to break down the distribution of expression levels across phylostrata to pinpoint </w:t>
      </w:r>
      <w:r>
        <w:rPr>
          <w:rFonts w:cs="Times New Roman"/>
        </w:rPr>
        <w:t>the</w:t>
      </w:r>
      <w:r w:rsidR="00584EEA" w:rsidRPr="00E254B1">
        <w:rPr>
          <w:rFonts w:cs="Times New Roman"/>
        </w:rPr>
        <w:t xml:space="preserve"> phylo</w:t>
      </w:r>
      <w:r>
        <w:rPr>
          <w:rFonts w:cs="Times New Roman"/>
        </w:rPr>
        <w:t xml:space="preserve">strata that </w:t>
      </w:r>
      <w:r w:rsidR="000B3D27">
        <w:rPr>
          <w:rFonts w:cs="Times New Roman"/>
        </w:rPr>
        <w:t xml:space="preserve">underwent </w:t>
      </w:r>
      <w:r>
        <w:rPr>
          <w:rFonts w:cs="Times New Roman"/>
        </w:rPr>
        <w:t>the most significant changes in expression in tumour tissues</w:t>
      </w:r>
      <w:r w:rsidR="00584EEA" w:rsidRPr="00E254B1">
        <w:rPr>
          <w:rFonts w:cs="Times New Roman"/>
        </w:rPr>
        <w:t>.</w:t>
      </w:r>
      <w:r w:rsidR="00584EEA">
        <w:rPr>
          <w:rFonts w:cs="Times New Roman"/>
        </w:rPr>
        <w:t xml:space="preserve"> </w:t>
      </w:r>
      <w:r w:rsidR="00DF702D">
        <w:rPr>
          <w:rFonts w:cs="Times New Roman"/>
        </w:rPr>
        <w:t xml:space="preserve">We took a systems-level approach to detect </w:t>
      </w:r>
      <w:r w:rsidR="00272955">
        <w:rPr>
          <w:rFonts w:cs="Times New Roman"/>
        </w:rPr>
        <w:t xml:space="preserve">gross changes in the overall </w:t>
      </w:r>
      <w:r w:rsidR="00DF702D">
        <w:rPr>
          <w:rFonts w:cs="Times New Roman"/>
        </w:rPr>
        <w:t>expression level of the phylostrata, as well as gene-level analysis to test for up- and downregulation of individual genes in the phylostrata.</w:t>
      </w:r>
    </w:p>
    <w:p w14:paraId="1DA16A9F" w14:textId="74DCACAD" w:rsidR="00272955" w:rsidRDefault="00272955" w:rsidP="004548CD">
      <w:pPr>
        <w:pStyle w:val="Heading4"/>
        <w:spacing w:line="360" w:lineRule="auto"/>
      </w:pPr>
      <w:r>
        <w:t xml:space="preserve">2.2.1 </w:t>
      </w:r>
      <w:r w:rsidR="00EC7587">
        <w:t>Systems-level c</w:t>
      </w:r>
      <w:r>
        <w:t xml:space="preserve">hanges in the overall expression </w:t>
      </w:r>
      <w:r w:rsidR="00DF702D">
        <w:t xml:space="preserve">level </w:t>
      </w:r>
      <w:r>
        <w:t>of the phylostrata</w:t>
      </w:r>
    </w:p>
    <w:p w14:paraId="54841D51" w14:textId="69330BF6" w:rsidR="00783412" w:rsidRDefault="00B5406E" w:rsidP="004548CD">
      <w:pPr>
        <w:spacing w:line="360" w:lineRule="auto"/>
        <w:jc w:val="both"/>
        <w:rPr>
          <w:rFonts w:cs="Times New Roman"/>
        </w:rPr>
      </w:pPr>
      <w:r>
        <w:rPr>
          <w:rFonts w:cs="Times New Roman"/>
        </w:rPr>
        <w:t>Comparison of the expression levels of phylostrata in tumour and normal samples was done</w:t>
      </w:r>
      <w:r w:rsidR="009815E4">
        <w:rPr>
          <w:rFonts w:cs="Times New Roman"/>
        </w:rPr>
        <w:t xml:space="preserve"> using two complementary analyse</w:t>
      </w:r>
      <w:r>
        <w:rPr>
          <w:rFonts w:cs="Times New Roman"/>
        </w:rPr>
        <w:t xml:space="preserve">s, which exploited both the large number of samples available as well as the power offered by paired analyses. </w:t>
      </w:r>
    </w:p>
    <w:p w14:paraId="6B65982C" w14:textId="77307FFF" w:rsidR="00646ECB" w:rsidRDefault="00B5406E" w:rsidP="004548CD">
      <w:pPr>
        <w:spacing w:line="360" w:lineRule="auto"/>
        <w:jc w:val="both"/>
        <w:rPr>
          <w:rFonts w:cs="Times New Roman"/>
        </w:rPr>
      </w:pPr>
      <w:r>
        <w:rPr>
          <w:rFonts w:cs="Times New Roman"/>
        </w:rPr>
        <w:t>For the first approach, t</w:t>
      </w:r>
      <w:r w:rsidR="00584EEA" w:rsidRPr="00E254B1">
        <w:rPr>
          <w:rFonts w:cs="Times New Roman"/>
        </w:rPr>
        <w:t xml:space="preserve">he </w:t>
      </w:r>
      <w:r>
        <w:rPr>
          <w:rFonts w:cs="Times New Roman"/>
        </w:rPr>
        <w:t xml:space="preserve">difference in the </w:t>
      </w:r>
      <w:r w:rsidR="009B4D4C">
        <w:rPr>
          <w:rFonts w:cs="Times New Roman"/>
        </w:rPr>
        <w:t xml:space="preserve">mean </w:t>
      </w:r>
      <w:r w:rsidR="00584EEA" w:rsidRPr="00E254B1">
        <w:rPr>
          <w:rFonts w:cs="Times New Roman"/>
        </w:rPr>
        <w:t>proport</w:t>
      </w:r>
      <w:r>
        <w:rPr>
          <w:rFonts w:cs="Times New Roman"/>
        </w:rPr>
        <w:t xml:space="preserve">ion </w:t>
      </w:r>
      <w:r w:rsidR="009B4D4C">
        <w:rPr>
          <w:rFonts w:cs="Times New Roman"/>
        </w:rPr>
        <w:t xml:space="preserve">of </w:t>
      </w:r>
      <w:r>
        <w:rPr>
          <w:rFonts w:cs="Times New Roman"/>
        </w:rPr>
        <w:t xml:space="preserve">gene expression </w:t>
      </w:r>
      <w:ins w:id="115" w:author="David Goode" w:date="2014-11-04T16:35:00Z">
        <w:r w:rsidR="0007693A">
          <w:rPr>
            <w:rFonts w:cs="Times New Roman"/>
          </w:rPr>
          <w:t xml:space="preserve">between tumour and normal samples </w:t>
        </w:r>
      </w:ins>
      <w:del w:id="116" w:author="David Goode" w:date="2014-11-04T16:35:00Z">
        <w:r w:rsidR="009B4D4C" w:rsidDel="0007693A">
          <w:rPr>
            <w:rFonts w:cs="Times New Roman"/>
          </w:rPr>
          <w:delText xml:space="preserve">for </w:delText>
        </w:r>
      </w:del>
      <w:ins w:id="117" w:author="David Goode" w:date="2014-11-04T16:35:00Z">
        <w:r w:rsidR="0007693A">
          <w:rPr>
            <w:rFonts w:cs="Times New Roman"/>
          </w:rPr>
          <w:t xml:space="preserve">was determined for </w:t>
        </w:r>
      </w:ins>
      <w:r w:rsidR="009B4D4C">
        <w:rPr>
          <w:rFonts w:cs="Times New Roman"/>
        </w:rPr>
        <w:t xml:space="preserve">each phylostratum </w:t>
      </w:r>
      <w:del w:id="118" w:author="David Goode" w:date="2014-11-04T16:35:00Z">
        <w:r w:rsidR="009B4D4C" w:rsidDel="0007693A">
          <w:rPr>
            <w:rFonts w:cs="Times New Roman"/>
          </w:rPr>
          <w:delText xml:space="preserve">for tumour and normal samples </w:delText>
        </w:r>
      </w:del>
      <w:del w:id="119" w:author="David Goode" w:date="2014-11-04T16:36:00Z">
        <w:r w:rsidR="009B4D4C" w:rsidDel="0007693A">
          <w:rPr>
            <w:rFonts w:cs="Times New Roman"/>
          </w:rPr>
          <w:delText xml:space="preserve">was determined by subtraction </w:delText>
        </w:r>
      </w:del>
      <w:r w:rsidR="009B4D4C">
        <w:rPr>
          <w:rFonts w:cs="Times New Roman"/>
        </w:rPr>
        <w:t>(</w:t>
      </w:r>
      <w:r w:rsidR="009B4D4C">
        <w:rPr>
          <w:rFonts w:cs="Times New Roman"/>
        </w:rPr>
        <w:fldChar w:fldCharType="begin"/>
      </w:r>
      <w:r w:rsidR="009B4D4C">
        <w:rPr>
          <w:rFonts w:cs="Times New Roman"/>
        </w:rPr>
        <w:instrText xml:space="preserve"> REF _Ref400051149 \h </w:instrText>
      </w:r>
      <w:r w:rsidR="004548CD">
        <w:rPr>
          <w:rFonts w:cs="Times New Roman"/>
        </w:rPr>
        <w:instrText xml:space="preserve"> \* MERGEFORMAT </w:instrText>
      </w:r>
      <w:r w:rsidR="009B4D4C">
        <w:rPr>
          <w:rFonts w:cs="Times New Roman"/>
        </w:rPr>
      </w:r>
      <w:r w:rsidR="009B4D4C">
        <w:rPr>
          <w:rFonts w:cs="Times New Roman"/>
        </w:rPr>
        <w:fldChar w:fldCharType="separate"/>
      </w:r>
      <w:r w:rsidR="00F85D63" w:rsidRPr="00F85D63">
        <w:rPr>
          <w:b/>
        </w:rPr>
        <w:t xml:space="preserve">Figure </w:t>
      </w:r>
      <w:r w:rsidR="00F85D63" w:rsidRPr="00F85D63">
        <w:rPr>
          <w:b/>
          <w:noProof/>
        </w:rPr>
        <w:t>10</w:t>
      </w:r>
      <w:r w:rsidR="009B4D4C">
        <w:rPr>
          <w:rFonts w:cs="Times New Roman"/>
        </w:rPr>
        <w:fldChar w:fldCharType="end"/>
      </w:r>
      <w:ins w:id="120" w:author="David Goode" w:date="2014-11-04T16:36:00Z">
        <w:r w:rsidR="0007693A">
          <w:rPr>
            <w:rFonts w:cs="Times New Roman"/>
          </w:rPr>
          <w:t xml:space="preserve"> &amp; </w:t>
        </w:r>
      </w:ins>
      <w:del w:id="121" w:author="David Goode" w:date="2014-11-04T16:36:00Z">
        <w:r w:rsidR="009B4D4C" w:rsidDel="0007693A">
          <w:rPr>
            <w:rFonts w:cs="Times New Roman"/>
          </w:rPr>
          <w:delText xml:space="preserve">). The significant differences and the direction of the change can be found in </w:delText>
        </w:r>
      </w:del>
      <w:r w:rsidR="009B4D4C">
        <w:rPr>
          <w:rFonts w:cs="Times New Roman"/>
        </w:rPr>
        <w:fldChar w:fldCharType="begin"/>
      </w:r>
      <w:r w:rsidR="009B4D4C">
        <w:rPr>
          <w:rFonts w:cs="Times New Roman"/>
        </w:rPr>
        <w:instrText xml:space="preserve"> REF _Ref400084147 \h </w:instrText>
      </w:r>
      <w:r w:rsidR="004548CD">
        <w:rPr>
          <w:rFonts w:cs="Times New Roman"/>
        </w:rPr>
        <w:instrText xml:space="preserve"> \* MERGEFORMAT </w:instrText>
      </w:r>
      <w:r w:rsidR="009B4D4C">
        <w:rPr>
          <w:rFonts w:cs="Times New Roman"/>
        </w:rPr>
      </w:r>
      <w:r w:rsidR="009B4D4C">
        <w:rPr>
          <w:rFonts w:cs="Times New Roman"/>
        </w:rPr>
        <w:fldChar w:fldCharType="separate"/>
      </w:r>
      <w:r w:rsidR="00F85D63" w:rsidRPr="00F85D63">
        <w:rPr>
          <w:b/>
          <w:i/>
        </w:rPr>
        <w:t xml:space="preserve">Table </w:t>
      </w:r>
      <w:r w:rsidR="00F85D63">
        <w:rPr>
          <w:b/>
          <w:i/>
          <w:noProof/>
        </w:rPr>
        <w:t>III</w:t>
      </w:r>
      <w:r w:rsidR="009B4D4C">
        <w:rPr>
          <w:rFonts w:cs="Times New Roman"/>
        </w:rPr>
        <w:fldChar w:fldCharType="end"/>
      </w:r>
      <w:ins w:id="122" w:author="David Goode" w:date="2014-11-04T16:36:00Z">
        <w:r w:rsidR="0007693A">
          <w:rPr>
            <w:rFonts w:cs="Times New Roman"/>
          </w:rPr>
          <w:t>)</w:t>
        </w:r>
      </w:ins>
      <w:r w:rsidR="009B4D4C">
        <w:rPr>
          <w:rFonts w:cs="Times New Roman"/>
        </w:rPr>
        <w:t>. The overall expressio</w:t>
      </w:r>
      <w:r w:rsidR="00DF702D">
        <w:rPr>
          <w:rFonts w:cs="Times New Roman"/>
        </w:rPr>
        <w:t>n level of phylostrata 1 and 2 wa</w:t>
      </w:r>
      <w:r w:rsidR="009B4D4C">
        <w:rPr>
          <w:rFonts w:cs="Times New Roman"/>
        </w:rPr>
        <w:t>s greater in tumour than in normal for LUAD, BRCA and HNSC. Interestingly, this increase in expression is more marked in phylostrata 2</w:t>
      </w:r>
      <w:r w:rsidR="00DF702D">
        <w:rPr>
          <w:rFonts w:cs="Times New Roman"/>
        </w:rPr>
        <w:t xml:space="preserve"> than in p</w:t>
      </w:r>
      <w:r w:rsidR="009B4D4C">
        <w:rPr>
          <w:rFonts w:cs="Times New Roman"/>
        </w:rPr>
        <w:t>hylostrata 1</w:t>
      </w:r>
      <w:r w:rsidR="00DF702D">
        <w:rPr>
          <w:rFonts w:cs="Times New Roman"/>
        </w:rPr>
        <w:t xml:space="preserve">, but are significant in </w:t>
      </w:r>
      <w:r w:rsidR="009B4D4C">
        <w:rPr>
          <w:rFonts w:cs="Times New Roman"/>
        </w:rPr>
        <w:t>LUAD and HNSC samples</w:t>
      </w:r>
      <w:r w:rsidR="00DF702D">
        <w:rPr>
          <w:rFonts w:cs="Times New Roman"/>
        </w:rPr>
        <w:t xml:space="preserve"> in both cases</w:t>
      </w:r>
      <w:r w:rsidR="00EC7587">
        <w:rPr>
          <w:rFonts w:cs="Times New Roman"/>
        </w:rPr>
        <w:t xml:space="preserve">. The change is only significant </w:t>
      </w:r>
      <w:r w:rsidR="00DF702D">
        <w:rPr>
          <w:rFonts w:cs="Times New Roman"/>
        </w:rPr>
        <w:t xml:space="preserve">in phylostratum 2 </w:t>
      </w:r>
      <w:r w:rsidR="00EC7587">
        <w:rPr>
          <w:rFonts w:cs="Times New Roman"/>
        </w:rPr>
        <w:t>of</w:t>
      </w:r>
      <w:r w:rsidR="00DF702D">
        <w:rPr>
          <w:rFonts w:cs="Times New Roman"/>
        </w:rPr>
        <w:t xml:space="preserve"> BRCA samples.</w:t>
      </w:r>
    </w:p>
    <w:p w14:paraId="338BB178" w14:textId="50331B55" w:rsidR="002E3023" w:rsidRDefault="00783412" w:rsidP="004548CD">
      <w:pPr>
        <w:spacing w:line="360" w:lineRule="auto"/>
        <w:jc w:val="both"/>
        <w:rPr>
          <w:rFonts w:cs="Times New Roman"/>
        </w:rPr>
      </w:pPr>
      <w:r>
        <w:rPr>
          <w:rFonts w:cs="Times New Roman"/>
        </w:rPr>
        <w:lastRenderedPageBreak/>
        <w:t>The expression of phylostrata 3 did not show a signif</w:t>
      </w:r>
      <w:r w:rsidR="00DF702D">
        <w:rPr>
          <w:rFonts w:cs="Times New Roman"/>
        </w:rPr>
        <w:t>icant change in tumours, which wa</w:t>
      </w:r>
      <w:r>
        <w:rPr>
          <w:rFonts w:cs="Times New Roman"/>
        </w:rPr>
        <w:t>s probably algebraically due to the low number of human genes assigned to this phylostratum</w:t>
      </w:r>
      <w:r w:rsidR="00646ECB">
        <w:rPr>
          <w:rFonts w:cs="Times New Roman"/>
        </w:rPr>
        <w:t xml:space="preserve">. However, it </w:t>
      </w:r>
      <w:r>
        <w:rPr>
          <w:rFonts w:cs="Times New Roman"/>
        </w:rPr>
        <w:t xml:space="preserve">can be also interpreted in the LUAD and BRCA samples as the intersection between the positive difference in expression in phylostrata 1 and 2, and the negative difference seen in later phylostrata. </w:t>
      </w:r>
    </w:p>
    <w:p w14:paraId="11240836" w14:textId="1AAB4742" w:rsidR="00783412" w:rsidRDefault="00783412" w:rsidP="004548CD">
      <w:pPr>
        <w:spacing w:line="360" w:lineRule="auto"/>
        <w:jc w:val="both"/>
        <w:rPr>
          <w:rFonts w:cs="Times New Roman"/>
        </w:rPr>
      </w:pPr>
      <w:r>
        <w:rPr>
          <w:rFonts w:cs="Times New Roman"/>
        </w:rPr>
        <w:t xml:space="preserve">Contrary to the results obtained for phylostrata 1 and 2, the expression levels of phylostrata 4 to 8 are </w:t>
      </w:r>
      <w:r w:rsidR="00646ECB">
        <w:rPr>
          <w:rFonts w:cs="Times New Roman"/>
        </w:rPr>
        <w:t xml:space="preserve">significantly </w:t>
      </w:r>
      <w:r>
        <w:rPr>
          <w:rFonts w:cs="Times New Roman"/>
        </w:rPr>
        <w:t>lower in tumour LUAD and BRCA samples, and this observation can be extended to phylostratum 11 in LUAD samples. HNSC also showed a similar pattern,</w:t>
      </w:r>
      <w:r w:rsidR="00646ECB">
        <w:rPr>
          <w:rFonts w:cs="Times New Roman"/>
        </w:rPr>
        <w:t xml:space="preserve"> but from phylostrata 5 to 10. However, the signal is not consistently significant across all these phylostrata, with non-significant differences in phylostrata 5 and 7. The small number of human genes assigned to phylostrata 13 onwards (</w:t>
      </w:r>
      <w:r w:rsidR="00646ECB">
        <w:rPr>
          <w:rFonts w:cs="Times New Roman"/>
        </w:rPr>
        <w:fldChar w:fldCharType="begin"/>
      </w:r>
      <w:r w:rsidR="00646ECB">
        <w:rPr>
          <w:rFonts w:cs="Times New Roman"/>
        </w:rPr>
        <w:instrText xml:space="preserve"> REF _Ref399411246 \h </w:instrText>
      </w:r>
      <w:r w:rsidR="004548CD">
        <w:rPr>
          <w:rFonts w:cs="Times New Roman"/>
        </w:rPr>
        <w:instrText xml:space="preserve"> \* MERGEFORMAT </w:instrText>
      </w:r>
      <w:r w:rsidR="00646ECB">
        <w:rPr>
          <w:rFonts w:cs="Times New Roman"/>
        </w:rPr>
      </w:r>
      <w:r w:rsidR="00646ECB">
        <w:rPr>
          <w:rFonts w:cs="Times New Roman"/>
        </w:rPr>
        <w:fldChar w:fldCharType="separate"/>
      </w:r>
      <w:r w:rsidR="00F85D63" w:rsidRPr="00F85D63">
        <w:rPr>
          <w:b/>
          <w:i/>
          <w:sz w:val="24"/>
          <w:szCs w:val="24"/>
        </w:rPr>
        <w:t xml:space="preserve">Figure </w:t>
      </w:r>
      <w:r w:rsidR="00F85D63" w:rsidRPr="00F85D63">
        <w:rPr>
          <w:b/>
          <w:i/>
          <w:noProof/>
          <w:sz w:val="24"/>
          <w:szCs w:val="24"/>
        </w:rPr>
        <w:t>3</w:t>
      </w:r>
      <w:r w:rsidR="00646ECB">
        <w:rPr>
          <w:rFonts w:cs="Times New Roman"/>
        </w:rPr>
        <w:fldChar w:fldCharType="end"/>
      </w:r>
      <w:r w:rsidR="00646ECB">
        <w:rPr>
          <w:rFonts w:cs="Times New Roman"/>
        </w:rPr>
        <w:t>) is probably responsible for the limited change in expression of these phylostrata, and the significant differences obtained are interpreted as stochastic noise.</w:t>
      </w:r>
    </w:p>
    <w:p w14:paraId="2E5BBB43" w14:textId="3D39D4EB" w:rsidR="006A0739" w:rsidRDefault="00646ECB" w:rsidP="004548CD">
      <w:pPr>
        <w:spacing w:line="360" w:lineRule="auto"/>
        <w:jc w:val="both"/>
        <w:rPr>
          <w:rFonts w:cs="Times New Roman"/>
        </w:rPr>
      </w:pPr>
      <w:r>
        <w:rPr>
          <w:rFonts w:cs="Times New Roman"/>
        </w:rPr>
        <w:t xml:space="preserve">KIRC samples were not found to follow the patterns of changes in expression observed in LUAD, BRCA and HNSC samples. </w:t>
      </w:r>
      <w:r w:rsidR="00EC7587">
        <w:rPr>
          <w:rFonts w:cs="Times New Roman"/>
        </w:rPr>
        <w:t>T</w:t>
      </w:r>
      <w:r w:rsidR="006A0739">
        <w:rPr>
          <w:rFonts w:cs="Times New Roman"/>
        </w:rPr>
        <w:t>he differences in proportions in KIRC samples are small, and fluctuate from a positive to a negative difference without an evident trend.</w:t>
      </w:r>
    </w:p>
    <w:p w14:paraId="102BC34C" w14:textId="77777777" w:rsidR="002E4121" w:rsidRDefault="002E4121" w:rsidP="004548CD">
      <w:pPr>
        <w:spacing w:line="360" w:lineRule="auto"/>
        <w:jc w:val="both"/>
        <w:rPr>
          <w:rFonts w:cs="Times New Roman"/>
        </w:rPr>
      </w:pPr>
      <w:r>
        <w:rPr>
          <w:rFonts w:cs="Times New Roman"/>
        </w:rPr>
        <w:t>In summary, we identified an</w:t>
      </w:r>
      <w:r w:rsidRPr="00E254B1">
        <w:rPr>
          <w:rFonts w:cs="Times New Roman"/>
        </w:rPr>
        <w:t xml:space="preserve"> increase in the expression of genes of ea</w:t>
      </w:r>
      <w:r>
        <w:rPr>
          <w:rFonts w:cs="Times New Roman"/>
        </w:rPr>
        <w:t>rly phylostrata (1 and 2) in tumours, and a</w:t>
      </w:r>
      <w:r w:rsidRPr="00E254B1">
        <w:rPr>
          <w:rFonts w:cs="Times New Roman"/>
        </w:rPr>
        <w:t xml:space="preserve"> decrease in expression of genes of later phylostrata (4 to 8</w:t>
      </w:r>
      <w:r>
        <w:rPr>
          <w:rFonts w:cs="Times New Roman"/>
        </w:rPr>
        <w:t>-11</w:t>
      </w:r>
      <w:r w:rsidRPr="00E254B1">
        <w:rPr>
          <w:rFonts w:cs="Times New Roman"/>
        </w:rPr>
        <w:t xml:space="preserve">). The rest of the phylostrata </w:t>
      </w:r>
      <w:r>
        <w:rPr>
          <w:rFonts w:cs="Times New Roman"/>
        </w:rPr>
        <w:t>showed a minimal difference in the magnitude of the proportions.</w:t>
      </w:r>
      <w:r w:rsidR="000B3D27">
        <w:rPr>
          <w:rFonts w:cs="Times New Roman"/>
        </w:rPr>
        <w:t xml:space="preserve"> This trend was evident in LUAD, BRCA and HNSC samples, but not in KIRC samples.</w:t>
      </w:r>
    </w:p>
    <w:p w14:paraId="79EFF8CC" w14:textId="77777777" w:rsidR="000B3D27" w:rsidRDefault="000B3D27" w:rsidP="004548CD">
      <w:pPr>
        <w:spacing w:line="360" w:lineRule="auto"/>
        <w:jc w:val="both"/>
        <w:rPr>
          <w:rFonts w:cs="Times New Roman"/>
        </w:rPr>
      </w:pPr>
    </w:p>
    <w:p w14:paraId="3285C438" w14:textId="77777777" w:rsidR="001B2B09" w:rsidRDefault="001B2B09" w:rsidP="004548CD">
      <w:pPr>
        <w:spacing w:line="360" w:lineRule="auto"/>
        <w:jc w:val="both"/>
        <w:rPr>
          <w:rFonts w:cs="Times New Roman"/>
        </w:rPr>
      </w:pPr>
    </w:p>
    <w:p w14:paraId="0628A12D" w14:textId="77777777" w:rsidR="000B3D27" w:rsidRDefault="000B3D27" w:rsidP="004548CD">
      <w:pPr>
        <w:spacing w:line="360" w:lineRule="auto"/>
        <w:jc w:val="both"/>
        <w:rPr>
          <w:rFonts w:cs="Times New Roman"/>
        </w:rPr>
      </w:pPr>
    </w:p>
    <w:p w14:paraId="5FBBE096" w14:textId="77777777" w:rsidR="0056426A" w:rsidRDefault="00C052BB" w:rsidP="004548CD">
      <w:pPr>
        <w:spacing w:line="360" w:lineRule="auto"/>
      </w:pPr>
      <w:r w:rsidRPr="00C052BB">
        <w:rPr>
          <w:noProof/>
          <w:lang w:eastAsia="en-AU"/>
        </w:rPr>
        <w:lastRenderedPageBreak/>
        <w:drawing>
          <wp:inline distT="0" distB="0" distL="0" distR="0" wp14:anchorId="13B01342" wp14:editId="64DF881E">
            <wp:extent cx="5731510" cy="2885964"/>
            <wp:effectExtent l="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srcRect t="8995"/>
                    <a:stretch/>
                  </pic:blipFill>
                  <pic:spPr bwMode="auto">
                    <a:xfrm>
                      <a:off x="0" y="0"/>
                      <a:ext cx="5731510" cy="28859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45A3BEE5" w14:textId="45997E55" w:rsidR="00584EEA" w:rsidRPr="000B3D27" w:rsidRDefault="00FE43AE" w:rsidP="000B3D27">
      <w:pPr>
        <w:spacing w:line="276" w:lineRule="auto"/>
        <w:jc w:val="both"/>
        <w:rPr>
          <w:rFonts w:cs="Times New Roman"/>
          <w:sz w:val="18"/>
        </w:rPr>
      </w:pPr>
      <w:bookmarkStart w:id="123" w:name="_Ref400051149"/>
      <w:bookmarkStart w:id="124" w:name="_Toc402204862"/>
      <w:bookmarkStart w:id="125" w:name="_Toc404262940"/>
      <w:r w:rsidRPr="000B3D27">
        <w:rPr>
          <w:b/>
          <w:sz w:val="18"/>
        </w:rPr>
        <w:t xml:space="preserve">Figure </w:t>
      </w:r>
      <w:r w:rsidRPr="000B3D27">
        <w:rPr>
          <w:b/>
          <w:sz w:val="18"/>
        </w:rPr>
        <w:fldChar w:fldCharType="begin"/>
      </w:r>
      <w:r w:rsidRPr="000B3D27">
        <w:rPr>
          <w:b/>
          <w:sz w:val="18"/>
        </w:rPr>
        <w:instrText xml:space="preserve"> SEQ Figure \* ARABIC </w:instrText>
      </w:r>
      <w:r w:rsidRPr="000B3D27">
        <w:rPr>
          <w:b/>
          <w:sz w:val="18"/>
        </w:rPr>
        <w:fldChar w:fldCharType="separate"/>
      </w:r>
      <w:r w:rsidR="00F85D63">
        <w:rPr>
          <w:b/>
          <w:noProof/>
          <w:sz w:val="18"/>
        </w:rPr>
        <w:t>10</w:t>
      </w:r>
      <w:r w:rsidRPr="000B3D27">
        <w:rPr>
          <w:b/>
          <w:sz w:val="18"/>
        </w:rPr>
        <w:fldChar w:fldCharType="end"/>
      </w:r>
      <w:bookmarkEnd w:id="123"/>
      <w:r w:rsidRPr="000B3D27">
        <w:rPr>
          <w:b/>
          <w:sz w:val="18"/>
        </w:rPr>
        <w:t>. Distribution of the tumour-normal expression proportion differences across phylostrata.</w:t>
      </w:r>
      <w:r w:rsidR="00584EEA" w:rsidRPr="000B3D27">
        <w:rPr>
          <w:b/>
          <w:sz w:val="18"/>
        </w:rPr>
        <w:t xml:space="preserve"> </w:t>
      </w:r>
      <w:r w:rsidR="00236C1B" w:rsidRPr="000B3D27">
        <w:rPr>
          <w:sz w:val="18"/>
        </w:rPr>
        <w:t xml:space="preserve">The </w:t>
      </w:r>
      <w:r w:rsidR="00DA755D" w:rsidRPr="000B3D27">
        <w:rPr>
          <w:sz w:val="18"/>
        </w:rPr>
        <w:t xml:space="preserve">proportion </w:t>
      </w:r>
      <w:r w:rsidR="00236C1B" w:rsidRPr="000B3D27">
        <w:rPr>
          <w:sz w:val="18"/>
        </w:rPr>
        <w:t>difference</w:t>
      </w:r>
      <w:r w:rsidR="00DA755D" w:rsidRPr="000B3D27">
        <w:rPr>
          <w:sz w:val="18"/>
        </w:rPr>
        <w:t>s</w:t>
      </w:r>
      <w:r w:rsidR="00236C1B" w:rsidRPr="000B3D27">
        <w:rPr>
          <w:sz w:val="18"/>
        </w:rPr>
        <w:t xml:space="preserve"> w</w:t>
      </w:r>
      <w:r w:rsidR="00DA755D" w:rsidRPr="000B3D27">
        <w:rPr>
          <w:sz w:val="18"/>
        </w:rPr>
        <w:t>ere</w:t>
      </w:r>
      <w:r w:rsidR="00236C1B" w:rsidRPr="000B3D27">
        <w:rPr>
          <w:sz w:val="18"/>
        </w:rPr>
        <w:t xml:space="preserve"> calculated by subtracting the mean proportion of </w:t>
      </w:r>
      <w:r w:rsidR="00EC7587">
        <w:rPr>
          <w:sz w:val="18"/>
        </w:rPr>
        <w:t xml:space="preserve">phylostrata </w:t>
      </w:r>
      <w:r w:rsidR="00236C1B" w:rsidRPr="000B3D27">
        <w:rPr>
          <w:sz w:val="18"/>
        </w:rPr>
        <w:t>expression</w:t>
      </w:r>
      <w:r w:rsidR="00EC7587">
        <w:rPr>
          <w:sz w:val="18"/>
        </w:rPr>
        <w:t>s</w:t>
      </w:r>
      <w:r w:rsidR="00236C1B" w:rsidRPr="000B3D27">
        <w:rPr>
          <w:sz w:val="18"/>
        </w:rPr>
        <w:t xml:space="preserve"> of tumour </w:t>
      </w:r>
      <w:r w:rsidR="00DA755D" w:rsidRPr="000B3D27">
        <w:rPr>
          <w:sz w:val="18"/>
        </w:rPr>
        <w:t xml:space="preserve">and normal </w:t>
      </w:r>
      <w:r w:rsidR="00236C1B" w:rsidRPr="000B3D27">
        <w:rPr>
          <w:sz w:val="18"/>
        </w:rPr>
        <w:t xml:space="preserve">samples. A positive difference in a phylostrata indicates that the proportion of expression was greater in tumour samples than in normal samples. </w:t>
      </w:r>
      <w:r w:rsidR="00236C1B" w:rsidRPr="000B3D27">
        <w:rPr>
          <w:rFonts w:cs="Times New Roman"/>
          <w:sz w:val="18"/>
        </w:rPr>
        <w:t>The proportion of the transcriptome corresponding to genes that emerged in phylostrata 1 and 2</w:t>
      </w:r>
      <w:r w:rsidR="00070B13" w:rsidRPr="000B3D27">
        <w:rPr>
          <w:sz w:val="18"/>
        </w:rPr>
        <w:t xml:space="preserve"> </w:t>
      </w:r>
      <w:r w:rsidR="000B3D27" w:rsidRPr="000B3D27">
        <w:rPr>
          <w:sz w:val="18"/>
        </w:rPr>
        <w:t>wa</w:t>
      </w:r>
      <w:r w:rsidR="00236C1B" w:rsidRPr="000B3D27">
        <w:rPr>
          <w:sz w:val="18"/>
        </w:rPr>
        <w:t>s</w:t>
      </w:r>
      <w:r w:rsidR="00070B13" w:rsidRPr="000B3D27">
        <w:rPr>
          <w:sz w:val="18"/>
        </w:rPr>
        <w:t xml:space="preserve"> greater in tumour </w:t>
      </w:r>
      <w:r w:rsidR="00236C1B" w:rsidRPr="000B3D27">
        <w:rPr>
          <w:sz w:val="18"/>
        </w:rPr>
        <w:t>samples than in normal samples</w:t>
      </w:r>
      <w:r w:rsidR="000B3D27" w:rsidRPr="000B3D27">
        <w:rPr>
          <w:sz w:val="18"/>
        </w:rPr>
        <w:t xml:space="preserve"> for LUAD, BRCA and HNSC. This wa</w:t>
      </w:r>
      <w:r w:rsidR="00236C1B" w:rsidRPr="000B3D27">
        <w:rPr>
          <w:sz w:val="18"/>
        </w:rPr>
        <w:t xml:space="preserve">s only true for the genes of phylostratum 1 in KIRC. For all cancer types, the genes of </w:t>
      </w:r>
      <w:r w:rsidR="00584EEA" w:rsidRPr="000B3D27">
        <w:rPr>
          <w:rFonts w:cs="Times New Roman"/>
          <w:sz w:val="18"/>
        </w:rPr>
        <w:t xml:space="preserve">Phylostratum 3 </w:t>
      </w:r>
      <w:r w:rsidR="00236C1B" w:rsidRPr="000B3D27">
        <w:rPr>
          <w:rFonts w:cs="Times New Roman"/>
          <w:sz w:val="18"/>
        </w:rPr>
        <w:t xml:space="preserve">did not show significant differences between tumour and normal samples. </w:t>
      </w:r>
      <w:r w:rsidR="00DC08DC" w:rsidRPr="000B3D27">
        <w:rPr>
          <w:rFonts w:cs="Times New Roman"/>
          <w:sz w:val="18"/>
        </w:rPr>
        <w:t>On the other hand, i</w:t>
      </w:r>
      <w:r w:rsidR="00E62D8D" w:rsidRPr="000B3D27">
        <w:rPr>
          <w:rFonts w:cs="Times New Roman"/>
          <w:sz w:val="18"/>
        </w:rPr>
        <w:t xml:space="preserve">n LUAD, </w:t>
      </w:r>
      <w:r w:rsidR="00066514" w:rsidRPr="000B3D27">
        <w:rPr>
          <w:rFonts w:cs="Times New Roman"/>
          <w:sz w:val="18"/>
        </w:rPr>
        <w:t>BRCA</w:t>
      </w:r>
      <w:r w:rsidR="00E62D8D" w:rsidRPr="000B3D27">
        <w:rPr>
          <w:rFonts w:cs="Times New Roman"/>
          <w:sz w:val="18"/>
        </w:rPr>
        <w:t xml:space="preserve"> and HNSC samples, the expression of genes from phylostrata 4 (LUAD and BRCA) or 5 (HNSC) to phylostrata 8 (BR</w:t>
      </w:r>
      <w:r w:rsidR="000B3D27" w:rsidRPr="000B3D27">
        <w:rPr>
          <w:rFonts w:cs="Times New Roman"/>
          <w:sz w:val="18"/>
        </w:rPr>
        <w:t>CA), 10 (HNSC) or 11 (in LUAD) wa</w:t>
      </w:r>
      <w:r w:rsidR="00E62D8D" w:rsidRPr="000B3D27">
        <w:rPr>
          <w:rFonts w:cs="Times New Roman"/>
          <w:sz w:val="18"/>
        </w:rPr>
        <w:t>s de</w:t>
      </w:r>
      <w:r w:rsidR="000B3D27" w:rsidRPr="000B3D27">
        <w:rPr>
          <w:rFonts w:cs="Times New Roman"/>
          <w:sz w:val="18"/>
        </w:rPr>
        <w:t>creased in tumours. This trend wa</w:t>
      </w:r>
      <w:r w:rsidR="00E62D8D" w:rsidRPr="000B3D27">
        <w:rPr>
          <w:rFonts w:cs="Times New Roman"/>
          <w:sz w:val="18"/>
        </w:rPr>
        <w:t xml:space="preserve">s not seen in KIRC samples. </w:t>
      </w:r>
      <w:r w:rsidR="00584EEA" w:rsidRPr="000B3D27">
        <w:rPr>
          <w:rFonts w:cs="Times New Roman"/>
          <w:sz w:val="18"/>
        </w:rPr>
        <w:t>The overall expression of genes of phylostratum</w:t>
      </w:r>
      <w:r w:rsidR="00E62D8D" w:rsidRPr="000B3D27">
        <w:rPr>
          <w:rFonts w:cs="Times New Roman"/>
          <w:sz w:val="18"/>
        </w:rPr>
        <w:t xml:space="preserve"> 12</w:t>
      </w:r>
      <w:r w:rsidR="00584EEA" w:rsidRPr="000B3D27">
        <w:rPr>
          <w:rFonts w:cs="Times New Roman"/>
          <w:sz w:val="18"/>
        </w:rPr>
        <w:t xml:space="preserve"> onwards changed little in magnitude</w:t>
      </w:r>
      <w:r w:rsidR="00DC08DC" w:rsidRPr="000B3D27">
        <w:rPr>
          <w:rFonts w:cs="Times New Roman"/>
          <w:sz w:val="18"/>
        </w:rPr>
        <w:t xml:space="preserve"> in all cancer types</w:t>
      </w:r>
      <w:r w:rsidR="00584EEA" w:rsidRPr="000B3D27">
        <w:rPr>
          <w:rFonts w:cs="Times New Roman"/>
          <w:sz w:val="18"/>
        </w:rPr>
        <w:t xml:space="preserve">. </w:t>
      </w:r>
      <w:r w:rsidR="006A0739" w:rsidRPr="000B3D27">
        <w:rPr>
          <w:sz w:val="18"/>
        </w:rPr>
        <w:t xml:space="preserve">Error bars were calculated as mean ± total variance, where the total variance is the sum of the variances of the expression proportions of the normal and tumour samples. </w:t>
      </w:r>
      <w:r w:rsidR="006A0739" w:rsidRPr="000B3D27">
        <w:rPr>
          <w:rFonts w:cs="Times New Roman"/>
          <w:sz w:val="18"/>
        </w:rPr>
        <w:t>Considering that the entire set of samples was used</w:t>
      </w:r>
      <w:r w:rsidR="000B3D27" w:rsidRPr="000B3D27">
        <w:rPr>
          <w:rFonts w:cs="Times New Roman"/>
          <w:sz w:val="18"/>
        </w:rPr>
        <w:t xml:space="preserve"> for each cancer type</w:t>
      </w:r>
      <w:r w:rsidR="006A0739" w:rsidRPr="000B3D27">
        <w:rPr>
          <w:rFonts w:cs="Times New Roman"/>
          <w:sz w:val="18"/>
        </w:rPr>
        <w:t>, which included at least 450 samples, it was not surprising that the variance of the difference of the means was consistently small.</w:t>
      </w:r>
      <w:bookmarkEnd w:id="124"/>
      <w:bookmarkEnd w:id="125"/>
    </w:p>
    <w:p w14:paraId="35DF4051" w14:textId="77777777" w:rsidR="00FE43AE" w:rsidRDefault="00FE43AE" w:rsidP="004548CD">
      <w:pPr>
        <w:pStyle w:val="Caption"/>
        <w:spacing w:line="360" w:lineRule="auto"/>
        <w:rPr>
          <w:b/>
          <w:i w:val="0"/>
          <w:color w:val="auto"/>
        </w:rPr>
      </w:pPr>
    </w:p>
    <w:p w14:paraId="49F64F8D" w14:textId="77777777" w:rsidR="001B2B09" w:rsidRDefault="001B2B09" w:rsidP="001B2B09"/>
    <w:p w14:paraId="0956A7FF" w14:textId="77777777" w:rsidR="001B2B09" w:rsidRDefault="001B2B09" w:rsidP="001B2B09"/>
    <w:p w14:paraId="5C7797F5" w14:textId="77777777" w:rsidR="001B2B09" w:rsidRDefault="001B2B09" w:rsidP="001B2B09"/>
    <w:p w14:paraId="730D864A" w14:textId="77777777" w:rsidR="001B2B09" w:rsidRDefault="001B2B09" w:rsidP="001B2B09"/>
    <w:p w14:paraId="68E5C17D" w14:textId="77777777" w:rsidR="001B2B09" w:rsidRDefault="001B2B09" w:rsidP="001B2B09"/>
    <w:p w14:paraId="513CB4F2" w14:textId="77777777" w:rsidR="001B2B09" w:rsidRDefault="001B2B09" w:rsidP="001B2B09"/>
    <w:p w14:paraId="20F68E45" w14:textId="77777777" w:rsidR="001B2B09" w:rsidRDefault="001B2B09" w:rsidP="001B2B09"/>
    <w:p w14:paraId="2DBCA530" w14:textId="77777777" w:rsidR="001B2B09" w:rsidRPr="001B2B09" w:rsidRDefault="001B2B09" w:rsidP="001B2B09"/>
    <w:p w14:paraId="50B33732" w14:textId="77777777" w:rsidR="00A87F48" w:rsidRDefault="00A87F48" w:rsidP="00A87F48"/>
    <w:p w14:paraId="065955DB" w14:textId="77777777" w:rsidR="00A87F48" w:rsidRDefault="00A87F48" w:rsidP="00A87F48"/>
    <w:p w14:paraId="12477F7C" w14:textId="77777777" w:rsidR="00802229" w:rsidRPr="00A77FE5" w:rsidRDefault="00802229" w:rsidP="004548CD">
      <w:pPr>
        <w:pStyle w:val="Caption"/>
        <w:spacing w:line="360" w:lineRule="auto"/>
        <w:jc w:val="both"/>
        <w:rPr>
          <w:b/>
          <w:i w:val="0"/>
          <w:color w:val="auto"/>
        </w:rPr>
      </w:pPr>
      <w:bookmarkStart w:id="126" w:name="_Ref400084147"/>
      <w:bookmarkStart w:id="127" w:name="_Toc404263027"/>
      <w:r w:rsidRPr="00A77FE5">
        <w:rPr>
          <w:b/>
          <w:i w:val="0"/>
          <w:color w:val="auto"/>
        </w:rPr>
        <w:lastRenderedPageBreak/>
        <w:t xml:space="preserve">Table </w:t>
      </w:r>
      <w:r w:rsidRPr="00A77FE5">
        <w:rPr>
          <w:b/>
          <w:i w:val="0"/>
          <w:color w:val="auto"/>
        </w:rPr>
        <w:fldChar w:fldCharType="begin"/>
      </w:r>
      <w:r w:rsidRPr="00A77FE5">
        <w:rPr>
          <w:b/>
          <w:i w:val="0"/>
          <w:color w:val="auto"/>
        </w:rPr>
        <w:instrText xml:space="preserve"> SEQ Table \* ROMAN </w:instrText>
      </w:r>
      <w:r w:rsidRPr="00A77FE5">
        <w:rPr>
          <w:b/>
          <w:i w:val="0"/>
          <w:color w:val="auto"/>
        </w:rPr>
        <w:fldChar w:fldCharType="separate"/>
      </w:r>
      <w:r w:rsidR="00F85D63">
        <w:rPr>
          <w:b/>
          <w:i w:val="0"/>
          <w:noProof/>
          <w:color w:val="auto"/>
        </w:rPr>
        <w:t>III</w:t>
      </w:r>
      <w:r w:rsidRPr="00A77FE5">
        <w:rPr>
          <w:b/>
          <w:i w:val="0"/>
          <w:color w:val="auto"/>
        </w:rPr>
        <w:fldChar w:fldCharType="end"/>
      </w:r>
      <w:bookmarkEnd w:id="126"/>
      <w:r w:rsidRPr="00A77FE5">
        <w:rPr>
          <w:b/>
          <w:i w:val="0"/>
          <w:color w:val="auto"/>
        </w:rPr>
        <w:t xml:space="preserve">. </w:t>
      </w:r>
      <w:r w:rsidR="00AE2B4C">
        <w:rPr>
          <w:b/>
          <w:i w:val="0"/>
          <w:color w:val="auto"/>
        </w:rPr>
        <w:t>Wilcoxon tw</w:t>
      </w:r>
      <w:r w:rsidRPr="00A77FE5">
        <w:rPr>
          <w:b/>
          <w:i w:val="0"/>
          <w:color w:val="auto"/>
        </w:rPr>
        <w:t>o-sided p-values for the difference of the means of the tumour and normal expression proportions of the four cancer types.</w:t>
      </w:r>
      <w:r w:rsidR="00A77FE5" w:rsidRPr="00A77FE5">
        <w:rPr>
          <w:b/>
          <w:i w:val="0"/>
          <w:color w:val="auto"/>
        </w:rPr>
        <w:t xml:space="preserve"> </w:t>
      </w:r>
      <w:r w:rsidR="00AE2B4C" w:rsidRPr="00AE2B4C">
        <w:rPr>
          <w:i w:val="0"/>
          <w:color w:val="auto"/>
        </w:rPr>
        <w:t xml:space="preserve">Wilcoxon one-sided p-values were used to corroborate the direction of the change. P-values were considered to be significant </w:t>
      </w:r>
      <w:r w:rsidR="0033704E">
        <w:rPr>
          <w:i w:val="0"/>
          <w:color w:val="auto"/>
        </w:rPr>
        <w:t>if</w:t>
      </w:r>
      <w:r w:rsidR="00AE2B4C" w:rsidRPr="00AE2B4C">
        <w:rPr>
          <w:i w:val="0"/>
          <w:color w:val="auto"/>
        </w:rPr>
        <w:t xml:space="preserve"> p &lt; 0.05.</w:t>
      </w:r>
      <w:bookmarkEnd w:id="127"/>
    </w:p>
    <w:tbl>
      <w:tblPr>
        <w:tblW w:w="5160" w:type="dxa"/>
        <w:jc w:val="center"/>
        <w:tblCellMar>
          <w:left w:w="0" w:type="dxa"/>
          <w:right w:w="0" w:type="dxa"/>
        </w:tblCellMar>
        <w:tblLook w:val="0600" w:firstRow="0" w:lastRow="0" w:firstColumn="0" w:lastColumn="0" w:noHBand="1" w:noVBand="1"/>
      </w:tblPr>
      <w:tblGrid>
        <w:gridCol w:w="1320"/>
        <w:gridCol w:w="960"/>
        <w:gridCol w:w="960"/>
        <w:gridCol w:w="960"/>
        <w:gridCol w:w="960"/>
      </w:tblGrid>
      <w:tr w:rsidR="00C052BB" w:rsidRPr="00A87F48" w14:paraId="21A82506" w14:textId="77777777" w:rsidTr="00262EFC">
        <w:trPr>
          <w:trHeight w:val="20"/>
          <w:jc w:val="center"/>
        </w:trPr>
        <w:tc>
          <w:tcPr>
            <w:tcW w:w="13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BF2678D" w14:textId="77777777" w:rsidR="00C052BB" w:rsidRPr="00A87F48" w:rsidRDefault="00C052BB" w:rsidP="00A87F48">
            <w:pPr>
              <w:spacing w:line="240" w:lineRule="auto"/>
              <w:jc w:val="center"/>
              <w:rPr>
                <w:sz w:val="18"/>
                <w:szCs w:val="18"/>
              </w:rPr>
            </w:pPr>
            <w:r w:rsidRPr="00A87F48">
              <w:rPr>
                <w:b/>
                <w:bCs/>
                <w:sz w:val="18"/>
                <w:szCs w:val="18"/>
              </w:rPr>
              <w:t>Phylostrata</w:t>
            </w:r>
          </w:p>
        </w:tc>
        <w:tc>
          <w:tcPr>
            <w:tcW w:w="960" w:type="dxa"/>
            <w:tcBorders>
              <w:top w:val="single" w:sz="8"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14:paraId="7D7B6C34" w14:textId="77777777" w:rsidR="00C052BB" w:rsidRPr="00A87F48" w:rsidRDefault="00C052BB" w:rsidP="00A87F48">
            <w:pPr>
              <w:spacing w:line="240" w:lineRule="auto"/>
              <w:jc w:val="center"/>
              <w:rPr>
                <w:sz w:val="18"/>
                <w:szCs w:val="18"/>
              </w:rPr>
            </w:pPr>
            <w:r w:rsidRPr="00A87F48">
              <w:rPr>
                <w:b/>
                <w:bCs/>
                <w:sz w:val="18"/>
                <w:szCs w:val="18"/>
              </w:rPr>
              <w:t>LUAD</w:t>
            </w:r>
          </w:p>
        </w:tc>
        <w:tc>
          <w:tcPr>
            <w:tcW w:w="96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14:paraId="02F2FAE2" w14:textId="77777777" w:rsidR="00C052BB" w:rsidRPr="00A87F48" w:rsidRDefault="00C052BB" w:rsidP="00A87F48">
            <w:pPr>
              <w:spacing w:line="240" w:lineRule="auto"/>
              <w:jc w:val="center"/>
              <w:rPr>
                <w:sz w:val="18"/>
                <w:szCs w:val="18"/>
              </w:rPr>
            </w:pPr>
            <w:r w:rsidRPr="00A87F48">
              <w:rPr>
                <w:b/>
                <w:bCs/>
                <w:sz w:val="18"/>
                <w:szCs w:val="18"/>
              </w:rPr>
              <w:t>BRCA</w:t>
            </w:r>
          </w:p>
        </w:tc>
        <w:tc>
          <w:tcPr>
            <w:tcW w:w="96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14:paraId="3E8F6A79" w14:textId="77777777" w:rsidR="00C052BB" w:rsidRPr="00A87F48" w:rsidRDefault="00C052BB" w:rsidP="00A87F48">
            <w:pPr>
              <w:spacing w:line="240" w:lineRule="auto"/>
              <w:jc w:val="center"/>
              <w:rPr>
                <w:sz w:val="18"/>
                <w:szCs w:val="18"/>
              </w:rPr>
            </w:pPr>
            <w:r w:rsidRPr="00A87F48">
              <w:rPr>
                <w:b/>
                <w:bCs/>
                <w:sz w:val="18"/>
                <w:szCs w:val="18"/>
              </w:rPr>
              <w:t>HNSC</w:t>
            </w:r>
          </w:p>
        </w:tc>
        <w:tc>
          <w:tcPr>
            <w:tcW w:w="960" w:type="dxa"/>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EF46A8B" w14:textId="77777777" w:rsidR="00C052BB" w:rsidRPr="00A87F48" w:rsidRDefault="00C052BB" w:rsidP="00A87F48">
            <w:pPr>
              <w:spacing w:line="240" w:lineRule="auto"/>
              <w:jc w:val="center"/>
              <w:rPr>
                <w:sz w:val="18"/>
                <w:szCs w:val="18"/>
              </w:rPr>
            </w:pPr>
            <w:r w:rsidRPr="00A87F48">
              <w:rPr>
                <w:b/>
                <w:bCs/>
                <w:sz w:val="18"/>
                <w:szCs w:val="18"/>
              </w:rPr>
              <w:t>KIRC</w:t>
            </w:r>
          </w:p>
        </w:tc>
      </w:tr>
      <w:tr w:rsidR="00C052BB" w:rsidRPr="00A87F48" w14:paraId="27F64953" w14:textId="77777777" w:rsidTr="00262EFC">
        <w:trPr>
          <w:trHeight w:val="20"/>
          <w:jc w:val="center"/>
        </w:trPr>
        <w:tc>
          <w:tcPr>
            <w:tcW w:w="132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4AA11871" w14:textId="77777777" w:rsidR="00C052BB" w:rsidRPr="00A87F48" w:rsidRDefault="00C052BB" w:rsidP="00A87F48">
            <w:pPr>
              <w:spacing w:line="240" w:lineRule="auto"/>
              <w:jc w:val="center"/>
              <w:rPr>
                <w:sz w:val="18"/>
                <w:szCs w:val="18"/>
              </w:rPr>
            </w:pPr>
            <w:r w:rsidRPr="00A87F48">
              <w:rPr>
                <w:b/>
                <w:bCs/>
                <w:sz w:val="18"/>
                <w:szCs w:val="18"/>
              </w:rPr>
              <w:t>1</w:t>
            </w:r>
          </w:p>
        </w:tc>
        <w:tc>
          <w:tcPr>
            <w:tcW w:w="960" w:type="dxa"/>
            <w:tcBorders>
              <w:top w:val="single" w:sz="8" w:space="0" w:color="000000"/>
              <w:left w:val="single" w:sz="8" w:space="0" w:color="000000"/>
              <w:bottom w:val="nil"/>
              <w:right w:val="single" w:sz="4" w:space="0" w:color="000000"/>
            </w:tcBorders>
            <w:shd w:val="clear" w:color="auto" w:fill="FCE4D6"/>
            <w:tcMar>
              <w:top w:w="15" w:type="dxa"/>
              <w:left w:w="15" w:type="dxa"/>
              <w:bottom w:w="0" w:type="dxa"/>
              <w:right w:w="15" w:type="dxa"/>
            </w:tcMar>
            <w:vAlign w:val="center"/>
            <w:hideMark/>
          </w:tcPr>
          <w:p w14:paraId="213388E9" w14:textId="77777777" w:rsidR="00C052BB" w:rsidRPr="00A87F48" w:rsidRDefault="00C052BB" w:rsidP="00A87F48">
            <w:pPr>
              <w:spacing w:line="240" w:lineRule="auto"/>
              <w:jc w:val="center"/>
              <w:rPr>
                <w:sz w:val="18"/>
                <w:szCs w:val="18"/>
              </w:rPr>
            </w:pPr>
            <w:r w:rsidRPr="00A87F48">
              <w:rPr>
                <w:sz w:val="18"/>
                <w:szCs w:val="18"/>
              </w:rPr>
              <w:t>6.20E-28</w:t>
            </w:r>
          </w:p>
        </w:tc>
        <w:tc>
          <w:tcPr>
            <w:tcW w:w="960" w:type="dxa"/>
            <w:tcBorders>
              <w:top w:val="single" w:sz="8" w:space="0" w:color="000000"/>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51180EA9" w14:textId="77777777" w:rsidR="00C052BB" w:rsidRPr="00A87F48" w:rsidRDefault="00C052BB" w:rsidP="00A87F48">
            <w:pPr>
              <w:spacing w:line="240" w:lineRule="auto"/>
              <w:jc w:val="center"/>
              <w:rPr>
                <w:sz w:val="18"/>
                <w:szCs w:val="18"/>
              </w:rPr>
            </w:pPr>
            <w:r w:rsidRPr="00A87F48">
              <w:rPr>
                <w:sz w:val="18"/>
                <w:szCs w:val="18"/>
              </w:rPr>
              <w:t>0.132535</w:t>
            </w:r>
          </w:p>
        </w:tc>
        <w:tc>
          <w:tcPr>
            <w:tcW w:w="960" w:type="dxa"/>
            <w:tcBorders>
              <w:top w:val="single" w:sz="8" w:space="0" w:color="000000"/>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22F75631" w14:textId="77777777" w:rsidR="00C052BB" w:rsidRPr="00A87F48" w:rsidRDefault="00C052BB" w:rsidP="00A87F48">
            <w:pPr>
              <w:spacing w:line="240" w:lineRule="auto"/>
              <w:jc w:val="center"/>
              <w:rPr>
                <w:sz w:val="18"/>
                <w:szCs w:val="18"/>
              </w:rPr>
            </w:pPr>
            <w:r w:rsidRPr="00A87F48">
              <w:rPr>
                <w:sz w:val="18"/>
                <w:szCs w:val="18"/>
              </w:rPr>
              <w:t>0.001636</w:t>
            </w:r>
          </w:p>
        </w:tc>
        <w:tc>
          <w:tcPr>
            <w:tcW w:w="960" w:type="dxa"/>
            <w:tcBorders>
              <w:top w:val="single" w:sz="8" w:space="0" w:color="000000"/>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05B265C1" w14:textId="77777777" w:rsidR="00C052BB" w:rsidRPr="00A87F48" w:rsidRDefault="00C052BB" w:rsidP="00A87F48">
            <w:pPr>
              <w:spacing w:line="240" w:lineRule="auto"/>
              <w:jc w:val="center"/>
              <w:rPr>
                <w:sz w:val="18"/>
                <w:szCs w:val="18"/>
              </w:rPr>
            </w:pPr>
            <w:r w:rsidRPr="00A87F48">
              <w:rPr>
                <w:sz w:val="18"/>
                <w:szCs w:val="18"/>
              </w:rPr>
              <w:t>0.022986</w:t>
            </w:r>
          </w:p>
        </w:tc>
      </w:tr>
      <w:tr w:rsidR="00C052BB" w:rsidRPr="00A87F48" w14:paraId="43F1C802"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E67AF13" w14:textId="77777777" w:rsidR="00C052BB" w:rsidRPr="00A87F48" w:rsidRDefault="00C052BB" w:rsidP="00A87F48">
            <w:pPr>
              <w:spacing w:line="240" w:lineRule="auto"/>
              <w:jc w:val="center"/>
              <w:rPr>
                <w:sz w:val="18"/>
                <w:szCs w:val="18"/>
              </w:rPr>
            </w:pPr>
            <w:r w:rsidRPr="00A87F48">
              <w:rPr>
                <w:b/>
                <w:bCs/>
                <w:sz w:val="18"/>
                <w:szCs w:val="18"/>
              </w:rPr>
              <w:t>2</w:t>
            </w:r>
          </w:p>
        </w:tc>
        <w:tc>
          <w:tcPr>
            <w:tcW w:w="960" w:type="dxa"/>
            <w:tcBorders>
              <w:top w:val="nil"/>
              <w:left w:val="single" w:sz="8" w:space="0" w:color="000000"/>
              <w:bottom w:val="nil"/>
              <w:right w:val="single" w:sz="4" w:space="0" w:color="000000"/>
            </w:tcBorders>
            <w:shd w:val="clear" w:color="auto" w:fill="FCE4D6"/>
            <w:tcMar>
              <w:top w:w="15" w:type="dxa"/>
              <w:left w:w="15" w:type="dxa"/>
              <w:bottom w:w="0" w:type="dxa"/>
              <w:right w:w="15" w:type="dxa"/>
            </w:tcMar>
            <w:vAlign w:val="center"/>
            <w:hideMark/>
          </w:tcPr>
          <w:p w14:paraId="5AB42F09" w14:textId="77777777" w:rsidR="00C052BB" w:rsidRPr="00A87F48" w:rsidRDefault="00C052BB" w:rsidP="00A87F48">
            <w:pPr>
              <w:spacing w:line="240" w:lineRule="auto"/>
              <w:jc w:val="center"/>
              <w:rPr>
                <w:sz w:val="18"/>
                <w:szCs w:val="18"/>
              </w:rPr>
            </w:pPr>
            <w:r w:rsidRPr="00A87F48">
              <w:rPr>
                <w:sz w:val="18"/>
                <w:szCs w:val="18"/>
              </w:rPr>
              <w:t>7.57E-33</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4D7D62E1" w14:textId="77777777" w:rsidR="00C052BB" w:rsidRPr="00A87F48" w:rsidRDefault="00C052BB" w:rsidP="00A87F48">
            <w:pPr>
              <w:spacing w:line="240" w:lineRule="auto"/>
              <w:jc w:val="center"/>
              <w:rPr>
                <w:sz w:val="18"/>
                <w:szCs w:val="18"/>
              </w:rPr>
            </w:pPr>
            <w:r w:rsidRPr="00A87F48">
              <w:rPr>
                <w:sz w:val="18"/>
                <w:szCs w:val="18"/>
              </w:rPr>
              <w:t>7.40E-37</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5E47402E" w14:textId="77777777" w:rsidR="00C052BB" w:rsidRPr="00A87F48" w:rsidRDefault="00C052BB" w:rsidP="00A87F48">
            <w:pPr>
              <w:spacing w:line="240" w:lineRule="auto"/>
              <w:jc w:val="center"/>
              <w:rPr>
                <w:sz w:val="18"/>
                <w:szCs w:val="18"/>
              </w:rPr>
            </w:pPr>
            <w:r w:rsidRPr="00A87F48">
              <w:rPr>
                <w:sz w:val="18"/>
                <w:szCs w:val="18"/>
              </w:rPr>
              <w:t>4.25E-07</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6E761ADF" w14:textId="77777777" w:rsidR="00C052BB" w:rsidRPr="00A87F48" w:rsidRDefault="00C052BB" w:rsidP="00A87F48">
            <w:pPr>
              <w:spacing w:line="240" w:lineRule="auto"/>
              <w:jc w:val="center"/>
              <w:rPr>
                <w:sz w:val="18"/>
                <w:szCs w:val="18"/>
              </w:rPr>
            </w:pPr>
            <w:r w:rsidRPr="00A87F48">
              <w:rPr>
                <w:sz w:val="18"/>
                <w:szCs w:val="18"/>
              </w:rPr>
              <w:t>8.35E-08</w:t>
            </w:r>
          </w:p>
        </w:tc>
      </w:tr>
      <w:tr w:rsidR="00C052BB" w:rsidRPr="00A87F48" w14:paraId="721750CB"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D92DD41" w14:textId="77777777" w:rsidR="00C052BB" w:rsidRPr="00A87F48" w:rsidRDefault="00C052BB" w:rsidP="00A87F48">
            <w:pPr>
              <w:spacing w:line="240" w:lineRule="auto"/>
              <w:jc w:val="center"/>
              <w:rPr>
                <w:sz w:val="18"/>
                <w:szCs w:val="18"/>
              </w:rPr>
            </w:pPr>
            <w:r w:rsidRPr="00A87F48">
              <w:rPr>
                <w:b/>
                <w:bCs/>
                <w:sz w:val="18"/>
                <w:szCs w:val="18"/>
              </w:rPr>
              <w:t>3</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center"/>
            <w:hideMark/>
          </w:tcPr>
          <w:p w14:paraId="763EC8FF" w14:textId="77777777" w:rsidR="00C052BB" w:rsidRPr="00A87F48" w:rsidRDefault="00C052BB" w:rsidP="00A87F48">
            <w:pPr>
              <w:spacing w:line="240" w:lineRule="auto"/>
              <w:jc w:val="center"/>
              <w:rPr>
                <w:sz w:val="18"/>
                <w:szCs w:val="18"/>
              </w:rPr>
            </w:pPr>
            <w:r w:rsidRPr="00A87F48">
              <w:rPr>
                <w:sz w:val="18"/>
                <w:szCs w:val="18"/>
              </w:rPr>
              <w:t>0.851304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61B1DC4A" w14:textId="77777777" w:rsidR="00C052BB" w:rsidRPr="00A87F48" w:rsidRDefault="00C052BB" w:rsidP="00A87F48">
            <w:pPr>
              <w:spacing w:line="240" w:lineRule="auto"/>
              <w:jc w:val="center"/>
              <w:rPr>
                <w:sz w:val="18"/>
                <w:szCs w:val="18"/>
              </w:rPr>
            </w:pPr>
            <w:r w:rsidRPr="00A87F48">
              <w:rPr>
                <w:sz w:val="18"/>
                <w:szCs w:val="18"/>
              </w:rPr>
              <w:t>8.90E-09</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7F5CF43F" w14:textId="77777777" w:rsidR="00C052BB" w:rsidRPr="00A87F48" w:rsidRDefault="00C052BB" w:rsidP="00A87F48">
            <w:pPr>
              <w:spacing w:line="240" w:lineRule="auto"/>
              <w:jc w:val="center"/>
              <w:rPr>
                <w:sz w:val="18"/>
                <w:szCs w:val="18"/>
              </w:rPr>
            </w:pPr>
            <w:r w:rsidRPr="00A87F48">
              <w:rPr>
                <w:sz w:val="18"/>
                <w:szCs w:val="18"/>
              </w:rPr>
              <w:t>2.03E-11</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2C130E46" w14:textId="77777777" w:rsidR="00C052BB" w:rsidRPr="00A87F48" w:rsidRDefault="00C052BB" w:rsidP="00A87F48">
            <w:pPr>
              <w:spacing w:line="240" w:lineRule="auto"/>
              <w:jc w:val="center"/>
              <w:rPr>
                <w:sz w:val="18"/>
                <w:szCs w:val="18"/>
              </w:rPr>
            </w:pPr>
            <w:r w:rsidRPr="00A87F48">
              <w:rPr>
                <w:sz w:val="18"/>
                <w:szCs w:val="18"/>
              </w:rPr>
              <w:t>1.34E-20</w:t>
            </w:r>
          </w:p>
        </w:tc>
      </w:tr>
      <w:tr w:rsidR="00C052BB" w:rsidRPr="00A87F48" w14:paraId="74323806"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38372E3" w14:textId="77777777" w:rsidR="00C052BB" w:rsidRPr="00A87F48" w:rsidRDefault="00C052BB" w:rsidP="00A87F48">
            <w:pPr>
              <w:spacing w:line="240" w:lineRule="auto"/>
              <w:jc w:val="center"/>
              <w:rPr>
                <w:sz w:val="18"/>
                <w:szCs w:val="18"/>
              </w:rPr>
            </w:pPr>
            <w:r w:rsidRPr="00A87F48">
              <w:rPr>
                <w:b/>
                <w:bCs/>
                <w:sz w:val="18"/>
                <w:szCs w:val="18"/>
              </w:rPr>
              <w:t>4</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64DB1ABF" w14:textId="77777777" w:rsidR="00C052BB" w:rsidRPr="00A87F48" w:rsidRDefault="00C052BB" w:rsidP="00A87F48">
            <w:pPr>
              <w:spacing w:line="240" w:lineRule="auto"/>
              <w:jc w:val="center"/>
              <w:rPr>
                <w:sz w:val="18"/>
                <w:szCs w:val="18"/>
              </w:rPr>
            </w:pPr>
            <w:r w:rsidRPr="00A87F48">
              <w:rPr>
                <w:sz w:val="18"/>
                <w:szCs w:val="18"/>
              </w:rPr>
              <w:t>0.0018</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449DF8A3" w14:textId="77777777" w:rsidR="00C052BB" w:rsidRPr="00A87F48" w:rsidRDefault="00C052BB" w:rsidP="00A87F48">
            <w:pPr>
              <w:spacing w:line="240" w:lineRule="auto"/>
              <w:jc w:val="center"/>
              <w:rPr>
                <w:sz w:val="18"/>
                <w:szCs w:val="18"/>
              </w:rPr>
            </w:pPr>
            <w:r w:rsidRPr="00A87F48">
              <w:rPr>
                <w:sz w:val="18"/>
                <w:szCs w:val="18"/>
              </w:rPr>
              <w:t>1.25E-21</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7B586A97" w14:textId="77777777" w:rsidR="00C052BB" w:rsidRPr="00A87F48" w:rsidRDefault="00C052BB" w:rsidP="00A87F48">
            <w:pPr>
              <w:spacing w:line="240" w:lineRule="auto"/>
              <w:jc w:val="center"/>
              <w:rPr>
                <w:sz w:val="18"/>
                <w:szCs w:val="18"/>
              </w:rPr>
            </w:pPr>
            <w:r w:rsidRPr="00A87F48">
              <w:rPr>
                <w:sz w:val="18"/>
                <w:szCs w:val="18"/>
              </w:rPr>
              <w:t>4.54E-09</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09FE19D8" w14:textId="77777777" w:rsidR="00C052BB" w:rsidRPr="00A87F48" w:rsidRDefault="00C052BB" w:rsidP="00A87F48">
            <w:pPr>
              <w:spacing w:line="240" w:lineRule="auto"/>
              <w:jc w:val="center"/>
              <w:rPr>
                <w:sz w:val="18"/>
                <w:szCs w:val="18"/>
              </w:rPr>
            </w:pPr>
            <w:r w:rsidRPr="00A87F48">
              <w:rPr>
                <w:sz w:val="18"/>
                <w:szCs w:val="18"/>
              </w:rPr>
              <w:t>1.64E-06</w:t>
            </w:r>
          </w:p>
        </w:tc>
      </w:tr>
      <w:tr w:rsidR="00C052BB" w:rsidRPr="00A87F48" w14:paraId="03D447D6"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459C4619" w14:textId="77777777" w:rsidR="00C052BB" w:rsidRPr="00A87F48" w:rsidRDefault="00C052BB" w:rsidP="00A87F48">
            <w:pPr>
              <w:spacing w:line="240" w:lineRule="auto"/>
              <w:jc w:val="center"/>
              <w:rPr>
                <w:sz w:val="18"/>
                <w:szCs w:val="18"/>
              </w:rPr>
            </w:pPr>
            <w:r w:rsidRPr="00A87F48">
              <w:rPr>
                <w:b/>
                <w:bCs/>
                <w:sz w:val="18"/>
                <w:szCs w:val="18"/>
              </w:rPr>
              <w:t>5</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173A1A1B" w14:textId="77777777" w:rsidR="00C052BB" w:rsidRPr="00A87F48" w:rsidRDefault="00C052BB" w:rsidP="00A87F48">
            <w:pPr>
              <w:spacing w:line="240" w:lineRule="auto"/>
              <w:jc w:val="center"/>
              <w:rPr>
                <w:sz w:val="18"/>
                <w:szCs w:val="18"/>
              </w:rPr>
            </w:pPr>
            <w:r w:rsidRPr="00A87F48">
              <w:rPr>
                <w:sz w:val="18"/>
                <w:szCs w:val="18"/>
              </w:rPr>
              <w:t>1.67E-15</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2B083C4D" w14:textId="77777777" w:rsidR="00C052BB" w:rsidRPr="00A87F48" w:rsidRDefault="00C052BB" w:rsidP="00A87F48">
            <w:pPr>
              <w:spacing w:line="240" w:lineRule="auto"/>
              <w:jc w:val="center"/>
              <w:rPr>
                <w:sz w:val="18"/>
                <w:szCs w:val="18"/>
              </w:rPr>
            </w:pPr>
            <w:r w:rsidRPr="00A87F48">
              <w:rPr>
                <w:sz w:val="18"/>
                <w:szCs w:val="18"/>
              </w:rPr>
              <w:t>4.37E-21</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75FE1C2D" w14:textId="77777777" w:rsidR="00C052BB" w:rsidRPr="00A87F48" w:rsidRDefault="00C052BB" w:rsidP="00A87F48">
            <w:pPr>
              <w:spacing w:line="240" w:lineRule="auto"/>
              <w:jc w:val="center"/>
              <w:rPr>
                <w:sz w:val="18"/>
                <w:szCs w:val="18"/>
              </w:rPr>
            </w:pPr>
            <w:r w:rsidRPr="00A87F48">
              <w:rPr>
                <w:sz w:val="18"/>
                <w:szCs w:val="18"/>
              </w:rPr>
              <w:t>0.697321</w:t>
            </w:r>
          </w:p>
        </w:tc>
        <w:tc>
          <w:tcPr>
            <w:tcW w:w="960" w:type="dxa"/>
            <w:tcBorders>
              <w:top w:val="nil"/>
              <w:left w:val="single" w:sz="4" w:space="0" w:color="000000"/>
              <w:bottom w:val="nil"/>
              <w:right w:val="single" w:sz="8" w:space="0" w:color="000000"/>
            </w:tcBorders>
            <w:shd w:val="clear" w:color="auto" w:fill="auto"/>
            <w:tcMar>
              <w:top w:w="15" w:type="dxa"/>
              <w:left w:w="15" w:type="dxa"/>
              <w:bottom w:w="0" w:type="dxa"/>
              <w:right w:w="15" w:type="dxa"/>
            </w:tcMar>
            <w:vAlign w:val="center"/>
            <w:hideMark/>
          </w:tcPr>
          <w:p w14:paraId="308BF21E" w14:textId="77777777" w:rsidR="00C052BB" w:rsidRPr="00A87F48" w:rsidRDefault="00C052BB" w:rsidP="00A87F48">
            <w:pPr>
              <w:spacing w:line="240" w:lineRule="auto"/>
              <w:jc w:val="center"/>
              <w:rPr>
                <w:sz w:val="18"/>
                <w:szCs w:val="18"/>
              </w:rPr>
            </w:pPr>
            <w:r w:rsidRPr="00A87F48">
              <w:rPr>
                <w:sz w:val="18"/>
                <w:szCs w:val="18"/>
              </w:rPr>
              <w:t>0.837189</w:t>
            </w:r>
          </w:p>
        </w:tc>
      </w:tr>
      <w:tr w:rsidR="00C052BB" w:rsidRPr="00A87F48" w14:paraId="39F1E362"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1D4958B" w14:textId="77777777" w:rsidR="00C052BB" w:rsidRPr="00A87F48" w:rsidRDefault="00C052BB" w:rsidP="00A87F48">
            <w:pPr>
              <w:spacing w:line="240" w:lineRule="auto"/>
              <w:jc w:val="center"/>
              <w:rPr>
                <w:sz w:val="18"/>
                <w:szCs w:val="18"/>
              </w:rPr>
            </w:pPr>
            <w:r w:rsidRPr="00A87F48">
              <w:rPr>
                <w:b/>
                <w:bCs/>
                <w:sz w:val="18"/>
                <w:szCs w:val="18"/>
              </w:rPr>
              <w:t>6</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53799CD5" w14:textId="77777777" w:rsidR="00C052BB" w:rsidRPr="00A87F48" w:rsidRDefault="00C052BB" w:rsidP="00A87F48">
            <w:pPr>
              <w:spacing w:line="240" w:lineRule="auto"/>
              <w:jc w:val="center"/>
              <w:rPr>
                <w:sz w:val="18"/>
                <w:szCs w:val="18"/>
              </w:rPr>
            </w:pPr>
            <w:r w:rsidRPr="00A87F48">
              <w:rPr>
                <w:sz w:val="18"/>
                <w:szCs w:val="18"/>
              </w:rPr>
              <w:t>0.00011</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7B827F14" w14:textId="77777777" w:rsidR="00C052BB" w:rsidRPr="00A87F48" w:rsidRDefault="00C052BB" w:rsidP="00A87F48">
            <w:pPr>
              <w:spacing w:line="240" w:lineRule="auto"/>
              <w:jc w:val="center"/>
              <w:rPr>
                <w:sz w:val="18"/>
                <w:szCs w:val="18"/>
              </w:rPr>
            </w:pPr>
            <w:r w:rsidRPr="00A87F48">
              <w:rPr>
                <w:sz w:val="18"/>
                <w:szCs w:val="18"/>
              </w:rPr>
              <w:t>6.16E-24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58522218" w14:textId="77777777" w:rsidR="00C052BB" w:rsidRPr="00A87F48" w:rsidRDefault="00C052BB" w:rsidP="00A87F48">
            <w:pPr>
              <w:spacing w:line="240" w:lineRule="auto"/>
              <w:jc w:val="center"/>
              <w:rPr>
                <w:sz w:val="18"/>
                <w:szCs w:val="18"/>
              </w:rPr>
            </w:pPr>
            <w:r w:rsidRPr="00A87F48">
              <w:rPr>
                <w:sz w:val="18"/>
                <w:szCs w:val="18"/>
              </w:rPr>
              <w:t>6.41E-06</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61F2C80F" w14:textId="77777777" w:rsidR="00C052BB" w:rsidRPr="00A87F48" w:rsidRDefault="00C052BB" w:rsidP="00A87F48">
            <w:pPr>
              <w:spacing w:line="240" w:lineRule="auto"/>
              <w:jc w:val="center"/>
              <w:rPr>
                <w:sz w:val="18"/>
                <w:szCs w:val="18"/>
              </w:rPr>
            </w:pPr>
            <w:r w:rsidRPr="00A87F48">
              <w:rPr>
                <w:sz w:val="18"/>
                <w:szCs w:val="18"/>
              </w:rPr>
              <w:t>6.29E-05</w:t>
            </w:r>
          </w:p>
        </w:tc>
      </w:tr>
      <w:tr w:rsidR="00C052BB" w:rsidRPr="00A87F48" w14:paraId="5517D883"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FACEAB7" w14:textId="77777777" w:rsidR="00C052BB" w:rsidRPr="00A87F48" w:rsidRDefault="00C052BB" w:rsidP="00A87F48">
            <w:pPr>
              <w:spacing w:line="240" w:lineRule="auto"/>
              <w:jc w:val="center"/>
              <w:rPr>
                <w:sz w:val="18"/>
                <w:szCs w:val="18"/>
              </w:rPr>
            </w:pPr>
            <w:r w:rsidRPr="00A87F48">
              <w:rPr>
                <w:b/>
                <w:bCs/>
                <w:sz w:val="18"/>
                <w:szCs w:val="18"/>
              </w:rPr>
              <w:t>7</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77B52639" w14:textId="77777777" w:rsidR="00C052BB" w:rsidRPr="00A87F48" w:rsidRDefault="00C052BB" w:rsidP="00A87F48">
            <w:pPr>
              <w:spacing w:line="240" w:lineRule="auto"/>
              <w:jc w:val="center"/>
              <w:rPr>
                <w:sz w:val="18"/>
                <w:szCs w:val="18"/>
              </w:rPr>
            </w:pPr>
            <w:r w:rsidRPr="00A87F48">
              <w:rPr>
                <w:sz w:val="18"/>
                <w:szCs w:val="18"/>
              </w:rPr>
              <w:t>9.39E-14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7B885E4D" w14:textId="77777777" w:rsidR="00C052BB" w:rsidRPr="00A87F48" w:rsidRDefault="00C052BB" w:rsidP="00A87F48">
            <w:pPr>
              <w:spacing w:line="240" w:lineRule="auto"/>
              <w:jc w:val="center"/>
              <w:rPr>
                <w:sz w:val="18"/>
                <w:szCs w:val="18"/>
              </w:rPr>
            </w:pPr>
            <w:r w:rsidRPr="00A87F48">
              <w:rPr>
                <w:sz w:val="18"/>
                <w:szCs w:val="18"/>
              </w:rPr>
              <w:t>4.32E-29</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3996AB15" w14:textId="77777777" w:rsidR="00C052BB" w:rsidRPr="00A87F48" w:rsidRDefault="00C052BB" w:rsidP="00A87F48">
            <w:pPr>
              <w:spacing w:line="240" w:lineRule="auto"/>
              <w:jc w:val="center"/>
              <w:rPr>
                <w:sz w:val="18"/>
                <w:szCs w:val="18"/>
              </w:rPr>
            </w:pPr>
            <w:r w:rsidRPr="00A87F48">
              <w:rPr>
                <w:sz w:val="18"/>
                <w:szCs w:val="18"/>
              </w:rPr>
              <w:t>0.555964</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642E08E3" w14:textId="77777777" w:rsidR="00C052BB" w:rsidRPr="00A87F48" w:rsidRDefault="00C052BB" w:rsidP="00A87F48">
            <w:pPr>
              <w:spacing w:line="240" w:lineRule="auto"/>
              <w:jc w:val="center"/>
              <w:rPr>
                <w:sz w:val="18"/>
                <w:szCs w:val="18"/>
              </w:rPr>
            </w:pPr>
            <w:r w:rsidRPr="00A87F48">
              <w:rPr>
                <w:sz w:val="18"/>
                <w:szCs w:val="18"/>
              </w:rPr>
              <w:t>1.03E-21</w:t>
            </w:r>
          </w:p>
        </w:tc>
      </w:tr>
      <w:tr w:rsidR="00C052BB" w:rsidRPr="00A87F48" w14:paraId="4F7D2B65"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ED9F096" w14:textId="77777777" w:rsidR="00C052BB" w:rsidRPr="00A87F48" w:rsidRDefault="00C052BB" w:rsidP="00A87F48">
            <w:pPr>
              <w:spacing w:line="240" w:lineRule="auto"/>
              <w:jc w:val="center"/>
              <w:rPr>
                <w:sz w:val="18"/>
                <w:szCs w:val="18"/>
              </w:rPr>
            </w:pPr>
            <w:r w:rsidRPr="00A87F48">
              <w:rPr>
                <w:b/>
                <w:bCs/>
                <w:sz w:val="18"/>
                <w:szCs w:val="18"/>
              </w:rPr>
              <w:t>8</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59EF598C" w14:textId="77777777" w:rsidR="00C052BB" w:rsidRPr="00A87F48" w:rsidRDefault="00C052BB" w:rsidP="00A87F48">
            <w:pPr>
              <w:spacing w:line="240" w:lineRule="auto"/>
              <w:jc w:val="center"/>
              <w:rPr>
                <w:sz w:val="18"/>
                <w:szCs w:val="18"/>
              </w:rPr>
            </w:pPr>
            <w:r w:rsidRPr="00A87F48">
              <w:rPr>
                <w:sz w:val="18"/>
                <w:szCs w:val="18"/>
              </w:rPr>
              <w:t>6.17E-10</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4E4B2C65" w14:textId="77777777" w:rsidR="00C052BB" w:rsidRPr="00A87F48" w:rsidRDefault="00C052BB" w:rsidP="00A87F48">
            <w:pPr>
              <w:spacing w:line="240" w:lineRule="auto"/>
              <w:jc w:val="center"/>
              <w:rPr>
                <w:sz w:val="18"/>
                <w:szCs w:val="18"/>
              </w:rPr>
            </w:pPr>
            <w:r w:rsidRPr="00A87F48">
              <w:rPr>
                <w:sz w:val="18"/>
                <w:szCs w:val="18"/>
              </w:rPr>
              <w:t>8.81E-19</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34F3050B" w14:textId="77777777" w:rsidR="00C052BB" w:rsidRPr="00A87F48" w:rsidRDefault="00C052BB" w:rsidP="00A87F48">
            <w:pPr>
              <w:spacing w:line="240" w:lineRule="auto"/>
              <w:jc w:val="center"/>
              <w:rPr>
                <w:sz w:val="18"/>
                <w:szCs w:val="18"/>
              </w:rPr>
            </w:pPr>
            <w:r w:rsidRPr="00A87F48">
              <w:rPr>
                <w:sz w:val="18"/>
                <w:szCs w:val="18"/>
              </w:rPr>
              <w:t>0.00312</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6A15557A" w14:textId="77777777" w:rsidR="00C052BB" w:rsidRPr="00A87F48" w:rsidRDefault="00C052BB" w:rsidP="00A87F48">
            <w:pPr>
              <w:spacing w:line="240" w:lineRule="auto"/>
              <w:jc w:val="center"/>
              <w:rPr>
                <w:sz w:val="18"/>
                <w:szCs w:val="18"/>
              </w:rPr>
            </w:pPr>
            <w:r w:rsidRPr="00A87F48">
              <w:rPr>
                <w:sz w:val="18"/>
                <w:szCs w:val="18"/>
              </w:rPr>
              <w:t>0.008705</w:t>
            </w:r>
          </w:p>
        </w:tc>
      </w:tr>
      <w:tr w:rsidR="00C052BB" w:rsidRPr="00A87F48" w14:paraId="006DBA32"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FF6A81F" w14:textId="77777777" w:rsidR="00C052BB" w:rsidRPr="00A87F48" w:rsidRDefault="00C052BB" w:rsidP="00A87F48">
            <w:pPr>
              <w:spacing w:line="240" w:lineRule="auto"/>
              <w:jc w:val="center"/>
              <w:rPr>
                <w:sz w:val="18"/>
                <w:szCs w:val="18"/>
              </w:rPr>
            </w:pPr>
            <w:r w:rsidRPr="00A87F48">
              <w:rPr>
                <w:b/>
                <w:bCs/>
                <w:sz w:val="18"/>
                <w:szCs w:val="18"/>
              </w:rPr>
              <w:t>9</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049C6C5B" w14:textId="77777777" w:rsidR="00C052BB" w:rsidRPr="00A87F48" w:rsidRDefault="00C052BB" w:rsidP="00A87F48">
            <w:pPr>
              <w:spacing w:line="240" w:lineRule="auto"/>
              <w:jc w:val="center"/>
              <w:rPr>
                <w:sz w:val="18"/>
                <w:szCs w:val="18"/>
              </w:rPr>
            </w:pPr>
            <w:r w:rsidRPr="00A87F48">
              <w:rPr>
                <w:sz w:val="18"/>
                <w:szCs w:val="18"/>
              </w:rPr>
              <w:t>6.72E-26</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7FF59048" w14:textId="77777777" w:rsidR="00C052BB" w:rsidRPr="00A87F48" w:rsidRDefault="00C052BB" w:rsidP="00A87F48">
            <w:pPr>
              <w:spacing w:line="240" w:lineRule="auto"/>
              <w:jc w:val="center"/>
              <w:rPr>
                <w:sz w:val="18"/>
                <w:szCs w:val="18"/>
              </w:rPr>
            </w:pPr>
            <w:r w:rsidRPr="00A87F48">
              <w:rPr>
                <w:sz w:val="18"/>
                <w:szCs w:val="18"/>
              </w:rPr>
              <w:t>0.834541</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0AAD2753" w14:textId="77777777" w:rsidR="00C052BB" w:rsidRPr="00A87F48" w:rsidRDefault="00C052BB" w:rsidP="00A87F48">
            <w:pPr>
              <w:spacing w:line="240" w:lineRule="auto"/>
              <w:jc w:val="center"/>
              <w:rPr>
                <w:sz w:val="18"/>
                <w:szCs w:val="18"/>
              </w:rPr>
            </w:pPr>
            <w:r w:rsidRPr="00A87F48">
              <w:rPr>
                <w:sz w:val="18"/>
                <w:szCs w:val="18"/>
              </w:rPr>
              <w:t>3.39E-08</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2FCA56B9" w14:textId="77777777" w:rsidR="00C052BB" w:rsidRPr="00A87F48" w:rsidRDefault="00C052BB" w:rsidP="00A87F48">
            <w:pPr>
              <w:spacing w:line="240" w:lineRule="auto"/>
              <w:jc w:val="center"/>
              <w:rPr>
                <w:sz w:val="18"/>
                <w:szCs w:val="18"/>
              </w:rPr>
            </w:pPr>
            <w:r w:rsidRPr="00A87F48">
              <w:rPr>
                <w:sz w:val="18"/>
                <w:szCs w:val="18"/>
              </w:rPr>
              <w:t>0.005463</w:t>
            </w:r>
          </w:p>
        </w:tc>
      </w:tr>
      <w:tr w:rsidR="00C052BB" w:rsidRPr="00A87F48" w14:paraId="322B5A6F"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0C8CD27B" w14:textId="77777777" w:rsidR="00C052BB" w:rsidRPr="00A87F48" w:rsidRDefault="00C052BB" w:rsidP="00A87F48">
            <w:pPr>
              <w:spacing w:line="240" w:lineRule="auto"/>
              <w:jc w:val="center"/>
              <w:rPr>
                <w:sz w:val="18"/>
                <w:szCs w:val="18"/>
              </w:rPr>
            </w:pPr>
            <w:r w:rsidRPr="00A87F48">
              <w:rPr>
                <w:b/>
                <w:bCs/>
                <w:sz w:val="18"/>
                <w:szCs w:val="18"/>
              </w:rPr>
              <w:t>10</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117362A6" w14:textId="77777777" w:rsidR="00C052BB" w:rsidRPr="00A87F48" w:rsidRDefault="00C052BB" w:rsidP="00A87F48">
            <w:pPr>
              <w:spacing w:line="240" w:lineRule="auto"/>
              <w:jc w:val="center"/>
              <w:rPr>
                <w:sz w:val="18"/>
                <w:szCs w:val="18"/>
              </w:rPr>
            </w:pPr>
            <w:r w:rsidRPr="00A87F48">
              <w:rPr>
                <w:sz w:val="18"/>
                <w:szCs w:val="18"/>
              </w:rPr>
              <w:t>1.21E-14</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129C2E7F" w14:textId="77777777" w:rsidR="00C052BB" w:rsidRPr="00A87F48" w:rsidRDefault="00C052BB" w:rsidP="00A87F48">
            <w:pPr>
              <w:spacing w:line="240" w:lineRule="auto"/>
              <w:jc w:val="center"/>
              <w:rPr>
                <w:sz w:val="18"/>
                <w:szCs w:val="18"/>
              </w:rPr>
            </w:pPr>
            <w:r w:rsidRPr="00A87F48">
              <w:rPr>
                <w:sz w:val="18"/>
                <w:szCs w:val="18"/>
              </w:rPr>
              <w:t>0.000455</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0CB0721A" w14:textId="77777777" w:rsidR="00C052BB" w:rsidRPr="00A87F48" w:rsidRDefault="00C052BB" w:rsidP="00A87F48">
            <w:pPr>
              <w:spacing w:line="240" w:lineRule="auto"/>
              <w:jc w:val="center"/>
              <w:rPr>
                <w:sz w:val="18"/>
                <w:szCs w:val="18"/>
              </w:rPr>
            </w:pPr>
            <w:r w:rsidRPr="00A87F48">
              <w:rPr>
                <w:sz w:val="18"/>
                <w:szCs w:val="18"/>
              </w:rPr>
              <w:t>2.54E-06</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681614DD" w14:textId="77777777" w:rsidR="00C052BB" w:rsidRPr="00A87F48" w:rsidRDefault="00C052BB" w:rsidP="00A87F48">
            <w:pPr>
              <w:spacing w:line="240" w:lineRule="auto"/>
              <w:jc w:val="center"/>
              <w:rPr>
                <w:sz w:val="18"/>
                <w:szCs w:val="18"/>
              </w:rPr>
            </w:pPr>
            <w:r w:rsidRPr="00A87F48">
              <w:rPr>
                <w:sz w:val="18"/>
                <w:szCs w:val="18"/>
              </w:rPr>
              <w:t>1.07E-24</w:t>
            </w:r>
          </w:p>
        </w:tc>
      </w:tr>
      <w:tr w:rsidR="00C052BB" w:rsidRPr="00A87F48" w14:paraId="459C6465"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443924F2" w14:textId="77777777" w:rsidR="00C052BB" w:rsidRPr="00A87F48" w:rsidRDefault="00C052BB" w:rsidP="00A87F48">
            <w:pPr>
              <w:spacing w:line="240" w:lineRule="auto"/>
              <w:jc w:val="center"/>
              <w:rPr>
                <w:sz w:val="18"/>
                <w:szCs w:val="18"/>
              </w:rPr>
            </w:pPr>
            <w:r w:rsidRPr="00A87F48">
              <w:rPr>
                <w:b/>
                <w:bCs/>
                <w:sz w:val="18"/>
                <w:szCs w:val="18"/>
              </w:rPr>
              <w:t>11</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5F4B42D6" w14:textId="77777777" w:rsidR="00C052BB" w:rsidRPr="00A87F48" w:rsidRDefault="00C052BB" w:rsidP="00A87F48">
            <w:pPr>
              <w:spacing w:line="240" w:lineRule="auto"/>
              <w:jc w:val="center"/>
              <w:rPr>
                <w:sz w:val="18"/>
                <w:szCs w:val="18"/>
              </w:rPr>
            </w:pPr>
            <w:r w:rsidRPr="00A87F48">
              <w:rPr>
                <w:sz w:val="18"/>
                <w:szCs w:val="18"/>
              </w:rPr>
              <w:t>2.65E-32</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654FED4C" w14:textId="77777777" w:rsidR="00C052BB" w:rsidRPr="00A87F48" w:rsidRDefault="00C052BB" w:rsidP="00A87F48">
            <w:pPr>
              <w:spacing w:line="240" w:lineRule="auto"/>
              <w:jc w:val="center"/>
              <w:rPr>
                <w:sz w:val="18"/>
                <w:szCs w:val="18"/>
              </w:rPr>
            </w:pPr>
            <w:r w:rsidRPr="00A87F48">
              <w:rPr>
                <w:sz w:val="18"/>
                <w:szCs w:val="18"/>
              </w:rPr>
              <w:t>0.024854</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464F697B" w14:textId="77777777" w:rsidR="00C052BB" w:rsidRPr="00A87F48" w:rsidRDefault="00C052BB" w:rsidP="00A87F48">
            <w:pPr>
              <w:spacing w:line="240" w:lineRule="auto"/>
              <w:jc w:val="center"/>
              <w:rPr>
                <w:sz w:val="18"/>
                <w:szCs w:val="18"/>
              </w:rPr>
            </w:pPr>
            <w:r w:rsidRPr="00A87F48">
              <w:rPr>
                <w:sz w:val="18"/>
                <w:szCs w:val="18"/>
              </w:rPr>
              <w:t>0.446783</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6F8E6A99" w14:textId="77777777" w:rsidR="00C052BB" w:rsidRPr="00A87F48" w:rsidRDefault="00C052BB" w:rsidP="00A87F48">
            <w:pPr>
              <w:spacing w:line="240" w:lineRule="auto"/>
              <w:jc w:val="center"/>
              <w:rPr>
                <w:sz w:val="18"/>
                <w:szCs w:val="18"/>
              </w:rPr>
            </w:pPr>
            <w:r w:rsidRPr="00A87F48">
              <w:rPr>
                <w:sz w:val="18"/>
                <w:szCs w:val="18"/>
              </w:rPr>
              <w:t>5.83E-12</w:t>
            </w:r>
          </w:p>
        </w:tc>
      </w:tr>
      <w:tr w:rsidR="00C052BB" w:rsidRPr="00A87F48" w14:paraId="066E6E4F"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1BC4576D" w14:textId="77777777" w:rsidR="00C052BB" w:rsidRPr="00A87F48" w:rsidRDefault="00C052BB" w:rsidP="00A87F48">
            <w:pPr>
              <w:spacing w:line="240" w:lineRule="auto"/>
              <w:jc w:val="center"/>
              <w:rPr>
                <w:sz w:val="18"/>
                <w:szCs w:val="18"/>
              </w:rPr>
            </w:pPr>
            <w:r w:rsidRPr="00A87F48">
              <w:rPr>
                <w:b/>
                <w:bCs/>
                <w:sz w:val="18"/>
                <w:szCs w:val="18"/>
              </w:rPr>
              <w:t>12</w:t>
            </w:r>
          </w:p>
        </w:tc>
        <w:tc>
          <w:tcPr>
            <w:tcW w:w="960" w:type="dxa"/>
            <w:tcBorders>
              <w:top w:val="nil"/>
              <w:left w:val="single" w:sz="8" w:space="0" w:color="000000"/>
              <w:bottom w:val="nil"/>
              <w:right w:val="single" w:sz="4" w:space="0" w:color="000000"/>
            </w:tcBorders>
            <w:shd w:val="clear" w:color="auto" w:fill="FCE4D6"/>
            <w:tcMar>
              <w:top w:w="15" w:type="dxa"/>
              <w:left w:w="15" w:type="dxa"/>
              <w:bottom w:w="0" w:type="dxa"/>
              <w:right w:w="15" w:type="dxa"/>
            </w:tcMar>
            <w:vAlign w:val="center"/>
            <w:hideMark/>
          </w:tcPr>
          <w:p w14:paraId="565AB72E" w14:textId="77777777" w:rsidR="00C052BB" w:rsidRPr="00A87F48" w:rsidRDefault="00C052BB" w:rsidP="00A87F48">
            <w:pPr>
              <w:spacing w:line="240" w:lineRule="auto"/>
              <w:jc w:val="center"/>
              <w:rPr>
                <w:sz w:val="18"/>
                <w:szCs w:val="18"/>
              </w:rPr>
            </w:pPr>
            <w:r w:rsidRPr="00A87F48">
              <w:rPr>
                <w:sz w:val="18"/>
                <w:szCs w:val="18"/>
              </w:rPr>
              <w:t>0.021225</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71323D98" w14:textId="77777777" w:rsidR="00C052BB" w:rsidRPr="00A87F48" w:rsidRDefault="00C052BB" w:rsidP="00A87F48">
            <w:pPr>
              <w:spacing w:line="240" w:lineRule="auto"/>
              <w:jc w:val="center"/>
              <w:rPr>
                <w:sz w:val="18"/>
                <w:szCs w:val="18"/>
              </w:rPr>
            </w:pPr>
            <w:r w:rsidRPr="00A87F48">
              <w:rPr>
                <w:sz w:val="18"/>
                <w:szCs w:val="18"/>
              </w:rPr>
              <w:t>4.90E-21</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2F71E0EA" w14:textId="77777777" w:rsidR="00C052BB" w:rsidRPr="00A87F48" w:rsidRDefault="00C052BB" w:rsidP="00A87F48">
            <w:pPr>
              <w:spacing w:line="240" w:lineRule="auto"/>
              <w:jc w:val="center"/>
              <w:rPr>
                <w:sz w:val="18"/>
                <w:szCs w:val="18"/>
              </w:rPr>
            </w:pPr>
            <w:r w:rsidRPr="00A87F48">
              <w:rPr>
                <w:sz w:val="18"/>
                <w:szCs w:val="18"/>
              </w:rPr>
              <w:t>0.072238</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center"/>
            <w:hideMark/>
          </w:tcPr>
          <w:p w14:paraId="3ECE2BAD" w14:textId="77777777" w:rsidR="00C052BB" w:rsidRPr="00A87F48" w:rsidRDefault="00C052BB" w:rsidP="00A87F48">
            <w:pPr>
              <w:spacing w:line="240" w:lineRule="auto"/>
              <w:jc w:val="center"/>
              <w:rPr>
                <w:sz w:val="18"/>
                <w:szCs w:val="18"/>
              </w:rPr>
            </w:pPr>
            <w:r w:rsidRPr="00A87F48">
              <w:rPr>
                <w:sz w:val="18"/>
                <w:szCs w:val="18"/>
              </w:rPr>
              <w:t>0.000106</w:t>
            </w:r>
          </w:p>
        </w:tc>
      </w:tr>
      <w:tr w:rsidR="00C052BB" w:rsidRPr="00A87F48" w14:paraId="5DFC4832"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558A73BC" w14:textId="77777777" w:rsidR="00C052BB" w:rsidRPr="00A87F48" w:rsidRDefault="00C052BB" w:rsidP="00A87F48">
            <w:pPr>
              <w:spacing w:line="240" w:lineRule="auto"/>
              <w:jc w:val="center"/>
              <w:rPr>
                <w:sz w:val="18"/>
                <w:szCs w:val="18"/>
              </w:rPr>
            </w:pPr>
            <w:r w:rsidRPr="00A87F48">
              <w:rPr>
                <w:b/>
                <w:bCs/>
                <w:sz w:val="18"/>
                <w:szCs w:val="18"/>
              </w:rPr>
              <w:t>13</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center"/>
            <w:hideMark/>
          </w:tcPr>
          <w:p w14:paraId="3B86E57D" w14:textId="77777777" w:rsidR="00C052BB" w:rsidRPr="00A87F48" w:rsidRDefault="00C052BB" w:rsidP="00A87F48">
            <w:pPr>
              <w:spacing w:line="240" w:lineRule="auto"/>
              <w:jc w:val="center"/>
              <w:rPr>
                <w:sz w:val="18"/>
                <w:szCs w:val="18"/>
              </w:rPr>
            </w:pPr>
            <w:r w:rsidRPr="00A87F48">
              <w:rPr>
                <w:sz w:val="18"/>
                <w:szCs w:val="18"/>
              </w:rPr>
              <w:t>1.61E-21</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411EBF5B" w14:textId="77777777" w:rsidR="00C052BB" w:rsidRPr="00A87F48" w:rsidRDefault="00C052BB" w:rsidP="00A87F48">
            <w:pPr>
              <w:spacing w:line="240" w:lineRule="auto"/>
              <w:jc w:val="center"/>
              <w:rPr>
                <w:sz w:val="18"/>
                <w:szCs w:val="18"/>
              </w:rPr>
            </w:pPr>
            <w:r w:rsidRPr="00A87F48">
              <w:rPr>
                <w:sz w:val="18"/>
                <w:szCs w:val="18"/>
              </w:rPr>
              <w:t>0.44481</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539FE2D2" w14:textId="77777777" w:rsidR="00C052BB" w:rsidRPr="00A87F48" w:rsidRDefault="00C052BB" w:rsidP="00A87F48">
            <w:pPr>
              <w:spacing w:line="240" w:lineRule="auto"/>
              <w:jc w:val="center"/>
              <w:rPr>
                <w:sz w:val="18"/>
                <w:szCs w:val="18"/>
              </w:rPr>
            </w:pPr>
            <w:r w:rsidRPr="00A87F48">
              <w:rPr>
                <w:sz w:val="18"/>
                <w:szCs w:val="18"/>
              </w:rPr>
              <w:t>0.231969</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37CD672F" w14:textId="77777777" w:rsidR="00C052BB" w:rsidRPr="00A87F48" w:rsidRDefault="00C052BB" w:rsidP="00A87F48">
            <w:pPr>
              <w:spacing w:line="240" w:lineRule="auto"/>
              <w:jc w:val="center"/>
              <w:rPr>
                <w:sz w:val="18"/>
                <w:szCs w:val="18"/>
              </w:rPr>
            </w:pPr>
            <w:r w:rsidRPr="00A87F48">
              <w:rPr>
                <w:sz w:val="18"/>
                <w:szCs w:val="18"/>
              </w:rPr>
              <w:t>3.91E-28</w:t>
            </w:r>
          </w:p>
        </w:tc>
      </w:tr>
      <w:tr w:rsidR="00C052BB" w:rsidRPr="00A87F48" w14:paraId="519DA630"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326A8300" w14:textId="77777777" w:rsidR="00C052BB" w:rsidRPr="00A87F48" w:rsidRDefault="00C052BB" w:rsidP="00A87F48">
            <w:pPr>
              <w:spacing w:line="240" w:lineRule="auto"/>
              <w:jc w:val="center"/>
              <w:rPr>
                <w:sz w:val="18"/>
                <w:szCs w:val="18"/>
              </w:rPr>
            </w:pPr>
            <w:r w:rsidRPr="00A87F48">
              <w:rPr>
                <w:b/>
                <w:bCs/>
                <w:sz w:val="18"/>
                <w:szCs w:val="18"/>
              </w:rPr>
              <w:t>14</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center"/>
            <w:hideMark/>
          </w:tcPr>
          <w:p w14:paraId="3B3072DD" w14:textId="77777777" w:rsidR="00C052BB" w:rsidRPr="00A87F48" w:rsidRDefault="00C052BB" w:rsidP="00A87F48">
            <w:pPr>
              <w:spacing w:line="240" w:lineRule="auto"/>
              <w:jc w:val="center"/>
              <w:rPr>
                <w:sz w:val="18"/>
                <w:szCs w:val="18"/>
              </w:rPr>
            </w:pPr>
            <w:r w:rsidRPr="00A87F48">
              <w:rPr>
                <w:sz w:val="18"/>
                <w:szCs w:val="18"/>
              </w:rPr>
              <w:t>0.707727</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4CB35649" w14:textId="77777777" w:rsidR="00C052BB" w:rsidRPr="00A87F48" w:rsidRDefault="00C052BB" w:rsidP="00A87F48">
            <w:pPr>
              <w:spacing w:line="240" w:lineRule="auto"/>
              <w:jc w:val="center"/>
              <w:rPr>
                <w:sz w:val="18"/>
                <w:szCs w:val="18"/>
              </w:rPr>
            </w:pPr>
            <w:r w:rsidRPr="00A87F48">
              <w:rPr>
                <w:sz w:val="18"/>
                <w:szCs w:val="18"/>
              </w:rPr>
              <w:t>3.88E-12</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center"/>
            <w:hideMark/>
          </w:tcPr>
          <w:p w14:paraId="17020BBC" w14:textId="77777777" w:rsidR="00C052BB" w:rsidRPr="00A87F48" w:rsidRDefault="00C052BB" w:rsidP="00A87F48">
            <w:pPr>
              <w:spacing w:line="240" w:lineRule="auto"/>
              <w:jc w:val="center"/>
              <w:rPr>
                <w:sz w:val="18"/>
                <w:szCs w:val="18"/>
              </w:rPr>
            </w:pPr>
            <w:r w:rsidRPr="00A87F48">
              <w:rPr>
                <w:sz w:val="18"/>
                <w:szCs w:val="18"/>
              </w:rPr>
              <w:t>0.297169</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4488DD46" w14:textId="77777777" w:rsidR="00C052BB" w:rsidRPr="00A87F48" w:rsidRDefault="00C052BB" w:rsidP="00A87F48">
            <w:pPr>
              <w:spacing w:line="240" w:lineRule="auto"/>
              <w:jc w:val="center"/>
              <w:rPr>
                <w:sz w:val="18"/>
                <w:szCs w:val="18"/>
              </w:rPr>
            </w:pPr>
            <w:r w:rsidRPr="00A87F48">
              <w:rPr>
                <w:sz w:val="18"/>
                <w:szCs w:val="18"/>
              </w:rPr>
              <w:t>5.85E-16</w:t>
            </w:r>
          </w:p>
        </w:tc>
      </w:tr>
      <w:tr w:rsidR="00C052BB" w:rsidRPr="00A87F48" w14:paraId="71B5CAED" w14:textId="77777777" w:rsidTr="00262EFC">
        <w:trPr>
          <w:trHeight w:val="20"/>
          <w:jc w:val="center"/>
        </w:trPr>
        <w:tc>
          <w:tcPr>
            <w:tcW w:w="132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center"/>
            <w:hideMark/>
          </w:tcPr>
          <w:p w14:paraId="27FD5E86" w14:textId="77777777" w:rsidR="00C052BB" w:rsidRPr="00A87F48" w:rsidRDefault="00C052BB" w:rsidP="00A87F48">
            <w:pPr>
              <w:spacing w:line="240" w:lineRule="auto"/>
              <w:jc w:val="center"/>
              <w:rPr>
                <w:sz w:val="18"/>
                <w:szCs w:val="18"/>
              </w:rPr>
            </w:pPr>
            <w:r w:rsidRPr="00A87F48">
              <w:rPr>
                <w:b/>
                <w:bCs/>
                <w:sz w:val="18"/>
                <w:szCs w:val="18"/>
              </w:rPr>
              <w:t>15</w:t>
            </w:r>
          </w:p>
        </w:tc>
        <w:tc>
          <w:tcPr>
            <w:tcW w:w="960" w:type="dxa"/>
            <w:tcBorders>
              <w:top w:val="nil"/>
              <w:left w:val="single" w:sz="8" w:space="0" w:color="000000"/>
              <w:bottom w:val="nil"/>
              <w:right w:val="single" w:sz="4" w:space="0" w:color="000000"/>
            </w:tcBorders>
            <w:shd w:val="clear" w:color="auto" w:fill="FCE4D6"/>
            <w:tcMar>
              <w:top w:w="15" w:type="dxa"/>
              <w:left w:w="15" w:type="dxa"/>
              <w:bottom w:w="0" w:type="dxa"/>
              <w:right w:w="15" w:type="dxa"/>
            </w:tcMar>
            <w:vAlign w:val="center"/>
            <w:hideMark/>
          </w:tcPr>
          <w:p w14:paraId="3E20016A" w14:textId="77777777" w:rsidR="00C052BB" w:rsidRPr="00A87F48" w:rsidRDefault="00C052BB" w:rsidP="00A87F48">
            <w:pPr>
              <w:spacing w:line="240" w:lineRule="auto"/>
              <w:jc w:val="center"/>
              <w:rPr>
                <w:sz w:val="18"/>
                <w:szCs w:val="18"/>
              </w:rPr>
            </w:pPr>
            <w:r w:rsidRPr="00A87F48">
              <w:rPr>
                <w:sz w:val="18"/>
                <w:szCs w:val="18"/>
              </w:rPr>
              <w:t>4.61E-17</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center"/>
            <w:hideMark/>
          </w:tcPr>
          <w:p w14:paraId="6CE304F7" w14:textId="77777777" w:rsidR="00C052BB" w:rsidRPr="00A87F48" w:rsidRDefault="00C052BB" w:rsidP="00A87F48">
            <w:pPr>
              <w:spacing w:line="240" w:lineRule="auto"/>
              <w:jc w:val="center"/>
              <w:rPr>
                <w:sz w:val="18"/>
                <w:szCs w:val="18"/>
              </w:rPr>
            </w:pPr>
            <w:r w:rsidRPr="00A87F48">
              <w:rPr>
                <w:sz w:val="18"/>
                <w:szCs w:val="18"/>
              </w:rPr>
              <w:t>2.65E-36</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center"/>
            <w:hideMark/>
          </w:tcPr>
          <w:p w14:paraId="5C42602E" w14:textId="77777777" w:rsidR="00C052BB" w:rsidRPr="00A87F48" w:rsidRDefault="00C052BB" w:rsidP="00A87F48">
            <w:pPr>
              <w:spacing w:line="240" w:lineRule="auto"/>
              <w:jc w:val="center"/>
              <w:rPr>
                <w:sz w:val="18"/>
                <w:szCs w:val="18"/>
              </w:rPr>
            </w:pPr>
            <w:r w:rsidRPr="00A87F48">
              <w:rPr>
                <w:sz w:val="18"/>
                <w:szCs w:val="18"/>
              </w:rPr>
              <w:t>1.98E-09</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center"/>
            <w:hideMark/>
          </w:tcPr>
          <w:p w14:paraId="7970A6A4" w14:textId="77777777" w:rsidR="00C052BB" w:rsidRPr="00A87F48" w:rsidRDefault="00C052BB" w:rsidP="00A87F48">
            <w:pPr>
              <w:spacing w:line="240" w:lineRule="auto"/>
              <w:jc w:val="center"/>
              <w:rPr>
                <w:sz w:val="18"/>
                <w:szCs w:val="18"/>
              </w:rPr>
            </w:pPr>
            <w:r w:rsidRPr="00A87F48">
              <w:rPr>
                <w:sz w:val="18"/>
                <w:szCs w:val="18"/>
              </w:rPr>
              <w:t>1.97E-07</w:t>
            </w:r>
          </w:p>
        </w:tc>
      </w:tr>
      <w:tr w:rsidR="00C052BB" w:rsidRPr="00A87F48" w14:paraId="2EA502DA" w14:textId="77777777" w:rsidTr="00262EFC">
        <w:trPr>
          <w:trHeight w:val="20"/>
          <w:jc w:val="center"/>
        </w:trPr>
        <w:tc>
          <w:tcPr>
            <w:tcW w:w="13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636CEEC" w14:textId="77777777" w:rsidR="00C052BB" w:rsidRPr="00A87F48" w:rsidRDefault="00C052BB" w:rsidP="00A87F48">
            <w:pPr>
              <w:spacing w:line="240" w:lineRule="auto"/>
              <w:jc w:val="center"/>
              <w:rPr>
                <w:sz w:val="18"/>
                <w:szCs w:val="18"/>
              </w:rPr>
            </w:pPr>
            <w:r w:rsidRPr="00A87F48">
              <w:rPr>
                <w:b/>
                <w:bCs/>
                <w:sz w:val="18"/>
                <w:szCs w:val="18"/>
              </w:rPr>
              <w:t>16</w:t>
            </w:r>
          </w:p>
        </w:tc>
        <w:tc>
          <w:tcPr>
            <w:tcW w:w="960" w:type="dxa"/>
            <w:tcBorders>
              <w:top w:val="nil"/>
              <w:left w:val="single" w:sz="8" w:space="0" w:color="000000"/>
              <w:bottom w:val="single" w:sz="8" w:space="0" w:color="000000"/>
              <w:right w:val="single" w:sz="4" w:space="0" w:color="000000"/>
            </w:tcBorders>
            <w:shd w:val="clear" w:color="auto" w:fill="DDEBF7"/>
            <w:tcMar>
              <w:top w:w="15" w:type="dxa"/>
              <w:left w:w="15" w:type="dxa"/>
              <w:bottom w:w="0" w:type="dxa"/>
              <w:right w:w="15" w:type="dxa"/>
            </w:tcMar>
            <w:vAlign w:val="center"/>
            <w:hideMark/>
          </w:tcPr>
          <w:p w14:paraId="5FAD1211" w14:textId="77777777" w:rsidR="00C052BB" w:rsidRPr="00A87F48" w:rsidRDefault="00C052BB" w:rsidP="00A87F48">
            <w:pPr>
              <w:spacing w:line="240" w:lineRule="auto"/>
              <w:jc w:val="center"/>
              <w:rPr>
                <w:sz w:val="18"/>
                <w:szCs w:val="18"/>
              </w:rPr>
            </w:pPr>
            <w:r w:rsidRPr="00A87F48">
              <w:rPr>
                <w:sz w:val="18"/>
                <w:szCs w:val="18"/>
              </w:rPr>
              <w:t>5.87E-15</w:t>
            </w:r>
          </w:p>
        </w:tc>
        <w:tc>
          <w:tcPr>
            <w:tcW w:w="960" w:type="dxa"/>
            <w:tcBorders>
              <w:top w:val="nil"/>
              <w:left w:val="single" w:sz="4" w:space="0" w:color="000000"/>
              <w:bottom w:val="single" w:sz="8" w:space="0" w:color="000000"/>
              <w:right w:val="single" w:sz="4" w:space="0" w:color="000000"/>
            </w:tcBorders>
            <w:shd w:val="clear" w:color="auto" w:fill="DDEBF7"/>
            <w:tcMar>
              <w:top w:w="15" w:type="dxa"/>
              <w:left w:w="15" w:type="dxa"/>
              <w:bottom w:w="0" w:type="dxa"/>
              <w:right w:w="15" w:type="dxa"/>
            </w:tcMar>
            <w:vAlign w:val="center"/>
            <w:hideMark/>
          </w:tcPr>
          <w:p w14:paraId="0D9B0A51" w14:textId="77777777" w:rsidR="00C052BB" w:rsidRPr="00A87F48" w:rsidRDefault="00C052BB" w:rsidP="00A87F48">
            <w:pPr>
              <w:spacing w:line="240" w:lineRule="auto"/>
              <w:jc w:val="center"/>
              <w:rPr>
                <w:sz w:val="18"/>
                <w:szCs w:val="18"/>
              </w:rPr>
            </w:pPr>
            <w:r w:rsidRPr="00A87F48">
              <w:rPr>
                <w:sz w:val="18"/>
                <w:szCs w:val="18"/>
              </w:rPr>
              <w:t>0.001411</w:t>
            </w:r>
          </w:p>
        </w:tc>
        <w:tc>
          <w:tcPr>
            <w:tcW w:w="960" w:type="dxa"/>
            <w:tcBorders>
              <w:top w:val="nil"/>
              <w:left w:val="single" w:sz="4" w:space="0" w:color="000000"/>
              <w:bottom w:val="single" w:sz="8" w:space="0" w:color="000000"/>
              <w:right w:val="single" w:sz="4" w:space="0" w:color="000000"/>
            </w:tcBorders>
            <w:shd w:val="clear" w:color="auto" w:fill="FCE4D6"/>
            <w:tcMar>
              <w:top w:w="15" w:type="dxa"/>
              <w:left w:w="15" w:type="dxa"/>
              <w:bottom w:w="0" w:type="dxa"/>
              <w:right w:w="15" w:type="dxa"/>
            </w:tcMar>
            <w:vAlign w:val="center"/>
            <w:hideMark/>
          </w:tcPr>
          <w:p w14:paraId="0FE78DBC" w14:textId="77777777" w:rsidR="00C052BB" w:rsidRPr="00A87F48" w:rsidRDefault="00C052BB" w:rsidP="00A87F48">
            <w:pPr>
              <w:spacing w:line="240" w:lineRule="auto"/>
              <w:jc w:val="center"/>
              <w:rPr>
                <w:sz w:val="18"/>
                <w:szCs w:val="18"/>
              </w:rPr>
            </w:pPr>
            <w:r w:rsidRPr="00A87F48">
              <w:rPr>
                <w:sz w:val="18"/>
                <w:szCs w:val="18"/>
              </w:rPr>
              <w:t>2.08E-07</w:t>
            </w:r>
          </w:p>
        </w:tc>
        <w:tc>
          <w:tcPr>
            <w:tcW w:w="960" w:type="dxa"/>
            <w:tcBorders>
              <w:top w:val="nil"/>
              <w:left w:val="single" w:sz="4" w:space="0" w:color="000000"/>
              <w:bottom w:val="single" w:sz="8" w:space="0" w:color="000000"/>
              <w:right w:val="single" w:sz="8" w:space="0" w:color="000000"/>
            </w:tcBorders>
            <w:shd w:val="clear" w:color="auto" w:fill="FCE4D6"/>
            <w:tcMar>
              <w:top w:w="15" w:type="dxa"/>
              <w:left w:w="15" w:type="dxa"/>
              <w:bottom w:w="0" w:type="dxa"/>
              <w:right w:w="15" w:type="dxa"/>
            </w:tcMar>
            <w:vAlign w:val="center"/>
            <w:hideMark/>
          </w:tcPr>
          <w:p w14:paraId="413523A3" w14:textId="77777777" w:rsidR="00C052BB" w:rsidRPr="00A87F48" w:rsidRDefault="00C052BB" w:rsidP="00A87F48">
            <w:pPr>
              <w:spacing w:line="240" w:lineRule="auto"/>
              <w:jc w:val="center"/>
              <w:rPr>
                <w:sz w:val="18"/>
                <w:szCs w:val="18"/>
              </w:rPr>
            </w:pPr>
            <w:r w:rsidRPr="00A87F48">
              <w:rPr>
                <w:sz w:val="18"/>
                <w:szCs w:val="18"/>
              </w:rPr>
              <w:t>2.53E-19</w:t>
            </w:r>
          </w:p>
        </w:tc>
      </w:tr>
    </w:tbl>
    <w:p w14:paraId="0B6B287C" w14:textId="77777777" w:rsidR="00AE2B4C" w:rsidRPr="00A87F48" w:rsidRDefault="00AE2B4C" w:rsidP="00A87F48">
      <w:pPr>
        <w:spacing w:after="0" w:line="240" w:lineRule="auto"/>
        <w:jc w:val="center"/>
        <w:rPr>
          <w:sz w:val="18"/>
          <w:szCs w:val="18"/>
        </w:rPr>
      </w:pPr>
      <w:r w:rsidRPr="00A87F48">
        <w:rPr>
          <w:sz w:val="18"/>
          <w:szCs w:val="18"/>
        </w:rPr>
        <w:t>*Pink =</w:t>
      </w:r>
      <w:r w:rsidR="00A87F48" w:rsidRPr="00A87F48">
        <w:rPr>
          <w:sz w:val="18"/>
          <w:szCs w:val="18"/>
        </w:rPr>
        <w:t>higher</w:t>
      </w:r>
      <w:r w:rsidRPr="00A87F48">
        <w:rPr>
          <w:sz w:val="18"/>
          <w:szCs w:val="18"/>
        </w:rPr>
        <w:t xml:space="preserve"> expression proportion in tumour samples</w:t>
      </w:r>
    </w:p>
    <w:p w14:paraId="28FCD4DF" w14:textId="77777777" w:rsidR="00903B46" w:rsidRPr="00A87F48" w:rsidRDefault="00AE2B4C" w:rsidP="00A87F48">
      <w:pPr>
        <w:spacing w:after="0" w:line="240" w:lineRule="auto"/>
        <w:jc w:val="center"/>
        <w:rPr>
          <w:sz w:val="18"/>
          <w:szCs w:val="18"/>
        </w:rPr>
      </w:pPr>
      <w:r w:rsidRPr="00A87F48">
        <w:rPr>
          <w:sz w:val="18"/>
          <w:szCs w:val="18"/>
        </w:rPr>
        <w:t>*Blue=l</w:t>
      </w:r>
      <w:r w:rsidR="00A87F48" w:rsidRPr="00A87F48">
        <w:rPr>
          <w:sz w:val="18"/>
          <w:szCs w:val="18"/>
        </w:rPr>
        <w:t xml:space="preserve">ower </w:t>
      </w:r>
      <w:r w:rsidR="00903B46" w:rsidRPr="00A87F48">
        <w:rPr>
          <w:sz w:val="18"/>
          <w:szCs w:val="18"/>
        </w:rPr>
        <w:t xml:space="preserve">expression proportion in tumour samples </w:t>
      </w:r>
    </w:p>
    <w:p w14:paraId="067F2EDB" w14:textId="77777777" w:rsidR="00C052BB" w:rsidRPr="00A87F48" w:rsidRDefault="00AE2B4C" w:rsidP="00A87F48">
      <w:pPr>
        <w:spacing w:after="0" w:line="240" w:lineRule="auto"/>
        <w:jc w:val="center"/>
        <w:rPr>
          <w:sz w:val="18"/>
          <w:szCs w:val="18"/>
        </w:rPr>
      </w:pPr>
      <w:r w:rsidRPr="00A87F48">
        <w:rPr>
          <w:sz w:val="18"/>
          <w:szCs w:val="18"/>
        </w:rPr>
        <w:t>*</w:t>
      </w:r>
      <w:r w:rsidR="00E2799B" w:rsidRPr="00A87F48">
        <w:rPr>
          <w:sz w:val="18"/>
          <w:szCs w:val="18"/>
        </w:rPr>
        <w:t>W</w:t>
      </w:r>
      <w:r w:rsidRPr="00A87F48">
        <w:rPr>
          <w:sz w:val="18"/>
          <w:szCs w:val="18"/>
        </w:rPr>
        <w:t>hite=no significant difference between normal and tumour samples</w:t>
      </w:r>
    </w:p>
    <w:p w14:paraId="583531BE" w14:textId="77777777" w:rsidR="00C052BB" w:rsidRDefault="00C052BB" w:rsidP="004548CD">
      <w:pPr>
        <w:spacing w:line="360" w:lineRule="auto"/>
      </w:pPr>
    </w:p>
    <w:p w14:paraId="32D14180" w14:textId="3AB15902" w:rsidR="002E3023" w:rsidRPr="00EC7587" w:rsidRDefault="00A87F48" w:rsidP="00F85D63">
      <w:pPr>
        <w:spacing w:line="360" w:lineRule="auto"/>
        <w:jc w:val="both"/>
        <w:rPr>
          <w:b/>
          <w:i/>
        </w:rPr>
      </w:pPr>
      <w:r>
        <w:t>Next, w</w:t>
      </w:r>
      <w:r w:rsidR="00FA6FDB">
        <w:t xml:space="preserve">e wanted to ensure that the patterns of up- and downregulated phylostrata observed in the previous sections could be reproducible using paired samples. </w:t>
      </w:r>
      <w:r w:rsidR="00EC7587">
        <w:t>T</w:t>
      </w:r>
      <w:r w:rsidR="00FA6FDB">
        <w:t xml:space="preserve">he </w:t>
      </w:r>
      <w:r w:rsidR="00365205">
        <w:t xml:space="preserve">tumour/normal </w:t>
      </w:r>
      <w:r w:rsidR="00FA6FDB">
        <w:t>ratio of the expression proportions of paired samples was calculated for each phylostratum (</w:t>
      </w:r>
      <w:r w:rsidR="00FA6FDB">
        <w:fldChar w:fldCharType="begin"/>
      </w:r>
      <w:r w:rsidR="00FA6FDB">
        <w:instrText xml:space="preserve"> REF _Ref400087932 \h </w:instrText>
      </w:r>
      <w:r w:rsidR="00B45426">
        <w:instrText xml:space="preserve"> \* MERGEFORMAT </w:instrText>
      </w:r>
      <w:r w:rsidR="00FA6FDB">
        <w:fldChar w:fldCharType="separate"/>
      </w:r>
      <w:r w:rsidR="00F85D63" w:rsidRPr="00F85D63">
        <w:rPr>
          <w:b/>
        </w:rPr>
        <w:t xml:space="preserve">Figure </w:t>
      </w:r>
      <w:r w:rsidR="00F85D63" w:rsidRPr="00F85D63">
        <w:rPr>
          <w:b/>
          <w:noProof/>
        </w:rPr>
        <w:t>11</w:t>
      </w:r>
      <w:r w:rsidR="00FA6FDB">
        <w:fldChar w:fldCharType="end"/>
      </w:r>
      <w:r w:rsidR="0049077F">
        <w:t xml:space="preserve"> &amp; </w:t>
      </w:r>
      <w:r w:rsidR="00FA6FDB">
        <w:fldChar w:fldCharType="begin"/>
      </w:r>
      <w:r w:rsidR="00FA6FDB">
        <w:instrText xml:space="preserve"> REF _Ref400051308 \h </w:instrText>
      </w:r>
      <w:r w:rsidR="00B45426">
        <w:instrText xml:space="preserve"> \* MERGEFORMAT </w:instrText>
      </w:r>
      <w:r w:rsidR="00FA6FDB">
        <w:fldChar w:fldCharType="separate"/>
      </w:r>
      <w:r w:rsidR="00F85D63" w:rsidRPr="00A87F48">
        <w:rPr>
          <w:b/>
        </w:rPr>
        <w:t xml:space="preserve">Table </w:t>
      </w:r>
      <w:r w:rsidR="00F85D63">
        <w:rPr>
          <w:b/>
          <w:i/>
          <w:noProof/>
        </w:rPr>
        <w:t>IV</w:t>
      </w:r>
      <w:r w:rsidR="00FA6FDB">
        <w:fldChar w:fldCharType="end"/>
      </w:r>
      <w:r w:rsidR="00FA6FDB">
        <w:t xml:space="preserve">). </w:t>
      </w:r>
    </w:p>
    <w:p w14:paraId="20CA91A3" w14:textId="473479C0" w:rsidR="00C10AE6" w:rsidRDefault="00304DD4" w:rsidP="004548CD">
      <w:pPr>
        <w:spacing w:line="360" w:lineRule="auto"/>
        <w:jc w:val="both"/>
      </w:pPr>
      <w:r>
        <w:t xml:space="preserve">The results obtained were consistent with those of the previous section, but the power to detect significant differences was </w:t>
      </w:r>
      <w:r w:rsidR="00A87F48">
        <w:t>greater</w:t>
      </w:r>
      <w:r w:rsidR="00DF702D">
        <w:t xml:space="preserve">, </w:t>
      </w:r>
      <w:r>
        <w:t>most likely due to the use of paired sample data</w:t>
      </w:r>
      <w:r w:rsidR="002E3023">
        <w:t>, which remove</w:t>
      </w:r>
      <w:r w:rsidR="002B2628">
        <w:t>s</w:t>
      </w:r>
      <w:r w:rsidR="002E3023">
        <w:t xml:space="preserve"> the noise of generated by between-patient differences</w:t>
      </w:r>
      <w:r>
        <w:t xml:space="preserve">. </w:t>
      </w:r>
      <w:r w:rsidR="00365205">
        <w:t xml:space="preserve">The expression proportion of Phylostrata 1 and 2 was consistently higher in LUAD, BRCA and HNSC tumours, whereas post-Opisthokonta (LUAD and BRCA) or post-Metazoan (HNSC) phylostrata were lower. Similar to </w:t>
      </w:r>
      <w:r w:rsidR="00B45426">
        <w:t>the previous observations of KIRC tumour samples, there is not a consistent pattern in the increase or decrease of expression of the phylostrata.</w:t>
      </w:r>
    </w:p>
    <w:p w14:paraId="1641CE4B" w14:textId="77777777" w:rsidR="00C052BB" w:rsidRPr="00A77FE5" w:rsidRDefault="00C052BB" w:rsidP="004548CD">
      <w:pPr>
        <w:spacing w:line="360" w:lineRule="auto"/>
        <w:jc w:val="both"/>
        <w:rPr>
          <w:b/>
        </w:rPr>
      </w:pPr>
      <w:r w:rsidRPr="00C052BB">
        <w:rPr>
          <w:noProof/>
          <w:lang w:eastAsia="en-AU"/>
        </w:rPr>
        <w:lastRenderedPageBreak/>
        <w:drawing>
          <wp:inline distT="0" distB="0" distL="0" distR="0" wp14:anchorId="6E75C920" wp14:editId="37B1D5D9">
            <wp:extent cx="5731510" cy="3171190"/>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731510" cy="3171190"/>
                    </a:xfrm>
                    <a:prstGeom prst="rect">
                      <a:avLst/>
                    </a:prstGeom>
                  </pic:spPr>
                </pic:pic>
              </a:graphicData>
            </a:graphic>
          </wp:inline>
        </w:drawing>
      </w:r>
    </w:p>
    <w:p w14:paraId="7593CFEF" w14:textId="4509BC64" w:rsidR="00307CB9" w:rsidRPr="00A87F48" w:rsidRDefault="00A77FE5" w:rsidP="00A87F48">
      <w:pPr>
        <w:spacing w:line="276" w:lineRule="auto"/>
        <w:jc w:val="both"/>
        <w:rPr>
          <w:b/>
          <w:sz w:val="18"/>
        </w:rPr>
      </w:pPr>
      <w:bookmarkStart w:id="128" w:name="_Ref400087932"/>
      <w:bookmarkStart w:id="129" w:name="_Toc404262941"/>
      <w:bookmarkStart w:id="130" w:name="_Toc402204863"/>
      <w:r w:rsidRPr="00A87F48">
        <w:rPr>
          <w:b/>
          <w:sz w:val="18"/>
        </w:rPr>
        <w:t xml:space="preserve">Figure </w:t>
      </w:r>
      <w:r w:rsidRPr="00A87F48">
        <w:rPr>
          <w:b/>
          <w:sz w:val="18"/>
        </w:rPr>
        <w:fldChar w:fldCharType="begin"/>
      </w:r>
      <w:r w:rsidRPr="00A87F48">
        <w:rPr>
          <w:b/>
          <w:sz w:val="18"/>
        </w:rPr>
        <w:instrText xml:space="preserve"> SEQ Figure \* ARABIC </w:instrText>
      </w:r>
      <w:r w:rsidRPr="00A87F48">
        <w:rPr>
          <w:b/>
          <w:sz w:val="18"/>
        </w:rPr>
        <w:fldChar w:fldCharType="separate"/>
      </w:r>
      <w:r w:rsidR="00F85D63">
        <w:rPr>
          <w:b/>
          <w:noProof/>
          <w:sz w:val="18"/>
        </w:rPr>
        <w:t>11</w:t>
      </w:r>
      <w:r w:rsidRPr="00A87F48">
        <w:rPr>
          <w:b/>
          <w:sz w:val="18"/>
        </w:rPr>
        <w:fldChar w:fldCharType="end"/>
      </w:r>
      <w:bookmarkEnd w:id="128"/>
      <w:r w:rsidRPr="00A87F48">
        <w:rPr>
          <w:b/>
          <w:sz w:val="18"/>
        </w:rPr>
        <w:t xml:space="preserve">. </w:t>
      </w:r>
      <w:r w:rsidR="00307CB9" w:rsidRPr="00A87F48">
        <w:rPr>
          <w:b/>
          <w:sz w:val="18"/>
        </w:rPr>
        <w:t>Boxplots of the r</w:t>
      </w:r>
      <w:r w:rsidRPr="00A87F48">
        <w:rPr>
          <w:b/>
          <w:sz w:val="18"/>
        </w:rPr>
        <w:t>atio of tumour/normal expression proportions of paired samples.</w:t>
      </w:r>
      <w:r w:rsidR="00307CB9" w:rsidRPr="00A87F48">
        <w:rPr>
          <w:b/>
          <w:sz w:val="18"/>
        </w:rPr>
        <w:t xml:space="preserve"> </w:t>
      </w:r>
      <w:r w:rsidR="00307CB9" w:rsidRPr="00A87F48">
        <w:rPr>
          <w:sz w:val="18"/>
        </w:rPr>
        <w:t>The log</w:t>
      </w:r>
      <w:r w:rsidR="00307CB9" w:rsidRPr="00A87F48">
        <w:rPr>
          <w:sz w:val="18"/>
          <w:vertAlign w:val="subscript"/>
        </w:rPr>
        <w:t>2</w:t>
      </w:r>
      <w:r w:rsidR="00307CB9" w:rsidRPr="00A87F48">
        <w:rPr>
          <w:sz w:val="18"/>
        </w:rPr>
        <w:t xml:space="preserve"> ratio of expression proportions of paired samples was used as a measure of the overall change of expression of the phylostrata. Boxplots represent the spread of log</w:t>
      </w:r>
      <w:r w:rsidR="00307CB9" w:rsidRPr="00A87F48">
        <w:rPr>
          <w:sz w:val="18"/>
          <w:vertAlign w:val="subscript"/>
        </w:rPr>
        <w:t>2</w:t>
      </w:r>
      <w:r w:rsidR="00307CB9" w:rsidRPr="00A87F48">
        <w:rPr>
          <w:sz w:val="18"/>
        </w:rPr>
        <w:t xml:space="preserve"> ratios across pairs of tumour-normal samples. </w:t>
      </w:r>
      <w:r w:rsidR="007B758F" w:rsidRPr="00A87F48">
        <w:rPr>
          <w:sz w:val="18"/>
        </w:rPr>
        <w:t>For each sample pair, a</w:t>
      </w:r>
      <w:r w:rsidR="00307CB9" w:rsidRPr="00A87F48">
        <w:rPr>
          <w:sz w:val="18"/>
        </w:rPr>
        <w:t xml:space="preserve"> log</w:t>
      </w:r>
      <w:r w:rsidR="00307CB9" w:rsidRPr="00A87F48">
        <w:rPr>
          <w:sz w:val="18"/>
          <w:vertAlign w:val="subscript"/>
        </w:rPr>
        <w:t>2</w:t>
      </w:r>
      <w:r w:rsidR="00307CB9" w:rsidRPr="00A87F48">
        <w:rPr>
          <w:sz w:val="18"/>
        </w:rPr>
        <w:t xml:space="preserve"> ratio of greater than 0 in a phylostratum indicates an increase in the total expression of the genes of that phylostratum in </w:t>
      </w:r>
      <w:r w:rsidR="007B758F" w:rsidRPr="00A87F48">
        <w:rPr>
          <w:sz w:val="18"/>
        </w:rPr>
        <w:t>the tumour sample</w:t>
      </w:r>
      <w:r w:rsidR="00307CB9" w:rsidRPr="00A87F48">
        <w:rPr>
          <w:sz w:val="18"/>
        </w:rPr>
        <w:t xml:space="preserve">. </w:t>
      </w:r>
      <w:r w:rsidR="007B758F" w:rsidRPr="00A87F48">
        <w:rPr>
          <w:sz w:val="18"/>
        </w:rPr>
        <w:t xml:space="preserve">The trends observed in </w:t>
      </w:r>
      <w:r w:rsidR="007B758F" w:rsidRPr="00A87F48">
        <w:rPr>
          <w:sz w:val="18"/>
        </w:rPr>
        <w:fldChar w:fldCharType="begin"/>
      </w:r>
      <w:r w:rsidR="007B758F" w:rsidRPr="00A87F48">
        <w:rPr>
          <w:sz w:val="18"/>
        </w:rPr>
        <w:instrText xml:space="preserve"> REF _Ref400051149 \h  \* MERGEFORMAT </w:instrText>
      </w:r>
      <w:r w:rsidR="007B758F" w:rsidRPr="00A87F48">
        <w:rPr>
          <w:sz w:val="18"/>
        </w:rPr>
      </w:r>
      <w:r w:rsidR="007B758F" w:rsidRPr="00A87F48">
        <w:rPr>
          <w:sz w:val="18"/>
        </w:rPr>
        <w:fldChar w:fldCharType="separate"/>
      </w:r>
      <w:r w:rsidR="00F85D63" w:rsidRPr="00F85D63">
        <w:rPr>
          <w:sz w:val="18"/>
        </w:rPr>
        <w:t xml:space="preserve">Figure </w:t>
      </w:r>
      <w:r w:rsidR="00F85D63" w:rsidRPr="00F85D63">
        <w:rPr>
          <w:noProof/>
          <w:sz w:val="18"/>
        </w:rPr>
        <w:t>10</w:t>
      </w:r>
      <w:r w:rsidR="007B758F" w:rsidRPr="00A87F48">
        <w:rPr>
          <w:sz w:val="18"/>
        </w:rPr>
        <w:fldChar w:fldCharType="end"/>
      </w:r>
      <w:r w:rsidR="007B758F" w:rsidRPr="00A87F48">
        <w:rPr>
          <w:sz w:val="18"/>
        </w:rPr>
        <w:t xml:space="preserve"> are reproduced here. </w:t>
      </w:r>
      <w:r w:rsidR="00A87F48" w:rsidRPr="00A87F48">
        <w:rPr>
          <w:sz w:val="18"/>
        </w:rPr>
        <w:t>In</w:t>
      </w:r>
      <w:r w:rsidR="007B758F" w:rsidRPr="00A87F48">
        <w:rPr>
          <w:sz w:val="18"/>
        </w:rPr>
        <w:t xml:space="preserve"> LUAD, BRCA and HNSC</w:t>
      </w:r>
      <w:r w:rsidR="00A87F48" w:rsidRPr="00A87F48">
        <w:rPr>
          <w:sz w:val="18"/>
        </w:rPr>
        <w:t xml:space="preserve"> samples</w:t>
      </w:r>
      <w:r w:rsidR="007B758F" w:rsidRPr="00A87F48">
        <w:rPr>
          <w:sz w:val="18"/>
        </w:rPr>
        <w:t xml:space="preserve">, the overall expression of genes of tumour samples that </w:t>
      </w:r>
      <w:r w:rsidR="00A87F48" w:rsidRPr="00A87F48">
        <w:rPr>
          <w:sz w:val="18"/>
        </w:rPr>
        <w:t>emerged in phylostrata 1 and 2 wa</w:t>
      </w:r>
      <w:r w:rsidR="007B758F" w:rsidRPr="00A87F48">
        <w:rPr>
          <w:sz w:val="18"/>
        </w:rPr>
        <w:t xml:space="preserve">s increased, whereas for the </w:t>
      </w:r>
      <w:r w:rsidR="00A87F48" w:rsidRPr="00A87F48">
        <w:rPr>
          <w:sz w:val="18"/>
        </w:rPr>
        <w:t xml:space="preserve">expression of </w:t>
      </w:r>
      <w:r w:rsidR="007B758F" w:rsidRPr="00A87F48">
        <w:rPr>
          <w:sz w:val="18"/>
        </w:rPr>
        <w:t>later phylostrata</w:t>
      </w:r>
      <w:r w:rsidR="00A87F48" w:rsidRPr="00A87F48">
        <w:rPr>
          <w:sz w:val="18"/>
        </w:rPr>
        <w:t xml:space="preserve"> was </w:t>
      </w:r>
      <w:r w:rsidR="007B758F" w:rsidRPr="00A87F48">
        <w:rPr>
          <w:sz w:val="18"/>
        </w:rPr>
        <w:t>decreased.</w:t>
      </w:r>
      <w:bookmarkEnd w:id="129"/>
      <w:r w:rsidR="007B758F" w:rsidRPr="00A87F48">
        <w:rPr>
          <w:sz w:val="18"/>
        </w:rPr>
        <w:t xml:space="preserve"> </w:t>
      </w:r>
      <w:bookmarkEnd w:id="130"/>
    </w:p>
    <w:p w14:paraId="3919FE27" w14:textId="77777777" w:rsidR="001B2B09" w:rsidRDefault="001B2B09" w:rsidP="00A87F48">
      <w:pPr>
        <w:pStyle w:val="Caption"/>
        <w:spacing w:line="276" w:lineRule="auto"/>
        <w:jc w:val="both"/>
        <w:rPr>
          <w:b/>
          <w:i w:val="0"/>
          <w:color w:val="auto"/>
        </w:rPr>
      </w:pPr>
      <w:bookmarkStart w:id="131" w:name="_Ref400051308"/>
    </w:p>
    <w:p w14:paraId="3537DE3C" w14:textId="77777777" w:rsidR="001B2B09" w:rsidRDefault="001B2B09" w:rsidP="00A87F48">
      <w:pPr>
        <w:pStyle w:val="Caption"/>
        <w:spacing w:line="276" w:lineRule="auto"/>
        <w:jc w:val="both"/>
        <w:rPr>
          <w:b/>
          <w:i w:val="0"/>
          <w:color w:val="auto"/>
        </w:rPr>
      </w:pPr>
    </w:p>
    <w:p w14:paraId="3B5562E3" w14:textId="77777777" w:rsidR="001B2B09" w:rsidRDefault="001B2B09" w:rsidP="00A87F48">
      <w:pPr>
        <w:pStyle w:val="Caption"/>
        <w:spacing w:line="276" w:lineRule="auto"/>
        <w:jc w:val="both"/>
        <w:rPr>
          <w:b/>
          <w:i w:val="0"/>
          <w:color w:val="auto"/>
        </w:rPr>
      </w:pPr>
    </w:p>
    <w:p w14:paraId="55BF760E" w14:textId="77777777" w:rsidR="001B2B09" w:rsidRDefault="001B2B09" w:rsidP="00A87F48">
      <w:pPr>
        <w:pStyle w:val="Caption"/>
        <w:spacing w:line="276" w:lineRule="auto"/>
        <w:jc w:val="both"/>
        <w:rPr>
          <w:b/>
          <w:i w:val="0"/>
          <w:color w:val="auto"/>
        </w:rPr>
      </w:pPr>
    </w:p>
    <w:p w14:paraId="2D20DDE4" w14:textId="77777777" w:rsidR="001B2B09" w:rsidRDefault="001B2B09" w:rsidP="00A87F48">
      <w:pPr>
        <w:pStyle w:val="Caption"/>
        <w:spacing w:line="276" w:lineRule="auto"/>
        <w:jc w:val="both"/>
        <w:rPr>
          <w:b/>
          <w:i w:val="0"/>
          <w:color w:val="auto"/>
        </w:rPr>
      </w:pPr>
    </w:p>
    <w:p w14:paraId="60ED2F65" w14:textId="77777777" w:rsidR="001B2B09" w:rsidRDefault="001B2B09" w:rsidP="00A87F48">
      <w:pPr>
        <w:pStyle w:val="Caption"/>
        <w:spacing w:line="276" w:lineRule="auto"/>
        <w:jc w:val="both"/>
        <w:rPr>
          <w:b/>
          <w:i w:val="0"/>
          <w:color w:val="auto"/>
        </w:rPr>
      </w:pPr>
    </w:p>
    <w:p w14:paraId="06401F0B" w14:textId="77777777" w:rsidR="001B2B09" w:rsidRDefault="001B2B09" w:rsidP="00A87F48">
      <w:pPr>
        <w:pStyle w:val="Caption"/>
        <w:spacing w:line="276" w:lineRule="auto"/>
        <w:jc w:val="both"/>
        <w:rPr>
          <w:b/>
          <w:i w:val="0"/>
          <w:color w:val="auto"/>
        </w:rPr>
      </w:pPr>
    </w:p>
    <w:p w14:paraId="64F3AB4E" w14:textId="77777777" w:rsidR="001B2B09" w:rsidRDefault="001B2B09" w:rsidP="00A87F48">
      <w:pPr>
        <w:pStyle w:val="Caption"/>
        <w:spacing w:line="276" w:lineRule="auto"/>
        <w:jc w:val="both"/>
        <w:rPr>
          <w:b/>
          <w:i w:val="0"/>
          <w:color w:val="auto"/>
        </w:rPr>
      </w:pPr>
    </w:p>
    <w:p w14:paraId="72FFC605" w14:textId="77777777" w:rsidR="001B2B09" w:rsidRDefault="001B2B09" w:rsidP="00A87F48">
      <w:pPr>
        <w:pStyle w:val="Caption"/>
        <w:spacing w:line="276" w:lineRule="auto"/>
        <w:jc w:val="both"/>
        <w:rPr>
          <w:b/>
          <w:i w:val="0"/>
          <w:color w:val="auto"/>
        </w:rPr>
      </w:pPr>
    </w:p>
    <w:p w14:paraId="595CA33A" w14:textId="77777777" w:rsidR="001B2B09" w:rsidRDefault="001B2B09" w:rsidP="00A87F48">
      <w:pPr>
        <w:pStyle w:val="Caption"/>
        <w:spacing w:line="276" w:lineRule="auto"/>
        <w:jc w:val="both"/>
        <w:rPr>
          <w:b/>
          <w:i w:val="0"/>
          <w:color w:val="auto"/>
        </w:rPr>
      </w:pPr>
    </w:p>
    <w:p w14:paraId="51EEDA2F" w14:textId="77777777" w:rsidR="001B2B09" w:rsidRDefault="001B2B09" w:rsidP="00A87F48">
      <w:pPr>
        <w:pStyle w:val="Caption"/>
        <w:spacing w:line="276" w:lineRule="auto"/>
        <w:jc w:val="both"/>
        <w:rPr>
          <w:b/>
          <w:i w:val="0"/>
          <w:color w:val="auto"/>
        </w:rPr>
      </w:pPr>
    </w:p>
    <w:p w14:paraId="53352F6A" w14:textId="77777777" w:rsidR="001B2B09" w:rsidRDefault="001B2B09" w:rsidP="00A87F48">
      <w:pPr>
        <w:pStyle w:val="Caption"/>
        <w:spacing w:line="276" w:lineRule="auto"/>
        <w:jc w:val="both"/>
        <w:rPr>
          <w:b/>
          <w:i w:val="0"/>
          <w:color w:val="auto"/>
        </w:rPr>
      </w:pPr>
    </w:p>
    <w:p w14:paraId="3A68D664" w14:textId="77777777" w:rsidR="001B2B09" w:rsidRDefault="001B2B09" w:rsidP="00A87F48">
      <w:pPr>
        <w:pStyle w:val="Caption"/>
        <w:spacing w:line="276" w:lineRule="auto"/>
        <w:jc w:val="both"/>
        <w:rPr>
          <w:b/>
          <w:i w:val="0"/>
          <w:color w:val="auto"/>
        </w:rPr>
      </w:pPr>
    </w:p>
    <w:p w14:paraId="62F58ED8" w14:textId="77777777" w:rsidR="001B2B09" w:rsidRDefault="001B2B09" w:rsidP="00A87F48">
      <w:pPr>
        <w:pStyle w:val="Caption"/>
        <w:spacing w:line="276" w:lineRule="auto"/>
        <w:jc w:val="both"/>
        <w:rPr>
          <w:b/>
          <w:i w:val="0"/>
          <w:color w:val="auto"/>
        </w:rPr>
      </w:pPr>
    </w:p>
    <w:p w14:paraId="4C63BF7B" w14:textId="77777777" w:rsidR="00A77FE5" w:rsidRPr="00A87F48" w:rsidRDefault="00A77FE5" w:rsidP="00A87F48">
      <w:pPr>
        <w:pStyle w:val="Caption"/>
        <w:spacing w:line="276" w:lineRule="auto"/>
        <w:jc w:val="both"/>
        <w:rPr>
          <w:i w:val="0"/>
          <w:color w:val="auto"/>
        </w:rPr>
      </w:pPr>
      <w:bookmarkStart w:id="132" w:name="_Toc404263028"/>
      <w:r w:rsidRPr="00A87F48">
        <w:rPr>
          <w:b/>
          <w:i w:val="0"/>
          <w:color w:val="auto"/>
        </w:rPr>
        <w:lastRenderedPageBreak/>
        <w:t xml:space="preserve">Table </w:t>
      </w:r>
      <w:r w:rsidRPr="00A87F48">
        <w:rPr>
          <w:b/>
          <w:i w:val="0"/>
          <w:color w:val="auto"/>
        </w:rPr>
        <w:fldChar w:fldCharType="begin"/>
      </w:r>
      <w:r w:rsidRPr="00A87F48">
        <w:rPr>
          <w:b/>
          <w:i w:val="0"/>
          <w:color w:val="auto"/>
        </w:rPr>
        <w:instrText xml:space="preserve"> SEQ Table \* ROMAN </w:instrText>
      </w:r>
      <w:r w:rsidRPr="00A87F48">
        <w:rPr>
          <w:b/>
          <w:i w:val="0"/>
          <w:color w:val="auto"/>
        </w:rPr>
        <w:fldChar w:fldCharType="separate"/>
      </w:r>
      <w:r w:rsidR="00F85D63">
        <w:rPr>
          <w:b/>
          <w:i w:val="0"/>
          <w:noProof/>
          <w:color w:val="auto"/>
        </w:rPr>
        <w:t>IV</w:t>
      </w:r>
      <w:r w:rsidRPr="00A87F48">
        <w:rPr>
          <w:b/>
          <w:i w:val="0"/>
          <w:color w:val="auto"/>
        </w:rPr>
        <w:fldChar w:fldCharType="end"/>
      </w:r>
      <w:bookmarkEnd w:id="131"/>
      <w:r w:rsidRPr="00A87F48">
        <w:rPr>
          <w:b/>
          <w:i w:val="0"/>
          <w:color w:val="auto"/>
        </w:rPr>
        <w:t xml:space="preserve">. Two-sided p-values of the ratio of the tumour/normal expression </w:t>
      </w:r>
      <w:r w:rsidRPr="00A87F48">
        <w:rPr>
          <w:b/>
          <w:i w:val="0"/>
          <w:noProof/>
          <w:color w:val="auto"/>
        </w:rPr>
        <w:t>proportions.</w:t>
      </w:r>
      <w:r w:rsidR="00262EFC" w:rsidRPr="00A87F48">
        <w:rPr>
          <w:b/>
          <w:bCs/>
          <w:color w:val="auto"/>
        </w:rPr>
        <w:t xml:space="preserve"> </w:t>
      </w:r>
      <w:r w:rsidR="007B758F" w:rsidRPr="00A87F48">
        <w:rPr>
          <w:bCs/>
          <w:i w:val="0"/>
          <w:color w:val="auto"/>
        </w:rPr>
        <w:t>Wilcoxon two-sided tests were used to determine if the ratio of expression proportions was significantly different to 1. One-sided Wilcoxon tests confirmed the direction of the change. P-values &lt; 0.05 were considered significant.</w:t>
      </w:r>
      <w:bookmarkEnd w:id="132"/>
    </w:p>
    <w:tbl>
      <w:tblPr>
        <w:tblW w:w="5140" w:type="dxa"/>
        <w:jc w:val="center"/>
        <w:tblCellMar>
          <w:left w:w="0" w:type="dxa"/>
          <w:right w:w="0" w:type="dxa"/>
        </w:tblCellMar>
        <w:tblLook w:val="0600" w:firstRow="0" w:lastRow="0" w:firstColumn="0" w:lastColumn="0" w:noHBand="1" w:noVBand="1"/>
      </w:tblPr>
      <w:tblGrid>
        <w:gridCol w:w="1300"/>
        <w:gridCol w:w="960"/>
        <w:gridCol w:w="960"/>
        <w:gridCol w:w="960"/>
        <w:gridCol w:w="960"/>
      </w:tblGrid>
      <w:tr w:rsidR="00C052BB" w:rsidRPr="00A87F48" w14:paraId="1CE3488F" w14:textId="77777777" w:rsidTr="00262EFC">
        <w:trPr>
          <w:trHeight w:val="315"/>
          <w:jc w:val="center"/>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B59D83" w14:textId="77777777" w:rsidR="00C052BB" w:rsidRPr="00A87F48" w:rsidRDefault="00C052BB" w:rsidP="00A87F48">
            <w:pPr>
              <w:spacing w:line="240" w:lineRule="auto"/>
              <w:jc w:val="center"/>
              <w:rPr>
                <w:sz w:val="18"/>
                <w:szCs w:val="18"/>
              </w:rPr>
            </w:pPr>
            <w:r w:rsidRPr="00A87F48">
              <w:rPr>
                <w:b/>
                <w:bCs/>
                <w:sz w:val="18"/>
                <w:szCs w:val="18"/>
              </w:rPr>
              <w:t>Phylostrata</w:t>
            </w:r>
          </w:p>
        </w:tc>
        <w:tc>
          <w:tcPr>
            <w:tcW w:w="960" w:type="dxa"/>
            <w:tcBorders>
              <w:top w:val="single" w:sz="8"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37687D89" w14:textId="77777777" w:rsidR="00C052BB" w:rsidRPr="00A87F48" w:rsidRDefault="00C052BB" w:rsidP="00A87F48">
            <w:pPr>
              <w:spacing w:line="240" w:lineRule="auto"/>
              <w:jc w:val="center"/>
              <w:rPr>
                <w:sz w:val="18"/>
                <w:szCs w:val="18"/>
              </w:rPr>
            </w:pPr>
            <w:r w:rsidRPr="00A87F48">
              <w:rPr>
                <w:b/>
                <w:bCs/>
                <w:sz w:val="18"/>
                <w:szCs w:val="18"/>
              </w:rPr>
              <w:t>LUAD</w:t>
            </w:r>
          </w:p>
        </w:tc>
        <w:tc>
          <w:tcPr>
            <w:tcW w:w="96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3EA4CD88" w14:textId="77777777" w:rsidR="00C052BB" w:rsidRPr="00A87F48" w:rsidRDefault="00C052BB" w:rsidP="00A87F48">
            <w:pPr>
              <w:spacing w:line="240" w:lineRule="auto"/>
              <w:jc w:val="center"/>
              <w:rPr>
                <w:sz w:val="18"/>
                <w:szCs w:val="18"/>
              </w:rPr>
            </w:pPr>
            <w:r w:rsidRPr="00A87F48">
              <w:rPr>
                <w:b/>
                <w:bCs/>
                <w:sz w:val="18"/>
                <w:szCs w:val="18"/>
              </w:rPr>
              <w:t>BRCA</w:t>
            </w:r>
          </w:p>
        </w:tc>
        <w:tc>
          <w:tcPr>
            <w:tcW w:w="96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536DAF4D" w14:textId="77777777" w:rsidR="00C052BB" w:rsidRPr="00A87F48" w:rsidRDefault="00C052BB" w:rsidP="00A87F48">
            <w:pPr>
              <w:spacing w:line="240" w:lineRule="auto"/>
              <w:jc w:val="center"/>
              <w:rPr>
                <w:sz w:val="18"/>
                <w:szCs w:val="18"/>
              </w:rPr>
            </w:pPr>
            <w:r w:rsidRPr="00A87F48">
              <w:rPr>
                <w:b/>
                <w:bCs/>
                <w:sz w:val="18"/>
                <w:szCs w:val="18"/>
              </w:rPr>
              <w:t>HNSC</w:t>
            </w:r>
          </w:p>
        </w:tc>
        <w:tc>
          <w:tcPr>
            <w:tcW w:w="960" w:type="dxa"/>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EAEF18" w14:textId="77777777" w:rsidR="00C052BB" w:rsidRPr="00A87F48" w:rsidRDefault="00C052BB" w:rsidP="00A87F48">
            <w:pPr>
              <w:spacing w:line="240" w:lineRule="auto"/>
              <w:jc w:val="center"/>
              <w:rPr>
                <w:sz w:val="18"/>
                <w:szCs w:val="18"/>
              </w:rPr>
            </w:pPr>
            <w:r w:rsidRPr="00A87F48">
              <w:rPr>
                <w:b/>
                <w:bCs/>
                <w:sz w:val="18"/>
                <w:szCs w:val="18"/>
              </w:rPr>
              <w:t>KIRC</w:t>
            </w:r>
          </w:p>
        </w:tc>
      </w:tr>
      <w:tr w:rsidR="00C052BB" w:rsidRPr="00A87F48" w14:paraId="79122063" w14:textId="77777777" w:rsidTr="00262EFC">
        <w:trPr>
          <w:trHeight w:val="300"/>
          <w:jc w:val="center"/>
        </w:trPr>
        <w:tc>
          <w:tcPr>
            <w:tcW w:w="1300" w:type="dxa"/>
            <w:tcBorders>
              <w:top w:val="single" w:sz="8" w:space="0" w:color="000000"/>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56634B72" w14:textId="77777777" w:rsidR="00C052BB" w:rsidRPr="00A87F48" w:rsidRDefault="00C052BB" w:rsidP="00A87F48">
            <w:pPr>
              <w:spacing w:line="240" w:lineRule="auto"/>
              <w:jc w:val="center"/>
              <w:rPr>
                <w:sz w:val="18"/>
                <w:szCs w:val="18"/>
              </w:rPr>
            </w:pPr>
            <w:r w:rsidRPr="00A87F48">
              <w:rPr>
                <w:b/>
                <w:bCs/>
                <w:sz w:val="18"/>
                <w:szCs w:val="18"/>
              </w:rPr>
              <w:t>1</w:t>
            </w:r>
          </w:p>
        </w:tc>
        <w:tc>
          <w:tcPr>
            <w:tcW w:w="960" w:type="dxa"/>
            <w:tcBorders>
              <w:top w:val="single" w:sz="8" w:space="0" w:color="000000"/>
              <w:left w:val="single" w:sz="8" w:space="0" w:color="000000"/>
              <w:bottom w:val="nil"/>
              <w:right w:val="single" w:sz="4" w:space="0" w:color="000000"/>
            </w:tcBorders>
            <w:shd w:val="clear" w:color="auto" w:fill="FCE4D6"/>
            <w:tcMar>
              <w:top w:w="15" w:type="dxa"/>
              <w:left w:w="15" w:type="dxa"/>
              <w:bottom w:w="0" w:type="dxa"/>
              <w:right w:w="15" w:type="dxa"/>
            </w:tcMar>
            <w:vAlign w:val="bottom"/>
            <w:hideMark/>
          </w:tcPr>
          <w:p w14:paraId="3A5248C7" w14:textId="77777777" w:rsidR="00C052BB" w:rsidRPr="00A87F48" w:rsidRDefault="00C052BB" w:rsidP="00A87F48">
            <w:pPr>
              <w:spacing w:line="240" w:lineRule="auto"/>
              <w:jc w:val="center"/>
              <w:rPr>
                <w:sz w:val="18"/>
                <w:szCs w:val="18"/>
              </w:rPr>
            </w:pPr>
            <w:r w:rsidRPr="00A87F48">
              <w:rPr>
                <w:sz w:val="18"/>
                <w:szCs w:val="18"/>
              </w:rPr>
              <w:t>1.50E-10</w:t>
            </w:r>
          </w:p>
        </w:tc>
        <w:tc>
          <w:tcPr>
            <w:tcW w:w="960" w:type="dxa"/>
            <w:tcBorders>
              <w:top w:val="single" w:sz="8" w:space="0" w:color="000000"/>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01BED782" w14:textId="77777777" w:rsidR="00C052BB" w:rsidRPr="00A87F48" w:rsidRDefault="00C052BB" w:rsidP="00A87F48">
            <w:pPr>
              <w:spacing w:line="240" w:lineRule="auto"/>
              <w:jc w:val="center"/>
              <w:rPr>
                <w:sz w:val="18"/>
                <w:szCs w:val="18"/>
              </w:rPr>
            </w:pPr>
            <w:r w:rsidRPr="00A87F48">
              <w:rPr>
                <w:sz w:val="18"/>
                <w:szCs w:val="18"/>
              </w:rPr>
              <w:t>0.040093</w:t>
            </w:r>
          </w:p>
        </w:tc>
        <w:tc>
          <w:tcPr>
            <w:tcW w:w="960" w:type="dxa"/>
            <w:tcBorders>
              <w:top w:val="single" w:sz="8" w:space="0" w:color="000000"/>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115E4835" w14:textId="77777777" w:rsidR="00C052BB" w:rsidRPr="00A87F48" w:rsidRDefault="00C052BB" w:rsidP="00A87F48">
            <w:pPr>
              <w:spacing w:line="240" w:lineRule="auto"/>
              <w:jc w:val="center"/>
              <w:rPr>
                <w:sz w:val="18"/>
                <w:szCs w:val="18"/>
              </w:rPr>
            </w:pPr>
            <w:r w:rsidRPr="00A87F48">
              <w:rPr>
                <w:sz w:val="18"/>
                <w:szCs w:val="18"/>
              </w:rPr>
              <w:t>0.043626</w:t>
            </w:r>
          </w:p>
        </w:tc>
        <w:tc>
          <w:tcPr>
            <w:tcW w:w="960" w:type="dxa"/>
            <w:tcBorders>
              <w:top w:val="single" w:sz="8" w:space="0" w:color="000000"/>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6904D2A6" w14:textId="77777777" w:rsidR="00C052BB" w:rsidRPr="00A87F48" w:rsidRDefault="00C052BB" w:rsidP="00A87F48">
            <w:pPr>
              <w:spacing w:line="240" w:lineRule="auto"/>
              <w:jc w:val="center"/>
              <w:rPr>
                <w:sz w:val="18"/>
                <w:szCs w:val="18"/>
              </w:rPr>
            </w:pPr>
            <w:r w:rsidRPr="00A87F48">
              <w:rPr>
                <w:sz w:val="18"/>
                <w:szCs w:val="18"/>
              </w:rPr>
              <w:t>0.022873</w:t>
            </w:r>
          </w:p>
        </w:tc>
      </w:tr>
      <w:tr w:rsidR="00C052BB" w:rsidRPr="00A87F48" w14:paraId="0D5C5176"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4771805B" w14:textId="77777777" w:rsidR="00C052BB" w:rsidRPr="00A87F48" w:rsidRDefault="00C052BB" w:rsidP="00A87F48">
            <w:pPr>
              <w:spacing w:line="240" w:lineRule="auto"/>
              <w:jc w:val="center"/>
              <w:rPr>
                <w:sz w:val="18"/>
                <w:szCs w:val="18"/>
              </w:rPr>
            </w:pPr>
            <w:r w:rsidRPr="00A87F48">
              <w:rPr>
                <w:b/>
                <w:bCs/>
                <w:sz w:val="18"/>
                <w:szCs w:val="18"/>
              </w:rPr>
              <w:t>2</w:t>
            </w:r>
          </w:p>
        </w:tc>
        <w:tc>
          <w:tcPr>
            <w:tcW w:w="960" w:type="dxa"/>
            <w:tcBorders>
              <w:top w:val="nil"/>
              <w:left w:val="single" w:sz="8" w:space="0" w:color="000000"/>
              <w:bottom w:val="nil"/>
              <w:right w:val="single" w:sz="4" w:space="0" w:color="000000"/>
            </w:tcBorders>
            <w:shd w:val="clear" w:color="auto" w:fill="FCE4D6"/>
            <w:tcMar>
              <w:top w:w="15" w:type="dxa"/>
              <w:left w:w="15" w:type="dxa"/>
              <w:bottom w:w="0" w:type="dxa"/>
              <w:right w:w="15" w:type="dxa"/>
            </w:tcMar>
            <w:vAlign w:val="bottom"/>
            <w:hideMark/>
          </w:tcPr>
          <w:p w14:paraId="68560FC7" w14:textId="77777777" w:rsidR="00C052BB" w:rsidRPr="00A87F48" w:rsidRDefault="00C052BB" w:rsidP="00A87F48">
            <w:pPr>
              <w:spacing w:line="240" w:lineRule="auto"/>
              <w:jc w:val="center"/>
              <w:rPr>
                <w:sz w:val="18"/>
                <w:szCs w:val="18"/>
              </w:rPr>
            </w:pPr>
            <w:r w:rsidRPr="00A87F48">
              <w:rPr>
                <w:sz w:val="18"/>
                <w:szCs w:val="18"/>
              </w:rPr>
              <w:t>1.20E-10</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48A834A3" w14:textId="77777777" w:rsidR="00C052BB" w:rsidRPr="00A87F48" w:rsidRDefault="00C052BB" w:rsidP="00A87F48">
            <w:pPr>
              <w:spacing w:line="240" w:lineRule="auto"/>
              <w:jc w:val="center"/>
              <w:rPr>
                <w:sz w:val="18"/>
                <w:szCs w:val="18"/>
              </w:rPr>
            </w:pPr>
            <w:r w:rsidRPr="00A87F48">
              <w:rPr>
                <w:sz w:val="18"/>
                <w:szCs w:val="18"/>
              </w:rPr>
              <w:t>2.44E-13</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77F827E7" w14:textId="77777777" w:rsidR="00C052BB" w:rsidRPr="00A87F48" w:rsidRDefault="00C052BB" w:rsidP="00A87F48">
            <w:pPr>
              <w:spacing w:line="240" w:lineRule="auto"/>
              <w:jc w:val="center"/>
              <w:rPr>
                <w:sz w:val="18"/>
                <w:szCs w:val="18"/>
              </w:rPr>
            </w:pPr>
            <w:r w:rsidRPr="00A87F48">
              <w:rPr>
                <w:sz w:val="18"/>
                <w:szCs w:val="18"/>
              </w:rPr>
              <w:t>7.71E-05</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061FCF31" w14:textId="77777777" w:rsidR="00C052BB" w:rsidRPr="00A87F48" w:rsidRDefault="00C052BB" w:rsidP="00A87F48">
            <w:pPr>
              <w:spacing w:line="240" w:lineRule="auto"/>
              <w:jc w:val="center"/>
              <w:rPr>
                <w:sz w:val="18"/>
                <w:szCs w:val="18"/>
              </w:rPr>
            </w:pPr>
            <w:r w:rsidRPr="00A87F48">
              <w:rPr>
                <w:sz w:val="18"/>
                <w:szCs w:val="18"/>
              </w:rPr>
              <w:t>4.14E-05</w:t>
            </w:r>
          </w:p>
        </w:tc>
      </w:tr>
      <w:tr w:rsidR="00C052BB" w:rsidRPr="00A87F48" w14:paraId="7011F4B8"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29ADDA5C" w14:textId="77777777" w:rsidR="00C052BB" w:rsidRPr="00A87F48" w:rsidRDefault="00C052BB" w:rsidP="00A87F48">
            <w:pPr>
              <w:spacing w:line="240" w:lineRule="auto"/>
              <w:jc w:val="center"/>
              <w:rPr>
                <w:sz w:val="18"/>
                <w:szCs w:val="18"/>
              </w:rPr>
            </w:pPr>
            <w:r w:rsidRPr="00A87F48">
              <w:rPr>
                <w:b/>
                <w:bCs/>
                <w:sz w:val="18"/>
                <w:szCs w:val="18"/>
              </w:rPr>
              <w:t>3</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bottom"/>
            <w:hideMark/>
          </w:tcPr>
          <w:p w14:paraId="0D9EC1A2" w14:textId="77777777" w:rsidR="00C052BB" w:rsidRPr="00A87F48" w:rsidRDefault="00C052BB" w:rsidP="00A87F48">
            <w:pPr>
              <w:spacing w:line="240" w:lineRule="auto"/>
              <w:jc w:val="center"/>
              <w:rPr>
                <w:sz w:val="18"/>
                <w:szCs w:val="18"/>
              </w:rPr>
            </w:pPr>
            <w:r w:rsidRPr="00A87F48">
              <w:rPr>
                <w:sz w:val="18"/>
                <w:szCs w:val="18"/>
              </w:rPr>
              <w:t>0.15074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1E771EE6" w14:textId="77777777" w:rsidR="00C052BB" w:rsidRPr="00A87F48" w:rsidRDefault="00C052BB" w:rsidP="00A87F48">
            <w:pPr>
              <w:spacing w:line="240" w:lineRule="auto"/>
              <w:jc w:val="center"/>
              <w:rPr>
                <w:sz w:val="18"/>
                <w:szCs w:val="18"/>
              </w:rPr>
            </w:pPr>
            <w:r w:rsidRPr="00A87F48">
              <w:rPr>
                <w:sz w:val="18"/>
                <w:szCs w:val="18"/>
              </w:rPr>
              <w:t>0.000854</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5AE91620" w14:textId="77777777" w:rsidR="00C052BB" w:rsidRPr="00A87F48" w:rsidRDefault="00C052BB" w:rsidP="00A87F48">
            <w:pPr>
              <w:spacing w:line="240" w:lineRule="auto"/>
              <w:jc w:val="center"/>
              <w:rPr>
                <w:sz w:val="18"/>
                <w:szCs w:val="18"/>
              </w:rPr>
            </w:pPr>
            <w:r w:rsidRPr="00A87F48">
              <w:rPr>
                <w:sz w:val="18"/>
                <w:szCs w:val="18"/>
              </w:rPr>
              <w:t>1.81E-08</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3B02A8C9" w14:textId="77777777" w:rsidR="00C052BB" w:rsidRPr="00A87F48" w:rsidRDefault="00C052BB" w:rsidP="00A87F48">
            <w:pPr>
              <w:spacing w:line="240" w:lineRule="auto"/>
              <w:jc w:val="center"/>
              <w:rPr>
                <w:sz w:val="18"/>
                <w:szCs w:val="18"/>
              </w:rPr>
            </w:pPr>
            <w:r w:rsidRPr="00A87F48">
              <w:rPr>
                <w:sz w:val="18"/>
                <w:szCs w:val="18"/>
              </w:rPr>
              <w:t>4.91E-09</w:t>
            </w:r>
          </w:p>
        </w:tc>
      </w:tr>
      <w:tr w:rsidR="00C052BB" w:rsidRPr="00A87F48" w14:paraId="20BE94EA"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7BE61E8B" w14:textId="77777777" w:rsidR="00C052BB" w:rsidRPr="00A87F48" w:rsidRDefault="00C052BB" w:rsidP="00A87F48">
            <w:pPr>
              <w:spacing w:line="240" w:lineRule="auto"/>
              <w:jc w:val="center"/>
              <w:rPr>
                <w:sz w:val="18"/>
                <w:szCs w:val="18"/>
              </w:rPr>
            </w:pPr>
            <w:r w:rsidRPr="00A87F48">
              <w:rPr>
                <w:b/>
                <w:bCs/>
                <w:sz w:val="18"/>
                <w:szCs w:val="18"/>
              </w:rPr>
              <w:t>4</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bottom"/>
            <w:hideMark/>
          </w:tcPr>
          <w:p w14:paraId="462EA352" w14:textId="77777777" w:rsidR="00C052BB" w:rsidRPr="00A87F48" w:rsidRDefault="00C052BB" w:rsidP="00A87F48">
            <w:pPr>
              <w:spacing w:line="240" w:lineRule="auto"/>
              <w:jc w:val="center"/>
              <w:rPr>
                <w:sz w:val="18"/>
                <w:szCs w:val="18"/>
              </w:rPr>
            </w:pPr>
            <w:r w:rsidRPr="00A87F48">
              <w:rPr>
                <w:sz w:val="18"/>
                <w:szCs w:val="18"/>
              </w:rPr>
              <w:t>0.051413</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063C5F21" w14:textId="77777777" w:rsidR="00C052BB" w:rsidRPr="00A87F48" w:rsidRDefault="00C052BB" w:rsidP="00A87F48">
            <w:pPr>
              <w:spacing w:line="240" w:lineRule="auto"/>
              <w:jc w:val="center"/>
              <w:rPr>
                <w:sz w:val="18"/>
                <w:szCs w:val="18"/>
              </w:rPr>
            </w:pPr>
            <w:r w:rsidRPr="00A87F48">
              <w:rPr>
                <w:sz w:val="18"/>
                <w:szCs w:val="18"/>
              </w:rPr>
              <w:t>1.57E-09</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551A1C66" w14:textId="77777777" w:rsidR="00C052BB" w:rsidRPr="00A87F48" w:rsidRDefault="00C052BB" w:rsidP="00A87F48">
            <w:pPr>
              <w:spacing w:line="240" w:lineRule="auto"/>
              <w:jc w:val="center"/>
              <w:rPr>
                <w:sz w:val="18"/>
                <w:szCs w:val="18"/>
              </w:rPr>
            </w:pPr>
            <w:r w:rsidRPr="00A87F48">
              <w:rPr>
                <w:sz w:val="18"/>
                <w:szCs w:val="18"/>
              </w:rPr>
              <w:t>9.58E-07</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65C063B9" w14:textId="77777777" w:rsidR="00C052BB" w:rsidRPr="00A87F48" w:rsidRDefault="00C052BB" w:rsidP="00A87F48">
            <w:pPr>
              <w:spacing w:line="240" w:lineRule="auto"/>
              <w:jc w:val="center"/>
              <w:rPr>
                <w:sz w:val="18"/>
                <w:szCs w:val="18"/>
              </w:rPr>
            </w:pPr>
            <w:r w:rsidRPr="00A87F48">
              <w:rPr>
                <w:sz w:val="18"/>
                <w:szCs w:val="18"/>
              </w:rPr>
              <w:t>0.000498</w:t>
            </w:r>
          </w:p>
        </w:tc>
      </w:tr>
      <w:tr w:rsidR="00C052BB" w:rsidRPr="00A87F48" w14:paraId="2D9519D1"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4A638D47" w14:textId="77777777" w:rsidR="00C052BB" w:rsidRPr="00A87F48" w:rsidRDefault="00C052BB" w:rsidP="00A87F48">
            <w:pPr>
              <w:spacing w:line="240" w:lineRule="auto"/>
              <w:jc w:val="center"/>
              <w:rPr>
                <w:sz w:val="18"/>
                <w:szCs w:val="18"/>
              </w:rPr>
            </w:pPr>
            <w:r w:rsidRPr="00A87F48">
              <w:rPr>
                <w:b/>
                <w:bCs/>
                <w:sz w:val="18"/>
                <w:szCs w:val="18"/>
              </w:rPr>
              <w:t>5</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682FC671" w14:textId="77777777" w:rsidR="00C052BB" w:rsidRPr="00A87F48" w:rsidRDefault="00C052BB" w:rsidP="00A87F48">
            <w:pPr>
              <w:spacing w:line="240" w:lineRule="auto"/>
              <w:jc w:val="center"/>
              <w:rPr>
                <w:sz w:val="18"/>
                <w:szCs w:val="18"/>
              </w:rPr>
            </w:pPr>
            <w:r w:rsidRPr="00A87F48">
              <w:rPr>
                <w:sz w:val="18"/>
                <w:szCs w:val="18"/>
              </w:rPr>
              <w:t>1.06E-06</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0BDCBB3D" w14:textId="77777777" w:rsidR="00C052BB" w:rsidRPr="00A87F48" w:rsidRDefault="00C052BB" w:rsidP="00A87F48">
            <w:pPr>
              <w:spacing w:line="240" w:lineRule="auto"/>
              <w:jc w:val="center"/>
              <w:rPr>
                <w:sz w:val="18"/>
                <w:szCs w:val="18"/>
              </w:rPr>
            </w:pPr>
            <w:r w:rsidRPr="00A87F48">
              <w:rPr>
                <w:sz w:val="18"/>
                <w:szCs w:val="18"/>
              </w:rPr>
              <w:t>9.55E-07</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2E07D300" w14:textId="77777777" w:rsidR="00C052BB" w:rsidRPr="00A87F48" w:rsidRDefault="00C052BB" w:rsidP="00A87F48">
            <w:pPr>
              <w:spacing w:line="240" w:lineRule="auto"/>
              <w:jc w:val="center"/>
              <w:rPr>
                <w:sz w:val="18"/>
                <w:szCs w:val="18"/>
              </w:rPr>
            </w:pPr>
            <w:r w:rsidRPr="00A87F48">
              <w:rPr>
                <w:sz w:val="18"/>
                <w:szCs w:val="18"/>
              </w:rPr>
              <w:t>0.404938</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7D36778B" w14:textId="77777777" w:rsidR="00C052BB" w:rsidRPr="00A87F48" w:rsidRDefault="00C052BB" w:rsidP="00A87F48">
            <w:pPr>
              <w:spacing w:line="240" w:lineRule="auto"/>
              <w:jc w:val="center"/>
              <w:rPr>
                <w:sz w:val="18"/>
                <w:szCs w:val="18"/>
              </w:rPr>
            </w:pPr>
            <w:r w:rsidRPr="00A87F48">
              <w:rPr>
                <w:sz w:val="18"/>
                <w:szCs w:val="18"/>
              </w:rPr>
              <w:t>0.041928</w:t>
            </w:r>
          </w:p>
        </w:tc>
      </w:tr>
      <w:tr w:rsidR="00C052BB" w:rsidRPr="00A87F48" w14:paraId="00DFDB78"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4C0C2664" w14:textId="77777777" w:rsidR="00C052BB" w:rsidRPr="00A87F48" w:rsidRDefault="00C052BB" w:rsidP="00A87F48">
            <w:pPr>
              <w:spacing w:line="240" w:lineRule="auto"/>
              <w:jc w:val="center"/>
              <w:rPr>
                <w:sz w:val="18"/>
                <w:szCs w:val="18"/>
              </w:rPr>
            </w:pPr>
            <w:r w:rsidRPr="00A87F48">
              <w:rPr>
                <w:b/>
                <w:bCs/>
                <w:sz w:val="18"/>
                <w:szCs w:val="18"/>
              </w:rPr>
              <w:t>6</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09299E67" w14:textId="77777777" w:rsidR="00C052BB" w:rsidRPr="00A87F48" w:rsidRDefault="00C052BB" w:rsidP="00A87F48">
            <w:pPr>
              <w:spacing w:line="240" w:lineRule="auto"/>
              <w:jc w:val="center"/>
              <w:rPr>
                <w:sz w:val="18"/>
                <w:szCs w:val="18"/>
              </w:rPr>
            </w:pPr>
            <w:r w:rsidRPr="00A87F48">
              <w:rPr>
                <w:sz w:val="18"/>
                <w:szCs w:val="18"/>
              </w:rPr>
              <w:t>0.017534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1CAE8141" w14:textId="77777777" w:rsidR="00C052BB" w:rsidRPr="00A87F48" w:rsidRDefault="00C052BB" w:rsidP="00A87F48">
            <w:pPr>
              <w:spacing w:line="240" w:lineRule="auto"/>
              <w:jc w:val="center"/>
              <w:rPr>
                <w:sz w:val="18"/>
                <w:szCs w:val="18"/>
              </w:rPr>
            </w:pPr>
            <w:r w:rsidRPr="00A87F48">
              <w:rPr>
                <w:sz w:val="18"/>
                <w:szCs w:val="18"/>
              </w:rPr>
              <w:t>2.42E-12</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6DA1580D" w14:textId="77777777" w:rsidR="00C052BB" w:rsidRPr="00A87F48" w:rsidRDefault="00C052BB" w:rsidP="00A87F48">
            <w:pPr>
              <w:spacing w:line="240" w:lineRule="auto"/>
              <w:jc w:val="center"/>
              <w:rPr>
                <w:sz w:val="18"/>
                <w:szCs w:val="18"/>
              </w:rPr>
            </w:pPr>
            <w:r w:rsidRPr="00A87F48">
              <w:rPr>
                <w:sz w:val="18"/>
                <w:szCs w:val="18"/>
              </w:rPr>
              <w:t>0.001863</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61BBE8D3" w14:textId="77777777" w:rsidR="00C052BB" w:rsidRPr="00A87F48" w:rsidRDefault="00C052BB" w:rsidP="00A87F48">
            <w:pPr>
              <w:spacing w:line="240" w:lineRule="auto"/>
              <w:jc w:val="center"/>
              <w:rPr>
                <w:sz w:val="18"/>
                <w:szCs w:val="18"/>
              </w:rPr>
            </w:pPr>
            <w:r w:rsidRPr="00A87F48">
              <w:rPr>
                <w:sz w:val="18"/>
                <w:szCs w:val="18"/>
              </w:rPr>
              <w:t>0.004558</w:t>
            </w:r>
          </w:p>
        </w:tc>
      </w:tr>
      <w:tr w:rsidR="00C052BB" w:rsidRPr="00A87F48" w14:paraId="0FD64E56"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26F344E4" w14:textId="77777777" w:rsidR="00C052BB" w:rsidRPr="00A87F48" w:rsidRDefault="00C052BB" w:rsidP="00A87F48">
            <w:pPr>
              <w:spacing w:line="240" w:lineRule="auto"/>
              <w:jc w:val="center"/>
              <w:rPr>
                <w:sz w:val="18"/>
                <w:szCs w:val="18"/>
              </w:rPr>
            </w:pPr>
            <w:r w:rsidRPr="00A87F48">
              <w:rPr>
                <w:b/>
                <w:bCs/>
                <w:sz w:val="18"/>
                <w:szCs w:val="18"/>
              </w:rPr>
              <w:t>7</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5DA69E71" w14:textId="77777777" w:rsidR="00C052BB" w:rsidRPr="00A87F48" w:rsidRDefault="00C052BB" w:rsidP="00A87F48">
            <w:pPr>
              <w:spacing w:line="240" w:lineRule="auto"/>
              <w:jc w:val="center"/>
              <w:rPr>
                <w:sz w:val="18"/>
                <w:szCs w:val="18"/>
              </w:rPr>
            </w:pPr>
            <w:r w:rsidRPr="00A87F48">
              <w:rPr>
                <w:sz w:val="18"/>
                <w:szCs w:val="18"/>
              </w:rPr>
              <w:t>0.000484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5C19428F" w14:textId="77777777" w:rsidR="00C052BB" w:rsidRPr="00A87F48" w:rsidRDefault="00C052BB" w:rsidP="00A87F48">
            <w:pPr>
              <w:spacing w:line="240" w:lineRule="auto"/>
              <w:jc w:val="center"/>
              <w:rPr>
                <w:sz w:val="18"/>
                <w:szCs w:val="18"/>
              </w:rPr>
            </w:pPr>
            <w:r w:rsidRPr="00A87F48">
              <w:rPr>
                <w:sz w:val="18"/>
                <w:szCs w:val="18"/>
              </w:rPr>
              <w:t>1.30E-10</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501B4084" w14:textId="77777777" w:rsidR="00C052BB" w:rsidRPr="00A87F48" w:rsidRDefault="00C052BB" w:rsidP="00A87F48">
            <w:pPr>
              <w:spacing w:line="240" w:lineRule="auto"/>
              <w:jc w:val="center"/>
              <w:rPr>
                <w:sz w:val="18"/>
                <w:szCs w:val="18"/>
              </w:rPr>
            </w:pPr>
            <w:r w:rsidRPr="00A87F48">
              <w:rPr>
                <w:sz w:val="18"/>
                <w:szCs w:val="18"/>
              </w:rPr>
              <w:t>0.412534</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4086D641" w14:textId="77777777" w:rsidR="00C052BB" w:rsidRPr="00A87F48" w:rsidRDefault="00C052BB" w:rsidP="00A87F48">
            <w:pPr>
              <w:spacing w:line="240" w:lineRule="auto"/>
              <w:jc w:val="center"/>
              <w:rPr>
                <w:sz w:val="18"/>
                <w:szCs w:val="18"/>
              </w:rPr>
            </w:pPr>
            <w:r w:rsidRPr="00A87F48">
              <w:rPr>
                <w:sz w:val="18"/>
                <w:szCs w:val="18"/>
              </w:rPr>
              <w:t>2.50E-10</w:t>
            </w:r>
          </w:p>
        </w:tc>
      </w:tr>
      <w:tr w:rsidR="00C052BB" w:rsidRPr="00A87F48" w14:paraId="05C051E7"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2B88011A" w14:textId="77777777" w:rsidR="00C052BB" w:rsidRPr="00A87F48" w:rsidRDefault="00C052BB" w:rsidP="00A87F48">
            <w:pPr>
              <w:spacing w:line="240" w:lineRule="auto"/>
              <w:jc w:val="center"/>
              <w:rPr>
                <w:sz w:val="18"/>
                <w:szCs w:val="18"/>
              </w:rPr>
            </w:pPr>
            <w:r w:rsidRPr="00A87F48">
              <w:rPr>
                <w:b/>
                <w:bCs/>
                <w:sz w:val="18"/>
                <w:szCs w:val="18"/>
              </w:rPr>
              <w:t>8</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1B9EFD57" w14:textId="77777777" w:rsidR="00C052BB" w:rsidRPr="00A87F48" w:rsidRDefault="00C052BB" w:rsidP="00A87F48">
            <w:pPr>
              <w:spacing w:line="240" w:lineRule="auto"/>
              <w:jc w:val="center"/>
              <w:rPr>
                <w:sz w:val="18"/>
                <w:szCs w:val="18"/>
              </w:rPr>
            </w:pPr>
            <w:r w:rsidRPr="00A87F48">
              <w:rPr>
                <w:sz w:val="18"/>
                <w:szCs w:val="18"/>
              </w:rPr>
              <w:t>0.002741</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3D69C39A" w14:textId="77777777" w:rsidR="00C052BB" w:rsidRPr="00A87F48" w:rsidRDefault="00C052BB" w:rsidP="00A87F48">
            <w:pPr>
              <w:spacing w:line="240" w:lineRule="auto"/>
              <w:jc w:val="center"/>
              <w:rPr>
                <w:sz w:val="18"/>
                <w:szCs w:val="18"/>
              </w:rPr>
            </w:pPr>
            <w:r w:rsidRPr="00A87F48">
              <w:rPr>
                <w:sz w:val="18"/>
                <w:szCs w:val="18"/>
              </w:rPr>
              <w:t>1.18E-07</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1D81D259" w14:textId="77777777" w:rsidR="00C052BB" w:rsidRPr="00A87F48" w:rsidRDefault="00C052BB" w:rsidP="00A87F48">
            <w:pPr>
              <w:spacing w:line="240" w:lineRule="auto"/>
              <w:jc w:val="center"/>
              <w:rPr>
                <w:sz w:val="18"/>
                <w:szCs w:val="18"/>
              </w:rPr>
            </w:pPr>
            <w:r w:rsidRPr="00A87F48">
              <w:rPr>
                <w:sz w:val="18"/>
                <w:szCs w:val="18"/>
              </w:rPr>
              <w:t>0.170088</w:t>
            </w:r>
          </w:p>
        </w:tc>
        <w:tc>
          <w:tcPr>
            <w:tcW w:w="960" w:type="dxa"/>
            <w:tcBorders>
              <w:top w:val="nil"/>
              <w:left w:val="single" w:sz="4" w:space="0" w:color="000000"/>
              <w:bottom w:val="nil"/>
              <w:right w:val="single" w:sz="8" w:space="0" w:color="000000"/>
            </w:tcBorders>
            <w:shd w:val="clear" w:color="auto" w:fill="auto"/>
            <w:tcMar>
              <w:top w:w="15" w:type="dxa"/>
              <w:left w:w="15" w:type="dxa"/>
              <w:bottom w:w="0" w:type="dxa"/>
              <w:right w:w="15" w:type="dxa"/>
            </w:tcMar>
            <w:vAlign w:val="bottom"/>
            <w:hideMark/>
          </w:tcPr>
          <w:p w14:paraId="186F6D49" w14:textId="77777777" w:rsidR="00C052BB" w:rsidRPr="00A87F48" w:rsidRDefault="00C052BB" w:rsidP="00A87F48">
            <w:pPr>
              <w:spacing w:line="240" w:lineRule="auto"/>
              <w:jc w:val="center"/>
              <w:rPr>
                <w:sz w:val="18"/>
                <w:szCs w:val="18"/>
              </w:rPr>
            </w:pPr>
            <w:r w:rsidRPr="00A87F48">
              <w:rPr>
                <w:sz w:val="18"/>
                <w:szCs w:val="18"/>
              </w:rPr>
              <w:t>0.065265</w:t>
            </w:r>
          </w:p>
        </w:tc>
      </w:tr>
      <w:tr w:rsidR="00C052BB" w:rsidRPr="00A87F48" w14:paraId="6389E213"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3E12D03A" w14:textId="77777777" w:rsidR="00C052BB" w:rsidRPr="00A87F48" w:rsidRDefault="00C052BB" w:rsidP="00A87F48">
            <w:pPr>
              <w:spacing w:line="240" w:lineRule="auto"/>
              <w:jc w:val="center"/>
              <w:rPr>
                <w:sz w:val="18"/>
                <w:szCs w:val="18"/>
              </w:rPr>
            </w:pPr>
            <w:r w:rsidRPr="00A87F48">
              <w:rPr>
                <w:b/>
                <w:bCs/>
                <w:sz w:val="18"/>
                <w:szCs w:val="18"/>
              </w:rPr>
              <w:t>9</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72CB1B95" w14:textId="77777777" w:rsidR="00C052BB" w:rsidRPr="00A87F48" w:rsidRDefault="00C052BB" w:rsidP="00A87F48">
            <w:pPr>
              <w:spacing w:line="240" w:lineRule="auto"/>
              <w:jc w:val="center"/>
              <w:rPr>
                <w:sz w:val="18"/>
                <w:szCs w:val="18"/>
              </w:rPr>
            </w:pPr>
            <w:r w:rsidRPr="00A87F48">
              <w:rPr>
                <w:sz w:val="18"/>
                <w:szCs w:val="18"/>
              </w:rPr>
              <w:t>7.16E-10</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74EE0D26" w14:textId="77777777" w:rsidR="00C052BB" w:rsidRPr="00A87F48" w:rsidRDefault="00C052BB" w:rsidP="00A87F48">
            <w:pPr>
              <w:spacing w:line="240" w:lineRule="auto"/>
              <w:jc w:val="center"/>
              <w:rPr>
                <w:sz w:val="18"/>
                <w:szCs w:val="18"/>
              </w:rPr>
            </w:pPr>
            <w:r w:rsidRPr="00A87F48">
              <w:rPr>
                <w:sz w:val="18"/>
                <w:szCs w:val="18"/>
              </w:rPr>
              <w:t>0.545412</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6B7B6BE7" w14:textId="77777777" w:rsidR="00C052BB" w:rsidRPr="00A87F48" w:rsidRDefault="00C052BB" w:rsidP="00A87F48">
            <w:pPr>
              <w:spacing w:line="240" w:lineRule="auto"/>
              <w:jc w:val="center"/>
              <w:rPr>
                <w:sz w:val="18"/>
                <w:szCs w:val="18"/>
              </w:rPr>
            </w:pPr>
            <w:r w:rsidRPr="00A87F48">
              <w:rPr>
                <w:sz w:val="18"/>
                <w:szCs w:val="18"/>
              </w:rPr>
              <w:t>5.45E-05</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78E77BEB" w14:textId="77777777" w:rsidR="00C052BB" w:rsidRPr="00A87F48" w:rsidRDefault="00C052BB" w:rsidP="00A87F48">
            <w:pPr>
              <w:spacing w:line="240" w:lineRule="auto"/>
              <w:jc w:val="center"/>
              <w:rPr>
                <w:sz w:val="18"/>
                <w:szCs w:val="18"/>
              </w:rPr>
            </w:pPr>
            <w:r w:rsidRPr="00A87F48">
              <w:rPr>
                <w:sz w:val="18"/>
                <w:szCs w:val="18"/>
              </w:rPr>
              <w:t>0.011469</w:t>
            </w:r>
          </w:p>
        </w:tc>
      </w:tr>
      <w:tr w:rsidR="00C052BB" w:rsidRPr="00A87F48" w14:paraId="4D8A363D"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3BB2EEE9" w14:textId="77777777" w:rsidR="00C052BB" w:rsidRPr="00A87F48" w:rsidRDefault="00C052BB" w:rsidP="00A87F48">
            <w:pPr>
              <w:spacing w:line="240" w:lineRule="auto"/>
              <w:jc w:val="center"/>
              <w:rPr>
                <w:sz w:val="18"/>
                <w:szCs w:val="18"/>
              </w:rPr>
            </w:pPr>
            <w:r w:rsidRPr="00A87F48">
              <w:rPr>
                <w:b/>
                <w:bCs/>
                <w:sz w:val="18"/>
                <w:szCs w:val="18"/>
              </w:rPr>
              <w:t>10</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5A842BB9" w14:textId="77777777" w:rsidR="00C052BB" w:rsidRPr="00A87F48" w:rsidRDefault="00C052BB" w:rsidP="00A87F48">
            <w:pPr>
              <w:spacing w:line="240" w:lineRule="auto"/>
              <w:jc w:val="center"/>
              <w:rPr>
                <w:sz w:val="18"/>
                <w:szCs w:val="18"/>
              </w:rPr>
            </w:pPr>
            <w:r w:rsidRPr="00A87F48">
              <w:rPr>
                <w:sz w:val="18"/>
                <w:szCs w:val="18"/>
              </w:rPr>
              <w:t>1.07E-05</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1B8E3233" w14:textId="77777777" w:rsidR="00C052BB" w:rsidRPr="00A87F48" w:rsidRDefault="00C052BB" w:rsidP="00A87F48">
            <w:pPr>
              <w:spacing w:line="240" w:lineRule="auto"/>
              <w:jc w:val="center"/>
              <w:rPr>
                <w:sz w:val="18"/>
                <w:szCs w:val="18"/>
              </w:rPr>
            </w:pPr>
            <w:r w:rsidRPr="00A87F48">
              <w:rPr>
                <w:sz w:val="18"/>
                <w:szCs w:val="18"/>
              </w:rPr>
              <w:t>0.007874</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392887C6" w14:textId="77777777" w:rsidR="00C052BB" w:rsidRPr="00A87F48" w:rsidRDefault="00C052BB" w:rsidP="00A87F48">
            <w:pPr>
              <w:spacing w:line="240" w:lineRule="auto"/>
              <w:jc w:val="center"/>
              <w:rPr>
                <w:sz w:val="18"/>
                <w:szCs w:val="18"/>
              </w:rPr>
            </w:pPr>
            <w:r w:rsidRPr="00A87F48">
              <w:rPr>
                <w:sz w:val="18"/>
                <w:szCs w:val="18"/>
              </w:rPr>
              <w:t>0.000357</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62ED8813" w14:textId="77777777" w:rsidR="00C052BB" w:rsidRPr="00A87F48" w:rsidRDefault="00C052BB" w:rsidP="00A87F48">
            <w:pPr>
              <w:spacing w:line="240" w:lineRule="auto"/>
              <w:jc w:val="center"/>
              <w:rPr>
                <w:sz w:val="18"/>
                <w:szCs w:val="18"/>
              </w:rPr>
            </w:pPr>
            <w:r w:rsidRPr="00A87F48">
              <w:rPr>
                <w:sz w:val="18"/>
                <w:szCs w:val="18"/>
              </w:rPr>
              <w:t>3.65E-12</w:t>
            </w:r>
          </w:p>
        </w:tc>
      </w:tr>
      <w:tr w:rsidR="00C052BB" w:rsidRPr="00A87F48" w14:paraId="21C8C740"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4A4FAD3B" w14:textId="77777777" w:rsidR="00C052BB" w:rsidRPr="00A87F48" w:rsidRDefault="00C052BB" w:rsidP="00A87F48">
            <w:pPr>
              <w:spacing w:line="240" w:lineRule="auto"/>
              <w:jc w:val="center"/>
              <w:rPr>
                <w:sz w:val="18"/>
                <w:szCs w:val="18"/>
              </w:rPr>
            </w:pPr>
            <w:r w:rsidRPr="00A87F48">
              <w:rPr>
                <w:b/>
                <w:bCs/>
                <w:sz w:val="18"/>
                <w:szCs w:val="18"/>
              </w:rPr>
              <w:t>11</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6DB59FED" w14:textId="77777777" w:rsidR="00C052BB" w:rsidRPr="00A87F48" w:rsidRDefault="00C052BB" w:rsidP="00A87F48">
            <w:pPr>
              <w:spacing w:line="240" w:lineRule="auto"/>
              <w:jc w:val="center"/>
              <w:rPr>
                <w:sz w:val="18"/>
                <w:szCs w:val="18"/>
              </w:rPr>
            </w:pPr>
            <w:r w:rsidRPr="00A87F48">
              <w:rPr>
                <w:sz w:val="18"/>
                <w:szCs w:val="18"/>
              </w:rPr>
              <w:t>1.14E-10</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6BC52BB9" w14:textId="77777777" w:rsidR="00C052BB" w:rsidRPr="00A87F48" w:rsidRDefault="00C052BB" w:rsidP="00A87F48">
            <w:pPr>
              <w:spacing w:line="240" w:lineRule="auto"/>
              <w:jc w:val="center"/>
              <w:rPr>
                <w:sz w:val="18"/>
                <w:szCs w:val="18"/>
              </w:rPr>
            </w:pPr>
            <w:r w:rsidRPr="00A87F48">
              <w:rPr>
                <w:sz w:val="18"/>
                <w:szCs w:val="18"/>
              </w:rPr>
              <w:t>0.426547</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062B5651" w14:textId="77777777" w:rsidR="00C052BB" w:rsidRPr="00A87F48" w:rsidRDefault="00C052BB" w:rsidP="00A87F48">
            <w:pPr>
              <w:spacing w:line="240" w:lineRule="auto"/>
              <w:jc w:val="center"/>
              <w:rPr>
                <w:sz w:val="18"/>
                <w:szCs w:val="18"/>
              </w:rPr>
            </w:pPr>
            <w:r w:rsidRPr="00A87F48">
              <w:rPr>
                <w:sz w:val="18"/>
                <w:szCs w:val="18"/>
              </w:rPr>
              <w:t>0.079329</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479B0983" w14:textId="77777777" w:rsidR="00C052BB" w:rsidRPr="00A87F48" w:rsidRDefault="00C052BB" w:rsidP="00A87F48">
            <w:pPr>
              <w:spacing w:line="240" w:lineRule="auto"/>
              <w:jc w:val="center"/>
              <w:rPr>
                <w:sz w:val="18"/>
                <w:szCs w:val="18"/>
              </w:rPr>
            </w:pPr>
            <w:r w:rsidRPr="00A87F48">
              <w:rPr>
                <w:sz w:val="18"/>
                <w:szCs w:val="18"/>
              </w:rPr>
              <w:t>2.62E-07</w:t>
            </w:r>
          </w:p>
        </w:tc>
      </w:tr>
      <w:tr w:rsidR="00C052BB" w:rsidRPr="00A87F48" w14:paraId="6493EAEF"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2E90A1DE" w14:textId="77777777" w:rsidR="00C052BB" w:rsidRPr="00A87F48" w:rsidRDefault="00C052BB" w:rsidP="00A87F48">
            <w:pPr>
              <w:spacing w:line="240" w:lineRule="auto"/>
              <w:jc w:val="center"/>
              <w:rPr>
                <w:sz w:val="18"/>
                <w:szCs w:val="18"/>
              </w:rPr>
            </w:pPr>
            <w:r w:rsidRPr="00A87F48">
              <w:rPr>
                <w:b/>
                <w:bCs/>
                <w:sz w:val="18"/>
                <w:szCs w:val="18"/>
              </w:rPr>
              <w:t>12</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bottom"/>
            <w:hideMark/>
          </w:tcPr>
          <w:p w14:paraId="7D9E7D4A" w14:textId="77777777" w:rsidR="00C052BB" w:rsidRPr="00A87F48" w:rsidRDefault="00C052BB" w:rsidP="00A87F48">
            <w:pPr>
              <w:spacing w:line="240" w:lineRule="auto"/>
              <w:jc w:val="center"/>
              <w:rPr>
                <w:sz w:val="18"/>
                <w:szCs w:val="18"/>
              </w:rPr>
            </w:pPr>
            <w:r w:rsidRPr="00A87F48">
              <w:rPr>
                <w:sz w:val="18"/>
                <w:szCs w:val="18"/>
              </w:rPr>
              <w:t>0.337386</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44397033" w14:textId="77777777" w:rsidR="00C052BB" w:rsidRPr="00A87F48" w:rsidRDefault="00C052BB" w:rsidP="00A87F48">
            <w:pPr>
              <w:spacing w:line="240" w:lineRule="auto"/>
              <w:jc w:val="center"/>
              <w:rPr>
                <w:sz w:val="18"/>
                <w:szCs w:val="18"/>
              </w:rPr>
            </w:pPr>
            <w:r w:rsidRPr="00A87F48">
              <w:rPr>
                <w:sz w:val="18"/>
                <w:szCs w:val="18"/>
              </w:rPr>
              <w:t>6.19E-10</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6A923927" w14:textId="77777777" w:rsidR="00C052BB" w:rsidRPr="00A87F48" w:rsidRDefault="00C052BB" w:rsidP="00A87F48">
            <w:pPr>
              <w:spacing w:line="240" w:lineRule="auto"/>
              <w:jc w:val="center"/>
              <w:rPr>
                <w:sz w:val="18"/>
                <w:szCs w:val="18"/>
              </w:rPr>
            </w:pPr>
            <w:r w:rsidRPr="00A87F48">
              <w:rPr>
                <w:sz w:val="18"/>
                <w:szCs w:val="18"/>
              </w:rPr>
              <w:t>0.270692</w:t>
            </w:r>
          </w:p>
        </w:tc>
        <w:tc>
          <w:tcPr>
            <w:tcW w:w="960" w:type="dxa"/>
            <w:tcBorders>
              <w:top w:val="nil"/>
              <w:left w:val="single" w:sz="4" w:space="0" w:color="000000"/>
              <w:bottom w:val="nil"/>
              <w:right w:val="single" w:sz="8" w:space="0" w:color="000000"/>
            </w:tcBorders>
            <w:shd w:val="clear" w:color="auto" w:fill="DDEBF7"/>
            <w:tcMar>
              <w:top w:w="15" w:type="dxa"/>
              <w:left w:w="15" w:type="dxa"/>
              <w:bottom w:w="0" w:type="dxa"/>
              <w:right w:w="15" w:type="dxa"/>
            </w:tcMar>
            <w:vAlign w:val="bottom"/>
            <w:hideMark/>
          </w:tcPr>
          <w:p w14:paraId="06A78B34" w14:textId="77777777" w:rsidR="00C052BB" w:rsidRPr="00A87F48" w:rsidRDefault="00C052BB" w:rsidP="00A87F48">
            <w:pPr>
              <w:spacing w:line="240" w:lineRule="auto"/>
              <w:jc w:val="center"/>
              <w:rPr>
                <w:sz w:val="18"/>
                <w:szCs w:val="18"/>
              </w:rPr>
            </w:pPr>
            <w:r w:rsidRPr="00A87F48">
              <w:rPr>
                <w:sz w:val="18"/>
                <w:szCs w:val="18"/>
              </w:rPr>
              <w:t>0.000225</w:t>
            </w:r>
          </w:p>
        </w:tc>
      </w:tr>
      <w:tr w:rsidR="00C052BB" w:rsidRPr="00A87F48" w14:paraId="5C983414"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19A8B0A3" w14:textId="77777777" w:rsidR="00C052BB" w:rsidRPr="00A87F48" w:rsidRDefault="00C052BB" w:rsidP="00A87F48">
            <w:pPr>
              <w:spacing w:line="240" w:lineRule="auto"/>
              <w:jc w:val="center"/>
              <w:rPr>
                <w:sz w:val="18"/>
                <w:szCs w:val="18"/>
              </w:rPr>
            </w:pPr>
            <w:r w:rsidRPr="00A87F48">
              <w:rPr>
                <w:b/>
                <w:bCs/>
                <w:sz w:val="18"/>
                <w:szCs w:val="18"/>
              </w:rPr>
              <w:t>13</w:t>
            </w:r>
          </w:p>
        </w:tc>
        <w:tc>
          <w:tcPr>
            <w:tcW w:w="960" w:type="dxa"/>
            <w:tcBorders>
              <w:top w:val="nil"/>
              <w:left w:val="single" w:sz="8" w:space="0" w:color="000000"/>
              <w:bottom w:val="nil"/>
              <w:right w:val="single" w:sz="4" w:space="0" w:color="000000"/>
            </w:tcBorders>
            <w:shd w:val="clear" w:color="auto" w:fill="DDEBF7"/>
            <w:tcMar>
              <w:top w:w="15" w:type="dxa"/>
              <w:left w:w="15" w:type="dxa"/>
              <w:bottom w:w="0" w:type="dxa"/>
              <w:right w:w="15" w:type="dxa"/>
            </w:tcMar>
            <w:vAlign w:val="bottom"/>
            <w:hideMark/>
          </w:tcPr>
          <w:p w14:paraId="778D2093" w14:textId="77777777" w:rsidR="00C052BB" w:rsidRPr="00A87F48" w:rsidRDefault="00C052BB" w:rsidP="00A87F48">
            <w:pPr>
              <w:spacing w:line="240" w:lineRule="auto"/>
              <w:jc w:val="center"/>
              <w:rPr>
                <w:sz w:val="18"/>
                <w:szCs w:val="18"/>
              </w:rPr>
            </w:pPr>
            <w:r w:rsidRPr="00A87F48">
              <w:rPr>
                <w:sz w:val="18"/>
                <w:szCs w:val="18"/>
              </w:rPr>
              <w:t>1.35E-09</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7C278C8D" w14:textId="77777777" w:rsidR="00C052BB" w:rsidRPr="00A87F48" w:rsidRDefault="00C052BB" w:rsidP="00A87F48">
            <w:pPr>
              <w:spacing w:line="240" w:lineRule="auto"/>
              <w:jc w:val="center"/>
              <w:rPr>
                <w:sz w:val="18"/>
                <w:szCs w:val="18"/>
              </w:rPr>
            </w:pPr>
            <w:r w:rsidRPr="00A87F48">
              <w:rPr>
                <w:sz w:val="18"/>
                <w:szCs w:val="18"/>
              </w:rPr>
              <w:t>0.291373</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144805D2" w14:textId="77777777" w:rsidR="00C052BB" w:rsidRPr="00A87F48" w:rsidRDefault="00C052BB" w:rsidP="00A87F48">
            <w:pPr>
              <w:spacing w:line="240" w:lineRule="auto"/>
              <w:jc w:val="center"/>
              <w:rPr>
                <w:sz w:val="18"/>
                <w:szCs w:val="18"/>
              </w:rPr>
            </w:pPr>
            <w:r w:rsidRPr="00A87F48">
              <w:rPr>
                <w:sz w:val="18"/>
                <w:szCs w:val="18"/>
              </w:rPr>
              <w:t>0.589976</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2A1401DD" w14:textId="77777777" w:rsidR="00C052BB" w:rsidRPr="00A87F48" w:rsidRDefault="00C052BB" w:rsidP="00A87F48">
            <w:pPr>
              <w:spacing w:line="240" w:lineRule="auto"/>
              <w:jc w:val="center"/>
              <w:rPr>
                <w:sz w:val="18"/>
                <w:szCs w:val="18"/>
              </w:rPr>
            </w:pPr>
            <w:r w:rsidRPr="00A87F48">
              <w:rPr>
                <w:sz w:val="18"/>
                <w:szCs w:val="18"/>
              </w:rPr>
              <w:t>1.34E-12</w:t>
            </w:r>
          </w:p>
        </w:tc>
      </w:tr>
      <w:tr w:rsidR="00C052BB" w:rsidRPr="00A87F48" w14:paraId="2EBE5442"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5612D754" w14:textId="77777777" w:rsidR="00C052BB" w:rsidRPr="00A87F48" w:rsidRDefault="00C052BB" w:rsidP="00A87F48">
            <w:pPr>
              <w:spacing w:line="240" w:lineRule="auto"/>
              <w:jc w:val="center"/>
              <w:rPr>
                <w:sz w:val="18"/>
                <w:szCs w:val="18"/>
              </w:rPr>
            </w:pPr>
            <w:r w:rsidRPr="00A87F48">
              <w:rPr>
                <w:b/>
                <w:bCs/>
                <w:sz w:val="18"/>
                <w:szCs w:val="18"/>
              </w:rPr>
              <w:t>14</w:t>
            </w:r>
          </w:p>
        </w:tc>
        <w:tc>
          <w:tcPr>
            <w:tcW w:w="960" w:type="dxa"/>
            <w:tcBorders>
              <w:top w:val="nil"/>
              <w:left w:val="single" w:sz="8" w:space="0" w:color="000000"/>
              <w:bottom w:val="nil"/>
              <w:right w:val="single" w:sz="4" w:space="0" w:color="000000"/>
            </w:tcBorders>
            <w:shd w:val="clear" w:color="auto" w:fill="auto"/>
            <w:tcMar>
              <w:top w:w="15" w:type="dxa"/>
              <w:left w:w="15" w:type="dxa"/>
              <w:bottom w:w="0" w:type="dxa"/>
              <w:right w:w="15" w:type="dxa"/>
            </w:tcMar>
            <w:vAlign w:val="bottom"/>
            <w:hideMark/>
          </w:tcPr>
          <w:p w14:paraId="2BDB9938" w14:textId="77777777" w:rsidR="00C052BB" w:rsidRPr="00A87F48" w:rsidRDefault="00C052BB" w:rsidP="00A87F48">
            <w:pPr>
              <w:spacing w:line="240" w:lineRule="auto"/>
              <w:jc w:val="center"/>
              <w:rPr>
                <w:sz w:val="18"/>
                <w:szCs w:val="18"/>
              </w:rPr>
            </w:pPr>
            <w:r w:rsidRPr="00A87F48">
              <w:rPr>
                <w:sz w:val="18"/>
                <w:szCs w:val="18"/>
              </w:rPr>
              <w:t>0.635936</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2291BBCF" w14:textId="77777777" w:rsidR="00C052BB" w:rsidRPr="00A87F48" w:rsidRDefault="00C052BB" w:rsidP="00A87F48">
            <w:pPr>
              <w:spacing w:line="240" w:lineRule="auto"/>
              <w:jc w:val="center"/>
              <w:rPr>
                <w:sz w:val="18"/>
                <w:szCs w:val="18"/>
              </w:rPr>
            </w:pPr>
            <w:r w:rsidRPr="00A87F48">
              <w:rPr>
                <w:sz w:val="18"/>
                <w:szCs w:val="18"/>
              </w:rPr>
              <w:t>1.72E-05</w:t>
            </w:r>
          </w:p>
        </w:tc>
        <w:tc>
          <w:tcPr>
            <w:tcW w:w="960" w:type="dxa"/>
            <w:tcBorders>
              <w:top w:val="nil"/>
              <w:left w:val="single" w:sz="4" w:space="0" w:color="000000"/>
              <w:bottom w:val="nil"/>
              <w:right w:val="single" w:sz="4" w:space="0" w:color="000000"/>
            </w:tcBorders>
            <w:shd w:val="clear" w:color="auto" w:fill="auto"/>
            <w:tcMar>
              <w:top w:w="15" w:type="dxa"/>
              <w:left w:w="15" w:type="dxa"/>
              <w:bottom w:w="0" w:type="dxa"/>
              <w:right w:w="15" w:type="dxa"/>
            </w:tcMar>
            <w:vAlign w:val="bottom"/>
            <w:hideMark/>
          </w:tcPr>
          <w:p w14:paraId="4BDEAC18" w14:textId="77777777" w:rsidR="00C052BB" w:rsidRPr="00A87F48" w:rsidRDefault="00C052BB" w:rsidP="00A87F48">
            <w:pPr>
              <w:spacing w:line="240" w:lineRule="auto"/>
              <w:jc w:val="center"/>
              <w:rPr>
                <w:sz w:val="18"/>
                <w:szCs w:val="18"/>
              </w:rPr>
            </w:pPr>
            <w:r w:rsidRPr="00A87F48">
              <w:rPr>
                <w:sz w:val="18"/>
                <w:szCs w:val="18"/>
              </w:rPr>
              <w:t>0.527213</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387D01E4" w14:textId="77777777" w:rsidR="00C052BB" w:rsidRPr="00A87F48" w:rsidRDefault="00C052BB" w:rsidP="00A87F48">
            <w:pPr>
              <w:spacing w:line="240" w:lineRule="auto"/>
              <w:jc w:val="center"/>
              <w:rPr>
                <w:sz w:val="18"/>
                <w:szCs w:val="18"/>
              </w:rPr>
            </w:pPr>
            <w:r w:rsidRPr="00A87F48">
              <w:rPr>
                <w:sz w:val="18"/>
                <w:szCs w:val="18"/>
              </w:rPr>
              <w:t>8.26E-05</w:t>
            </w:r>
          </w:p>
        </w:tc>
      </w:tr>
      <w:tr w:rsidR="00C052BB" w:rsidRPr="00A87F48" w14:paraId="5E1A264C" w14:textId="77777777" w:rsidTr="00262EFC">
        <w:trPr>
          <w:trHeight w:val="300"/>
          <w:jc w:val="center"/>
        </w:trPr>
        <w:tc>
          <w:tcPr>
            <w:tcW w:w="1300" w:type="dxa"/>
            <w:tcBorders>
              <w:top w:val="nil"/>
              <w:left w:val="single" w:sz="8" w:space="0" w:color="000000"/>
              <w:bottom w:val="nil"/>
              <w:right w:val="single" w:sz="8" w:space="0" w:color="000000"/>
            </w:tcBorders>
            <w:shd w:val="clear" w:color="auto" w:fill="auto"/>
            <w:tcMar>
              <w:top w:w="15" w:type="dxa"/>
              <w:left w:w="15" w:type="dxa"/>
              <w:bottom w:w="0" w:type="dxa"/>
              <w:right w:w="15" w:type="dxa"/>
            </w:tcMar>
            <w:vAlign w:val="bottom"/>
            <w:hideMark/>
          </w:tcPr>
          <w:p w14:paraId="56B325F1" w14:textId="77777777" w:rsidR="00C052BB" w:rsidRPr="00A87F48" w:rsidRDefault="00C052BB" w:rsidP="00A87F48">
            <w:pPr>
              <w:spacing w:line="240" w:lineRule="auto"/>
              <w:jc w:val="center"/>
              <w:rPr>
                <w:sz w:val="18"/>
                <w:szCs w:val="18"/>
              </w:rPr>
            </w:pPr>
            <w:r w:rsidRPr="00A87F48">
              <w:rPr>
                <w:b/>
                <w:bCs/>
                <w:sz w:val="18"/>
                <w:szCs w:val="18"/>
              </w:rPr>
              <w:t>15</w:t>
            </w:r>
          </w:p>
        </w:tc>
        <w:tc>
          <w:tcPr>
            <w:tcW w:w="960" w:type="dxa"/>
            <w:tcBorders>
              <w:top w:val="nil"/>
              <w:left w:val="single" w:sz="8" w:space="0" w:color="000000"/>
              <w:bottom w:val="nil"/>
              <w:right w:val="single" w:sz="4" w:space="0" w:color="000000"/>
            </w:tcBorders>
            <w:shd w:val="clear" w:color="auto" w:fill="FCE4D6"/>
            <w:tcMar>
              <w:top w:w="15" w:type="dxa"/>
              <w:left w:w="15" w:type="dxa"/>
              <w:bottom w:w="0" w:type="dxa"/>
              <w:right w:w="15" w:type="dxa"/>
            </w:tcMar>
            <w:vAlign w:val="bottom"/>
            <w:hideMark/>
          </w:tcPr>
          <w:p w14:paraId="31C370B5" w14:textId="77777777" w:rsidR="00C052BB" w:rsidRPr="00A87F48" w:rsidRDefault="00C052BB" w:rsidP="00A87F48">
            <w:pPr>
              <w:spacing w:line="240" w:lineRule="auto"/>
              <w:jc w:val="center"/>
              <w:rPr>
                <w:sz w:val="18"/>
                <w:szCs w:val="18"/>
              </w:rPr>
            </w:pPr>
            <w:r w:rsidRPr="00A87F48">
              <w:rPr>
                <w:sz w:val="18"/>
                <w:szCs w:val="18"/>
              </w:rPr>
              <w:t>2.71E-08</w:t>
            </w:r>
          </w:p>
        </w:tc>
        <w:tc>
          <w:tcPr>
            <w:tcW w:w="960" w:type="dxa"/>
            <w:tcBorders>
              <w:top w:val="nil"/>
              <w:left w:val="single" w:sz="4" w:space="0" w:color="000000"/>
              <w:bottom w:val="nil"/>
              <w:right w:val="single" w:sz="4" w:space="0" w:color="000000"/>
            </w:tcBorders>
            <w:shd w:val="clear" w:color="auto" w:fill="FCE4D6"/>
            <w:tcMar>
              <w:top w:w="15" w:type="dxa"/>
              <w:left w:w="15" w:type="dxa"/>
              <w:bottom w:w="0" w:type="dxa"/>
              <w:right w:w="15" w:type="dxa"/>
            </w:tcMar>
            <w:vAlign w:val="bottom"/>
            <w:hideMark/>
          </w:tcPr>
          <w:p w14:paraId="31C7A7A5" w14:textId="77777777" w:rsidR="00C052BB" w:rsidRPr="00A87F48" w:rsidRDefault="00C052BB" w:rsidP="00A87F48">
            <w:pPr>
              <w:spacing w:line="240" w:lineRule="auto"/>
              <w:jc w:val="center"/>
              <w:rPr>
                <w:sz w:val="18"/>
                <w:szCs w:val="18"/>
              </w:rPr>
            </w:pPr>
            <w:r w:rsidRPr="00A87F48">
              <w:rPr>
                <w:sz w:val="18"/>
                <w:szCs w:val="18"/>
              </w:rPr>
              <w:t>2.93E-15</w:t>
            </w:r>
          </w:p>
        </w:tc>
        <w:tc>
          <w:tcPr>
            <w:tcW w:w="960" w:type="dxa"/>
            <w:tcBorders>
              <w:top w:val="nil"/>
              <w:left w:val="single" w:sz="4" w:space="0" w:color="000000"/>
              <w:bottom w:val="nil"/>
              <w:right w:val="single" w:sz="4" w:space="0" w:color="000000"/>
            </w:tcBorders>
            <w:shd w:val="clear" w:color="auto" w:fill="DDEBF7"/>
            <w:tcMar>
              <w:top w:w="15" w:type="dxa"/>
              <w:left w:w="15" w:type="dxa"/>
              <w:bottom w:w="0" w:type="dxa"/>
              <w:right w:w="15" w:type="dxa"/>
            </w:tcMar>
            <w:vAlign w:val="bottom"/>
            <w:hideMark/>
          </w:tcPr>
          <w:p w14:paraId="53774141" w14:textId="77777777" w:rsidR="00C052BB" w:rsidRPr="00A87F48" w:rsidRDefault="00C052BB" w:rsidP="00A87F48">
            <w:pPr>
              <w:spacing w:line="240" w:lineRule="auto"/>
              <w:jc w:val="center"/>
              <w:rPr>
                <w:sz w:val="18"/>
                <w:szCs w:val="18"/>
              </w:rPr>
            </w:pPr>
            <w:r w:rsidRPr="00A87F48">
              <w:rPr>
                <w:sz w:val="18"/>
                <w:szCs w:val="18"/>
              </w:rPr>
              <w:t>0.001367</w:t>
            </w:r>
          </w:p>
        </w:tc>
        <w:tc>
          <w:tcPr>
            <w:tcW w:w="960" w:type="dxa"/>
            <w:tcBorders>
              <w:top w:val="nil"/>
              <w:left w:val="single" w:sz="4" w:space="0" w:color="000000"/>
              <w:bottom w:val="nil"/>
              <w:right w:val="single" w:sz="8" w:space="0" w:color="000000"/>
            </w:tcBorders>
            <w:shd w:val="clear" w:color="auto" w:fill="FCE4D6"/>
            <w:tcMar>
              <w:top w:w="15" w:type="dxa"/>
              <w:left w:w="15" w:type="dxa"/>
              <w:bottom w:w="0" w:type="dxa"/>
              <w:right w:w="15" w:type="dxa"/>
            </w:tcMar>
            <w:vAlign w:val="bottom"/>
            <w:hideMark/>
          </w:tcPr>
          <w:p w14:paraId="210F2C10" w14:textId="77777777" w:rsidR="00C052BB" w:rsidRPr="00A87F48" w:rsidRDefault="00C052BB" w:rsidP="00A87F48">
            <w:pPr>
              <w:spacing w:line="240" w:lineRule="auto"/>
              <w:jc w:val="center"/>
              <w:rPr>
                <w:sz w:val="18"/>
                <w:szCs w:val="18"/>
              </w:rPr>
            </w:pPr>
            <w:r w:rsidRPr="00A87F48">
              <w:rPr>
                <w:sz w:val="18"/>
                <w:szCs w:val="18"/>
              </w:rPr>
              <w:t>0.000519</w:t>
            </w:r>
          </w:p>
        </w:tc>
      </w:tr>
      <w:tr w:rsidR="00C052BB" w:rsidRPr="00A87F48" w14:paraId="38895F47" w14:textId="77777777" w:rsidTr="00262EFC">
        <w:trPr>
          <w:trHeight w:val="315"/>
          <w:jc w:val="center"/>
        </w:trPr>
        <w:tc>
          <w:tcPr>
            <w:tcW w:w="130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3C0C33" w14:textId="77777777" w:rsidR="00C052BB" w:rsidRPr="00A87F48" w:rsidRDefault="00C052BB" w:rsidP="00A87F48">
            <w:pPr>
              <w:spacing w:line="240" w:lineRule="auto"/>
              <w:jc w:val="center"/>
              <w:rPr>
                <w:sz w:val="18"/>
                <w:szCs w:val="18"/>
              </w:rPr>
            </w:pPr>
            <w:r w:rsidRPr="00A87F48">
              <w:rPr>
                <w:b/>
                <w:bCs/>
                <w:sz w:val="18"/>
                <w:szCs w:val="18"/>
              </w:rPr>
              <w:t>16</w:t>
            </w:r>
          </w:p>
        </w:tc>
        <w:tc>
          <w:tcPr>
            <w:tcW w:w="960" w:type="dxa"/>
            <w:tcBorders>
              <w:top w:val="nil"/>
              <w:left w:val="single" w:sz="8" w:space="0" w:color="000000"/>
              <w:bottom w:val="single" w:sz="8" w:space="0" w:color="000000"/>
              <w:right w:val="single" w:sz="4" w:space="0" w:color="000000"/>
            </w:tcBorders>
            <w:shd w:val="clear" w:color="auto" w:fill="DDEBF7"/>
            <w:tcMar>
              <w:top w:w="15" w:type="dxa"/>
              <w:left w:w="15" w:type="dxa"/>
              <w:bottom w:w="0" w:type="dxa"/>
              <w:right w:w="15" w:type="dxa"/>
            </w:tcMar>
            <w:vAlign w:val="bottom"/>
            <w:hideMark/>
          </w:tcPr>
          <w:p w14:paraId="16ACCB29" w14:textId="77777777" w:rsidR="00C052BB" w:rsidRPr="00A87F48" w:rsidRDefault="00C052BB" w:rsidP="00A87F48">
            <w:pPr>
              <w:spacing w:line="240" w:lineRule="auto"/>
              <w:jc w:val="center"/>
              <w:rPr>
                <w:sz w:val="18"/>
                <w:szCs w:val="18"/>
              </w:rPr>
            </w:pPr>
            <w:r w:rsidRPr="00A87F48">
              <w:rPr>
                <w:sz w:val="18"/>
                <w:szCs w:val="18"/>
              </w:rPr>
              <w:t>0.00011</w:t>
            </w:r>
          </w:p>
        </w:tc>
        <w:tc>
          <w:tcPr>
            <w:tcW w:w="960" w:type="dxa"/>
            <w:tcBorders>
              <w:top w:val="nil"/>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7DFA9412" w14:textId="77777777" w:rsidR="00C052BB" w:rsidRPr="00A87F48" w:rsidRDefault="00C052BB" w:rsidP="00A87F48">
            <w:pPr>
              <w:spacing w:line="240" w:lineRule="auto"/>
              <w:jc w:val="center"/>
              <w:rPr>
                <w:sz w:val="18"/>
                <w:szCs w:val="18"/>
              </w:rPr>
            </w:pPr>
            <w:r w:rsidRPr="00A87F48">
              <w:rPr>
                <w:sz w:val="18"/>
                <w:szCs w:val="18"/>
              </w:rPr>
              <w:t>0.110427</w:t>
            </w:r>
          </w:p>
        </w:tc>
        <w:tc>
          <w:tcPr>
            <w:tcW w:w="960" w:type="dxa"/>
            <w:tcBorders>
              <w:top w:val="nil"/>
              <w:left w:val="single" w:sz="4" w:space="0" w:color="000000"/>
              <w:bottom w:val="single" w:sz="8" w:space="0" w:color="000000"/>
              <w:right w:val="single" w:sz="4" w:space="0" w:color="000000"/>
            </w:tcBorders>
            <w:shd w:val="clear" w:color="auto" w:fill="FCE4D6"/>
            <w:tcMar>
              <w:top w:w="15" w:type="dxa"/>
              <w:left w:w="15" w:type="dxa"/>
              <w:bottom w:w="0" w:type="dxa"/>
              <w:right w:w="15" w:type="dxa"/>
            </w:tcMar>
            <w:vAlign w:val="bottom"/>
            <w:hideMark/>
          </w:tcPr>
          <w:p w14:paraId="110F6EE1" w14:textId="77777777" w:rsidR="00C052BB" w:rsidRPr="00A87F48" w:rsidRDefault="00C052BB" w:rsidP="00A87F48">
            <w:pPr>
              <w:spacing w:line="240" w:lineRule="auto"/>
              <w:jc w:val="center"/>
              <w:rPr>
                <w:sz w:val="18"/>
                <w:szCs w:val="18"/>
              </w:rPr>
            </w:pPr>
            <w:r w:rsidRPr="00A87F48">
              <w:rPr>
                <w:sz w:val="18"/>
                <w:szCs w:val="18"/>
              </w:rPr>
              <w:t>0.000281</w:t>
            </w:r>
          </w:p>
        </w:tc>
        <w:tc>
          <w:tcPr>
            <w:tcW w:w="960" w:type="dxa"/>
            <w:tcBorders>
              <w:top w:val="nil"/>
              <w:left w:val="single" w:sz="4" w:space="0" w:color="000000"/>
              <w:bottom w:val="single" w:sz="8" w:space="0" w:color="000000"/>
              <w:right w:val="single" w:sz="8" w:space="0" w:color="000000"/>
            </w:tcBorders>
            <w:shd w:val="clear" w:color="auto" w:fill="FCE4D6"/>
            <w:tcMar>
              <w:top w:w="15" w:type="dxa"/>
              <w:left w:w="15" w:type="dxa"/>
              <w:bottom w:w="0" w:type="dxa"/>
              <w:right w:w="15" w:type="dxa"/>
            </w:tcMar>
            <w:vAlign w:val="bottom"/>
            <w:hideMark/>
          </w:tcPr>
          <w:p w14:paraId="181D566D" w14:textId="77777777" w:rsidR="00C052BB" w:rsidRPr="00A87F48" w:rsidRDefault="00C052BB" w:rsidP="00A87F48">
            <w:pPr>
              <w:spacing w:line="240" w:lineRule="auto"/>
              <w:jc w:val="center"/>
              <w:rPr>
                <w:sz w:val="18"/>
                <w:szCs w:val="18"/>
              </w:rPr>
            </w:pPr>
            <w:r w:rsidRPr="00A87F48">
              <w:rPr>
                <w:sz w:val="18"/>
                <w:szCs w:val="18"/>
              </w:rPr>
              <w:t>1.50E-10</w:t>
            </w:r>
          </w:p>
        </w:tc>
      </w:tr>
    </w:tbl>
    <w:p w14:paraId="0918EBCE" w14:textId="77777777" w:rsidR="00D43066" w:rsidRPr="00A87F48" w:rsidRDefault="00D43066" w:rsidP="00A87F48">
      <w:pPr>
        <w:spacing w:after="0" w:line="276" w:lineRule="auto"/>
        <w:jc w:val="center"/>
        <w:rPr>
          <w:sz w:val="18"/>
          <w:szCs w:val="18"/>
        </w:rPr>
      </w:pPr>
      <w:r w:rsidRPr="00A87F48">
        <w:rPr>
          <w:sz w:val="18"/>
          <w:szCs w:val="18"/>
        </w:rPr>
        <w:t>*Pink =ratio is greater than 1</w:t>
      </w:r>
    </w:p>
    <w:p w14:paraId="1C1AFC7A" w14:textId="77777777" w:rsidR="00D43066" w:rsidRPr="00A87F48" w:rsidRDefault="00D43066" w:rsidP="00A87F48">
      <w:pPr>
        <w:spacing w:after="0" w:line="276" w:lineRule="auto"/>
        <w:jc w:val="center"/>
        <w:rPr>
          <w:sz w:val="18"/>
          <w:szCs w:val="18"/>
        </w:rPr>
      </w:pPr>
      <w:r w:rsidRPr="00A87F48">
        <w:rPr>
          <w:sz w:val="18"/>
          <w:szCs w:val="18"/>
        </w:rPr>
        <w:t>*Blue=ratio is less than 1</w:t>
      </w:r>
    </w:p>
    <w:p w14:paraId="5254A877" w14:textId="77777777" w:rsidR="00D43066" w:rsidRPr="00A87F48" w:rsidRDefault="00D43066" w:rsidP="00A87F48">
      <w:pPr>
        <w:spacing w:after="0" w:line="276" w:lineRule="auto"/>
        <w:jc w:val="center"/>
        <w:rPr>
          <w:sz w:val="18"/>
          <w:szCs w:val="18"/>
        </w:rPr>
      </w:pPr>
      <w:r w:rsidRPr="00A87F48">
        <w:rPr>
          <w:sz w:val="18"/>
          <w:szCs w:val="18"/>
        </w:rPr>
        <w:t>*White=ratio</w:t>
      </w:r>
      <w:r w:rsidR="00A87F48" w:rsidRPr="00A87F48">
        <w:rPr>
          <w:sz w:val="18"/>
          <w:szCs w:val="18"/>
        </w:rPr>
        <w:t xml:space="preserve"> is</w:t>
      </w:r>
      <w:r w:rsidRPr="00A87F48">
        <w:rPr>
          <w:sz w:val="18"/>
          <w:szCs w:val="18"/>
        </w:rPr>
        <w:t xml:space="preserve"> not significantly different to 1</w:t>
      </w:r>
    </w:p>
    <w:p w14:paraId="14CFB666" w14:textId="77777777" w:rsidR="00C052BB" w:rsidRDefault="00C052BB" w:rsidP="004548CD">
      <w:pPr>
        <w:spacing w:line="360" w:lineRule="auto"/>
      </w:pPr>
    </w:p>
    <w:p w14:paraId="7F95205F" w14:textId="77777777" w:rsidR="00B45426" w:rsidRDefault="00B45426" w:rsidP="004548CD">
      <w:pPr>
        <w:pStyle w:val="Heading4"/>
        <w:spacing w:line="360" w:lineRule="auto"/>
      </w:pPr>
      <w:r>
        <w:t>2.2.2 Gene-level changes</w:t>
      </w:r>
      <w:r w:rsidR="00FB4ABC">
        <w:t xml:space="preserve"> of expression in the phylostrata</w:t>
      </w:r>
    </w:p>
    <w:p w14:paraId="34979F8A" w14:textId="2560BF73" w:rsidR="00190FA1" w:rsidRDefault="00190FA1" w:rsidP="00190FA1">
      <w:pPr>
        <w:spacing w:line="360" w:lineRule="auto"/>
        <w:jc w:val="both"/>
        <w:rPr>
          <w:rFonts w:cs="Times New Roman"/>
        </w:rPr>
      </w:pPr>
      <w:r>
        <w:rPr>
          <w:rFonts w:cs="Times New Roman"/>
        </w:rPr>
        <w:t xml:space="preserve">A limitation of the previous analyses is their </w:t>
      </w:r>
      <w:r w:rsidR="0049077F">
        <w:rPr>
          <w:rFonts w:cs="Times New Roman"/>
        </w:rPr>
        <w:t>vulnerability</w:t>
      </w:r>
      <w:r>
        <w:rPr>
          <w:rFonts w:cs="Times New Roman"/>
        </w:rPr>
        <w:t xml:space="preserve"> to genes that have a great change in expression levels between tumours and normal tissues</w:t>
      </w:r>
      <w:r w:rsidR="0049077F">
        <w:rPr>
          <w:rFonts w:cs="Times New Roman"/>
        </w:rPr>
        <w:t xml:space="preserve"> which will dominate the signal of the phylostrata</w:t>
      </w:r>
      <w:r>
        <w:rPr>
          <w:rFonts w:cs="Times New Roman"/>
        </w:rPr>
        <w:t xml:space="preserve">. We employed non-parametric gene-level tests to corroborate the association of the expression fold changes of genes and their ancientness. </w:t>
      </w:r>
    </w:p>
    <w:p w14:paraId="23690D21" w14:textId="196A7FBA" w:rsidR="009E1322" w:rsidRDefault="001D1D4A" w:rsidP="004548CD">
      <w:pPr>
        <w:tabs>
          <w:tab w:val="left" w:pos="6262"/>
        </w:tabs>
        <w:spacing w:line="360" w:lineRule="auto"/>
        <w:jc w:val="both"/>
      </w:pPr>
      <w:r>
        <w:t xml:space="preserve">Wilcoxon tests were used to rank all genes by their fold change, and determine whether the genes of a certain phylostrata ranked significantly higher (were more upregulated) or lower than the rest of the genes. </w:t>
      </w:r>
      <w:r w:rsidR="009E1322">
        <w:t xml:space="preserve">This method can be interpreted as test for enrichment of phylostrata with </w:t>
      </w:r>
      <w:r w:rsidR="006F455A">
        <w:t xml:space="preserve">more </w:t>
      </w:r>
      <w:r w:rsidR="009E1322">
        <w:t xml:space="preserve">positive </w:t>
      </w:r>
      <w:r w:rsidR="006F455A">
        <w:t xml:space="preserve">or more negative </w:t>
      </w:r>
      <w:r w:rsidR="009E1322">
        <w:t xml:space="preserve">fold changes, where the ranking metric to test for enrichment is the fold change. </w:t>
      </w:r>
      <w:r w:rsidR="00CD69D4">
        <w:t>The u</w:t>
      </w:r>
      <w:r w:rsidR="006F455A">
        <w:t xml:space="preserve">se of </w:t>
      </w:r>
      <w:r w:rsidR="009E1322">
        <w:t xml:space="preserve">Wilcoxon tests </w:t>
      </w:r>
      <w:r w:rsidR="006F455A">
        <w:t xml:space="preserve">as a means </w:t>
      </w:r>
      <w:del w:id="133" w:author="David Goode" w:date="2014-11-04T16:40:00Z">
        <w:r w:rsidR="009E1322" w:rsidDel="003D35A0">
          <w:delText xml:space="preserve">to </w:delText>
        </w:r>
      </w:del>
      <w:ins w:id="134" w:author="David Goode" w:date="2014-11-04T16:40:00Z">
        <w:r w:rsidR="003D35A0">
          <w:t xml:space="preserve">of </w:t>
        </w:r>
      </w:ins>
      <w:r w:rsidR="009E1322">
        <w:t>test</w:t>
      </w:r>
      <w:ins w:id="135" w:author="David Goode" w:date="2014-11-04T16:40:00Z">
        <w:r w:rsidR="003D35A0">
          <w:t>ing</w:t>
        </w:r>
      </w:ins>
      <w:r w:rsidR="009E1322">
        <w:t xml:space="preserve"> for enrichment of sets has been </w:t>
      </w:r>
      <w:r w:rsidR="00F95515">
        <w:t xml:space="preserve">previously </w:t>
      </w:r>
      <w:r w:rsidR="009E1322">
        <w:t>used by other authors</w:t>
      </w:r>
      <w:r w:rsidR="00F95515">
        <w:t>, but using the t-statistic as the ranking metric</w:t>
      </w:r>
      <w:r w:rsidR="009E1322">
        <w:t xml:space="preserve"> </w:t>
      </w:r>
      <w:r w:rsidR="00F95515">
        <w:fldChar w:fldCharType="begin" w:fldLock="1"/>
      </w:r>
      <w:r w:rsidR="00120ECE">
        <w:instrText>ADDIN CSL_CITATION { "citationItems" : [ { "id" : "ITEM-1", "itemData" : { "DOI" : "10.1186/1471-2164-9-363", "ISSN" : "1471-2164", "PMID" : "18671852", "abstract" : "BACKGROUND: The RUNX1 transcription factor gene is frequently mutated in sporadic myeloid and lymphoid leukemia through translocation, point mutation or amplification. It is also responsible for a familial platelet disorder with predisposition to acute myeloid leukemia (FPD-AML). The disruption of the largely unknown biological pathways controlled by RUNX1 is likely to be responsible for the development of leukemia. We have used multiple microarray platforms and bioinformatic techniques to help identify these biological pathways to aid in the understanding of why RUNX1 mutations lead to leukemia.\n\nRESULTS: Here we report genes regulated either directly or indirectly by RUNX1 based on the study of gene expression profiles generated from 3 different human and mouse platforms. The platforms used were global gene expression profiling of: 1) cell lines with RUNX1 mutations from FPD-AML patients, 2) over-expression of RUNX1 and CBFbeta, and 3) Runx1 knockout mouse embryos using either cDNA or Affymetrix microarrays. We observe that our datasets (lists of differentially expressed genes) significantly correlate with published microarray data from sporadic AML patients with mutations in either RUNX1 or its cofactor, CBFbeta. A number of biological processes were identified among the differentially expressed genes and functional assays suggest that heterozygous RUNX1 point mutations in patients with FPD-AML impair cell proliferation, microtubule dynamics and possibly genetic stability. In addition, analysis of the regulatory regions of the differentially expressed genes has for the first time systematically identified numerous potential novel RUNX1 target genes.\n\nCONCLUSION: This work is the first large-scale study attempting to identify the genetic networks regulated by RUNX1, a master regulator in the development of the hematopoietic system and leukemia. The biological pathways and target genes controlled by RUNX1 will have considerable importance in disease progression in both familial and sporadic leukemia as well as therapeutic implications.", "author" : [ { "dropping-particle" : "", "family" : "Michaud", "given" : "Jo\u00eblle", "non-dropping-particle" : "", "parse-names" : false, "suffix" : "" }, { "dropping-particle" : "", "family" : "Simpson", "given" : "Ken M", "non-dropping-particle" : "", "parse-names" : false, "suffix" : "" }, { "dropping-particle" : "", "family" : "Escher", "given" : "Robert", "non-dropping-particle" : "", "parse-names" : false, "suffix" : "" }, { "dropping-particle" : "", "family" : "Buchet-Poyau", "given" : "Karine", "non-dropping-particle" : "", "parse-names" : false, "suffix" : "" }, { "dropping-particle" : "", "family" : "Beissbarth", "given" : "Tim", "non-dropping-particle" : "", "parse-names" : false, "suffix" : "" }, { "dropping-particle" : "", "family" : "Carmichael", "given" : "Catherine", "non-dropping-particle" : "", "parse-names" : false, "suffix" : "" }, { "dropping-particle" : "", "family" : "Ritchie", "given" : "Matthew E", "non-dropping-particle" : "", "parse-names" : false, "suffix" : "" }, { "dropping-particle" : "", "family" : "Sch\u00fctz", "given" : "Fr\u00e9d\u00e9ric", "non-dropping-particle" : "", "parse-names" : false, "suffix" : "" }, { "dropping-particle" : "", "family" : "Cannon", "given" : "Ping", "non-dropping-particle" : "", "parse-names" : false, "suffix" : "" }, { "dropping-particle" : "", "family" : "Liu", "given" : "Marjorie", "non-dropping-particle" : "", "parse-names" : false, "suffix" : "" }, { "dropping-particle" : "", "family" : "Shen", "given" : "Xiaofeng", "non-dropping-particle" : "", "parse-names" : false, "suffix" : "" }, { "dropping-particle" : "", "family" : "Ito", "given" : "Yoshiaki", "non-dropping-particle" : "", "parse-names" : false, "suffix" : "" }, { "dropping-particle" : "", "family" : "Raskind", "given" : "Wendy H", "non-dropping-particle" : "", "parse-names" : false, "suffix" : "" }, { "dropping-particle" : "", "family" : "Horwitz", "given" : "Marshall S", "non-dropping-particle" : "", "parse-names" : false, "suffix" : "" }, { "dropping-particle" : "", "family" : "Osato", "given" : "Motomi", "non-dropping-particle" : "", "parse-names" : false, "suffix" : "" }, { "dropping-particle" : "", "family" : "Turner", "given" : "David R", "non-dropping-particle" : "", "parse-names" : false, "suffix" : "" }, { "dropping-particle" : "", "family" : "Speed", "given" : "Terence P", "non-dropping-particle" : "", "parse-names" : false, "suffix" : "" }, { "dropping-particle" : "", "family" : "Kavallaris", "given" : "Maria", "non-dropping-particle" : "", "parse-names" : false, "suffix" : "" }, { "dropping-particle" : "", "family" : "Smyth", "given" : "Gordon K", "non-dropping-particle" : "", "parse-names" : false, "suffix" : "" }, { "dropping-particle" : "", "family" : "Scott", "given" : "Hamish S", "non-dropping-particle" : "", "parse-names" : false, "suffix" : "" } ], "container-title" : "BMC genomics", "id" : "ITEM-1", "issued" : { "date-parts" : [ [ "2008", "1" ] ] }, "page" : "363", "title" : "Integrative analysis of RUNX1 downstream pathways and target genes.", "type" : "article-journal", "volume" : "9" }, "uris" : [ "http://www.mendeley.com/documents/?uuid=5f2914cd-65fd-4562-a67d-d5d306c882be" ] } ], "mendeley" : { "formattedCitation" : "(Michaud et al., 2008)", "plainTextFormattedCitation" : "(Michaud et al., 2008)", "previouslyFormattedCitation" : "(Michaud et al., 2008)" }, "properties" : { "noteIndex" : 0 }, "schema" : "https://github.com/citation-style-language/schema/raw/master/csl-citation.json" }</w:instrText>
      </w:r>
      <w:r w:rsidR="00F95515">
        <w:fldChar w:fldCharType="separate"/>
      </w:r>
      <w:r w:rsidR="00AE5A0C" w:rsidRPr="00AE5A0C">
        <w:rPr>
          <w:noProof/>
        </w:rPr>
        <w:t>(Michaud et al., 2008)</w:t>
      </w:r>
      <w:r w:rsidR="00F95515">
        <w:fldChar w:fldCharType="end"/>
      </w:r>
      <w:r w:rsidR="00F95515">
        <w:t>.</w:t>
      </w:r>
    </w:p>
    <w:p w14:paraId="10297013" w14:textId="2E6C0DA6" w:rsidR="001D1D4A" w:rsidRDefault="001D1D4A" w:rsidP="004548CD">
      <w:pPr>
        <w:tabs>
          <w:tab w:val="left" w:pos="6262"/>
        </w:tabs>
        <w:spacing w:line="360" w:lineRule="auto"/>
        <w:jc w:val="both"/>
      </w:pPr>
      <w:r>
        <w:lastRenderedPageBreak/>
        <w:t>The result</w:t>
      </w:r>
      <w:r w:rsidR="0049077F">
        <w:t>s</w:t>
      </w:r>
      <w:r>
        <w:t xml:space="preserve"> for LUAD and BRCA samples broadly support the predictions made by the atavism hypothesis (</w:t>
      </w:r>
      <w:r>
        <w:fldChar w:fldCharType="begin"/>
      </w:r>
      <w:r>
        <w:instrText xml:space="preserve"> REF _Ref400381416 \h </w:instrText>
      </w:r>
      <w:r w:rsidR="004548CD">
        <w:instrText xml:space="preserve"> \* MERGEFORMAT </w:instrText>
      </w:r>
      <w:r>
        <w:fldChar w:fldCharType="separate"/>
      </w:r>
      <w:r w:rsidR="00F85D63" w:rsidRPr="00F85D63">
        <w:rPr>
          <w:b/>
          <w:i/>
        </w:rPr>
        <w:t xml:space="preserve">Table </w:t>
      </w:r>
      <w:r w:rsidR="00F85D63">
        <w:rPr>
          <w:b/>
          <w:i/>
          <w:noProof/>
        </w:rPr>
        <w:t>V</w:t>
      </w:r>
      <w:r>
        <w:fldChar w:fldCharType="end"/>
      </w:r>
      <w:r w:rsidR="00805146">
        <w:t xml:space="preserve">), as </w:t>
      </w:r>
      <w:r>
        <w:t xml:space="preserve">phylostrata 1 and 2 are </w:t>
      </w:r>
      <w:ins w:id="136" w:author="David Goode" w:date="2014-11-04T16:41:00Z">
        <w:r w:rsidR="003D35A0">
          <w:t xml:space="preserve">enriched </w:t>
        </w:r>
      </w:ins>
      <w:del w:id="137" w:author="David Goode" w:date="2014-11-04T16:41:00Z">
        <w:r w:rsidR="009E1322" w:rsidDel="003D35A0">
          <w:delText xml:space="preserve">positively </w:delText>
        </w:r>
        <w:r w:rsidDel="003D35A0">
          <w:delText xml:space="preserve">enriched </w:delText>
        </w:r>
        <w:r w:rsidR="009E1322" w:rsidDel="003D35A0">
          <w:delText>(their</w:delText>
        </w:r>
      </w:del>
      <w:ins w:id="138" w:author="David Goode" w:date="2014-11-04T16:41:00Z">
        <w:r w:rsidR="003D35A0">
          <w:t>for</w:t>
        </w:r>
      </w:ins>
      <w:r w:rsidR="009E1322">
        <w:t xml:space="preserve"> genes </w:t>
      </w:r>
      <w:del w:id="139" w:author="David Goode" w:date="2014-11-04T16:41:00Z">
        <w:r w:rsidR="009E1322" w:rsidDel="003D35A0">
          <w:delText xml:space="preserve">have </w:delText>
        </w:r>
        <w:r w:rsidDel="003D35A0">
          <w:delText>very</w:delText>
        </w:r>
      </w:del>
      <w:ins w:id="140" w:author="David Goode" w:date="2014-11-04T16:41:00Z">
        <w:r w:rsidR="003D35A0">
          <w:t>with</w:t>
        </w:r>
      </w:ins>
      <w:r>
        <w:t xml:space="preserve"> positive fold-changes</w:t>
      </w:r>
      <w:del w:id="141" w:author="David Goode" w:date="2014-11-04T16:41:00Z">
        <w:r w:rsidR="009E1322" w:rsidDel="003D35A0">
          <w:delText>)</w:delText>
        </w:r>
      </w:del>
      <w:r>
        <w:t xml:space="preserve">, whereas </w:t>
      </w:r>
      <w:r w:rsidR="00DE581A">
        <w:t xml:space="preserve">post-metazoan phylostrata are </w:t>
      </w:r>
      <w:ins w:id="142" w:author="David Goode" w:date="2014-11-04T16:41:00Z">
        <w:r w:rsidR="003D35A0">
          <w:t xml:space="preserve">enriched for genes </w:t>
        </w:r>
      </w:ins>
      <w:del w:id="143" w:author="David Goode" w:date="2014-11-04T16:41:00Z">
        <w:r w:rsidR="009E1322" w:rsidDel="003D35A0">
          <w:delText xml:space="preserve">negatively </w:delText>
        </w:r>
        <w:r w:rsidR="00DE581A" w:rsidDel="003D35A0">
          <w:delText xml:space="preserve">enriched </w:delText>
        </w:r>
        <w:r w:rsidR="00F95515" w:rsidDel="003D35A0">
          <w:delText>(</w:delText>
        </w:r>
        <w:r w:rsidR="00DE581A" w:rsidDel="003D35A0">
          <w:delText xml:space="preserve">genes </w:delText>
        </w:r>
      </w:del>
      <w:r w:rsidR="00DE581A">
        <w:t xml:space="preserve">with less positive or negative </w:t>
      </w:r>
      <w:r w:rsidR="00B9311C">
        <w:t xml:space="preserve">log </w:t>
      </w:r>
      <w:r w:rsidR="00DE581A">
        <w:t>fold-changes</w:t>
      </w:r>
      <w:del w:id="144" w:author="David Goode" w:date="2014-11-04T16:41:00Z">
        <w:r w:rsidR="00F95515" w:rsidDel="003D35A0">
          <w:delText>)</w:delText>
        </w:r>
      </w:del>
      <w:r w:rsidR="00DE581A">
        <w:t xml:space="preserve">. </w:t>
      </w:r>
    </w:p>
    <w:p w14:paraId="20BD4E83" w14:textId="038A73C4" w:rsidR="00805146" w:rsidRDefault="00DE581A" w:rsidP="004548CD">
      <w:pPr>
        <w:tabs>
          <w:tab w:val="left" w:pos="6262"/>
        </w:tabs>
        <w:spacing w:line="360" w:lineRule="auto"/>
        <w:jc w:val="both"/>
      </w:pPr>
      <w:r>
        <w:t xml:space="preserve">Contrary to the strong patterns obtained for LUAD and BRCA samples, </w:t>
      </w:r>
      <w:r w:rsidR="005E70F5">
        <w:t>only phylostratum 2</w:t>
      </w:r>
      <w:r w:rsidR="00805146">
        <w:t xml:space="preserve"> was </w:t>
      </w:r>
      <w:r w:rsidR="00F95515">
        <w:t>enriched</w:t>
      </w:r>
      <w:r w:rsidR="0049077F">
        <w:t xml:space="preserve"> with upregulated genes</w:t>
      </w:r>
      <w:r w:rsidR="005E70F5">
        <w:t xml:space="preserve"> and phylostratum 6 was enriched with genes with lower fold changes </w:t>
      </w:r>
      <w:r w:rsidR="00805146">
        <w:t xml:space="preserve">in HNSC. </w:t>
      </w:r>
      <w:r w:rsidR="005E70F5">
        <w:t>The KIRC samples did</w:t>
      </w:r>
      <w:r w:rsidR="00805146">
        <w:t xml:space="preserve"> not follow the patterns observed in LUAD and BRCA, and suggested by HNSC samples.</w:t>
      </w:r>
    </w:p>
    <w:p w14:paraId="1979C79E" w14:textId="77777777" w:rsidR="00C052BB" w:rsidRDefault="00262EFC" w:rsidP="004548CD">
      <w:pPr>
        <w:tabs>
          <w:tab w:val="left" w:pos="6262"/>
        </w:tabs>
        <w:spacing w:line="360" w:lineRule="auto"/>
      </w:pPr>
      <w:r>
        <w:tab/>
      </w:r>
    </w:p>
    <w:p w14:paraId="6FEBAB92" w14:textId="4BCBAB38" w:rsidR="00AD781D" w:rsidRPr="002E12FC" w:rsidRDefault="00AD781D" w:rsidP="002E12FC">
      <w:pPr>
        <w:pStyle w:val="Caption"/>
        <w:spacing w:line="276" w:lineRule="auto"/>
        <w:jc w:val="both"/>
        <w:rPr>
          <w:i w:val="0"/>
          <w:color w:val="auto"/>
        </w:rPr>
      </w:pPr>
      <w:bookmarkStart w:id="145" w:name="_Ref400381416"/>
      <w:bookmarkStart w:id="146" w:name="_Toc404263029"/>
      <w:r w:rsidRPr="002E12FC">
        <w:rPr>
          <w:b/>
          <w:i w:val="0"/>
          <w:color w:val="auto"/>
        </w:rPr>
        <w:t xml:space="preserve">Table </w:t>
      </w:r>
      <w:r w:rsidRPr="002E12FC">
        <w:rPr>
          <w:b/>
          <w:i w:val="0"/>
          <w:color w:val="auto"/>
        </w:rPr>
        <w:fldChar w:fldCharType="begin"/>
      </w:r>
      <w:r w:rsidRPr="002E12FC">
        <w:rPr>
          <w:b/>
          <w:i w:val="0"/>
          <w:color w:val="auto"/>
        </w:rPr>
        <w:instrText xml:space="preserve"> SEQ Table \* ROMAN </w:instrText>
      </w:r>
      <w:r w:rsidRPr="002E12FC">
        <w:rPr>
          <w:b/>
          <w:i w:val="0"/>
          <w:color w:val="auto"/>
        </w:rPr>
        <w:fldChar w:fldCharType="separate"/>
      </w:r>
      <w:r w:rsidR="00F85D63">
        <w:rPr>
          <w:b/>
          <w:i w:val="0"/>
          <w:noProof/>
          <w:color w:val="auto"/>
        </w:rPr>
        <w:t>V</w:t>
      </w:r>
      <w:r w:rsidRPr="002E12FC">
        <w:rPr>
          <w:b/>
          <w:i w:val="0"/>
          <w:color w:val="auto"/>
        </w:rPr>
        <w:fldChar w:fldCharType="end"/>
      </w:r>
      <w:bookmarkEnd w:id="145"/>
      <w:r w:rsidRPr="002E12FC">
        <w:rPr>
          <w:b/>
          <w:i w:val="0"/>
          <w:color w:val="auto"/>
        </w:rPr>
        <w:t>. T</w:t>
      </w:r>
      <w:r w:rsidR="001D1D4A" w:rsidRPr="002E12FC">
        <w:rPr>
          <w:b/>
          <w:i w:val="0"/>
          <w:color w:val="auto"/>
        </w:rPr>
        <w:t>wo-sided p-values for</w:t>
      </w:r>
      <w:r w:rsidR="00372E18" w:rsidRPr="002E12FC">
        <w:rPr>
          <w:b/>
          <w:i w:val="0"/>
          <w:color w:val="auto"/>
        </w:rPr>
        <w:t xml:space="preserve"> </w:t>
      </w:r>
      <w:r w:rsidR="00F95515" w:rsidRPr="002E12FC">
        <w:rPr>
          <w:b/>
          <w:i w:val="0"/>
          <w:color w:val="auto"/>
        </w:rPr>
        <w:t xml:space="preserve">positive and negative </w:t>
      </w:r>
      <w:r w:rsidR="00372E18" w:rsidRPr="002E12FC">
        <w:rPr>
          <w:b/>
          <w:i w:val="0"/>
          <w:color w:val="auto"/>
        </w:rPr>
        <w:t xml:space="preserve">enrichment </w:t>
      </w:r>
      <w:r w:rsidR="00F95515" w:rsidRPr="002E12FC">
        <w:rPr>
          <w:b/>
          <w:i w:val="0"/>
          <w:color w:val="auto"/>
        </w:rPr>
        <w:t xml:space="preserve">of </w:t>
      </w:r>
      <w:r w:rsidR="00372E18" w:rsidRPr="002E12FC">
        <w:rPr>
          <w:b/>
          <w:i w:val="0"/>
          <w:color w:val="auto"/>
        </w:rPr>
        <w:t xml:space="preserve">phylostrata.  </w:t>
      </w:r>
      <w:r w:rsidR="00372E18" w:rsidRPr="002E12FC">
        <w:rPr>
          <w:i w:val="0"/>
          <w:color w:val="auto"/>
        </w:rPr>
        <w:t xml:space="preserve">The </w:t>
      </w:r>
      <w:r w:rsidR="003E318D" w:rsidRPr="002E12FC">
        <w:rPr>
          <w:i w:val="0"/>
          <w:color w:val="auto"/>
        </w:rPr>
        <w:t xml:space="preserve">tumour/normal </w:t>
      </w:r>
      <w:r w:rsidR="00372E18" w:rsidRPr="002E12FC">
        <w:rPr>
          <w:i w:val="0"/>
          <w:color w:val="auto"/>
        </w:rPr>
        <w:t>log fold change estimates of the genes</w:t>
      </w:r>
      <w:r w:rsidR="002E12FC" w:rsidRPr="002E12FC">
        <w:rPr>
          <w:i w:val="0"/>
          <w:color w:val="auto"/>
        </w:rPr>
        <w:t xml:space="preserve"> and two- and one-sided Wilcoxon tests</w:t>
      </w:r>
      <w:r w:rsidR="00372E18" w:rsidRPr="002E12FC">
        <w:rPr>
          <w:i w:val="0"/>
          <w:color w:val="auto"/>
        </w:rPr>
        <w:t xml:space="preserve"> were used as a comparative metric to find </w:t>
      </w:r>
      <w:r w:rsidR="001D1D4A" w:rsidRPr="002E12FC">
        <w:rPr>
          <w:i w:val="0"/>
          <w:color w:val="auto"/>
        </w:rPr>
        <w:t xml:space="preserve">if genes of a certain phylostrata were </w:t>
      </w:r>
      <w:r w:rsidR="002E12FC" w:rsidRPr="002E12FC">
        <w:rPr>
          <w:i w:val="0"/>
          <w:color w:val="auto"/>
        </w:rPr>
        <w:t xml:space="preserve">more </w:t>
      </w:r>
      <w:r w:rsidR="00372E18" w:rsidRPr="002E12FC">
        <w:rPr>
          <w:i w:val="0"/>
          <w:color w:val="auto"/>
        </w:rPr>
        <w:t xml:space="preserve">up- or downregulated </w:t>
      </w:r>
      <w:r w:rsidR="002E12FC" w:rsidRPr="002E12FC">
        <w:rPr>
          <w:i w:val="0"/>
          <w:color w:val="auto"/>
        </w:rPr>
        <w:t>than the rest of the phylostrata</w:t>
      </w:r>
      <w:r w:rsidR="00372E18" w:rsidRPr="002E12FC">
        <w:rPr>
          <w:i w:val="0"/>
          <w:color w:val="auto"/>
        </w:rPr>
        <w:t>.</w:t>
      </w:r>
      <w:r w:rsidR="00922C7F" w:rsidRPr="002E12FC">
        <w:rPr>
          <w:i w:val="0"/>
          <w:color w:val="auto"/>
        </w:rPr>
        <w:t xml:space="preserve"> The genes of pre-metazoan phylostrata in LUAD and BRCA samples tend</w:t>
      </w:r>
      <w:r w:rsidR="0049077F">
        <w:rPr>
          <w:i w:val="0"/>
          <w:color w:val="auto"/>
        </w:rPr>
        <w:t>ed</w:t>
      </w:r>
      <w:r w:rsidR="00922C7F" w:rsidRPr="002E12FC">
        <w:rPr>
          <w:i w:val="0"/>
          <w:color w:val="auto"/>
        </w:rPr>
        <w:t xml:space="preserve"> to be more upregulated in tumours than the rest of the genes. The opposite occurs for post-meta</w:t>
      </w:r>
      <w:r w:rsidR="0049077F">
        <w:rPr>
          <w:i w:val="0"/>
          <w:color w:val="auto"/>
        </w:rPr>
        <w:t>zoan phylostrata. This pattern wa</w:t>
      </w:r>
      <w:r w:rsidR="00922C7F" w:rsidRPr="002E12FC">
        <w:rPr>
          <w:i w:val="0"/>
          <w:color w:val="auto"/>
        </w:rPr>
        <w:t>s mod</w:t>
      </w:r>
      <w:r w:rsidR="0049077F">
        <w:rPr>
          <w:i w:val="0"/>
          <w:color w:val="auto"/>
        </w:rPr>
        <w:t>estly observed in HNSC, but did</w:t>
      </w:r>
      <w:r w:rsidR="00922C7F" w:rsidRPr="002E12FC">
        <w:rPr>
          <w:i w:val="0"/>
          <w:color w:val="auto"/>
        </w:rPr>
        <w:t xml:space="preserve"> not appear to be followed by the KIRC samples.</w:t>
      </w:r>
      <w:bookmarkEnd w:id="146"/>
    </w:p>
    <w:tbl>
      <w:tblPr>
        <w:tblW w:w="6239" w:type="dxa"/>
        <w:jc w:val="center"/>
        <w:tblLook w:val="04A0" w:firstRow="1" w:lastRow="0" w:firstColumn="1" w:lastColumn="0" w:noHBand="0" w:noVBand="1"/>
      </w:tblPr>
      <w:tblGrid>
        <w:gridCol w:w="1240"/>
        <w:gridCol w:w="1585"/>
        <w:gridCol w:w="1308"/>
        <w:gridCol w:w="1053"/>
        <w:gridCol w:w="1053"/>
      </w:tblGrid>
      <w:tr w:rsidR="00AD781D" w:rsidRPr="002E12FC" w14:paraId="01CB7F3F" w14:textId="77777777" w:rsidTr="0049077F">
        <w:trPr>
          <w:trHeight w:val="315"/>
          <w:jc w:val="center"/>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F220291"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Phylostrata</w:t>
            </w:r>
          </w:p>
        </w:tc>
        <w:tc>
          <w:tcPr>
            <w:tcW w:w="1585" w:type="dxa"/>
            <w:tcBorders>
              <w:top w:val="single" w:sz="8" w:space="0" w:color="auto"/>
              <w:left w:val="nil"/>
              <w:bottom w:val="single" w:sz="8" w:space="0" w:color="auto"/>
              <w:right w:val="single" w:sz="4" w:space="0" w:color="auto"/>
            </w:tcBorders>
            <w:shd w:val="clear" w:color="auto" w:fill="auto"/>
            <w:noWrap/>
            <w:vAlign w:val="bottom"/>
            <w:hideMark/>
          </w:tcPr>
          <w:p w14:paraId="16C93857"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LUAD</w:t>
            </w:r>
          </w:p>
        </w:tc>
        <w:tc>
          <w:tcPr>
            <w:tcW w:w="1308" w:type="dxa"/>
            <w:tcBorders>
              <w:top w:val="single" w:sz="8" w:space="0" w:color="auto"/>
              <w:left w:val="nil"/>
              <w:bottom w:val="single" w:sz="8" w:space="0" w:color="auto"/>
              <w:right w:val="single" w:sz="4" w:space="0" w:color="auto"/>
            </w:tcBorders>
            <w:shd w:val="clear" w:color="auto" w:fill="auto"/>
            <w:noWrap/>
            <w:vAlign w:val="bottom"/>
            <w:hideMark/>
          </w:tcPr>
          <w:p w14:paraId="408315E8"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BRCA</w:t>
            </w:r>
          </w:p>
        </w:tc>
        <w:tc>
          <w:tcPr>
            <w:tcW w:w="1053" w:type="dxa"/>
            <w:tcBorders>
              <w:top w:val="single" w:sz="8" w:space="0" w:color="auto"/>
              <w:left w:val="nil"/>
              <w:bottom w:val="single" w:sz="8" w:space="0" w:color="auto"/>
              <w:right w:val="single" w:sz="4" w:space="0" w:color="auto"/>
            </w:tcBorders>
            <w:shd w:val="clear" w:color="auto" w:fill="auto"/>
            <w:noWrap/>
            <w:vAlign w:val="bottom"/>
            <w:hideMark/>
          </w:tcPr>
          <w:p w14:paraId="7FEC36E0"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HNSC</w:t>
            </w:r>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14:paraId="24022829"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KIRC</w:t>
            </w:r>
          </w:p>
        </w:tc>
      </w:tr>
      <w:tr w:rsidR="00AD781D" w:rsidRPr="002E12FC" w14:paraId="6646CF26"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76DD38E6"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w:t>
            </w:r>
          </w:p>
        </w:tc>
        <w:tc>
          <w:tcPr>
            <w:tcW w:w="1585" w:type="dxa"/>
            <w:tcBorders>
              <w:top w:val="nil"/>
              <w:left w:val="nil"/>
              <w:bottom w:val="nil"/>
              <w:right w:val="single" w:sz="4" w:space="0" w:color="auto"/>
            </w:tcBorders>
            <w:shd w:val="clear" w:color="000000" w:fill="FCE4D6"/>
            <w:noWrap/>
            <w:vAlign w:val="bottom"/>
            <w:hideMark/>
          </w:tcPr>
          <w:p w14:paraId="1FDCC56C"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3.55E-36</w:t>
            </w:r>
          </w:p>
        </w:tc>
        <w:tc>
          <w:tcPr>
            <w:tcW w:w="1308" w:type="dxa"/>
            <w:tcBorders>
              <w:top w:val="nil"/>
              <w:left w:val="nil"/>
              <w:bottom w:val="nil"/>
              <w:right w:val="single" w:sz="4" w:space="0" w:color="auto"/>
            </w:tcBorders>
            <w:shd w:val="clear" w:color="000000" w:fill="FCE4D6"/>
            <w:noWrap/>
            <w:vAlign w:val="bottom"/>
            <w:hideMark/>
          </w:tcPr>
          <w:p w14:paraId="738E7FF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3.51E-11</w:t>
            </w:r>
          </w:p>
        </w:tc>
        <w:tc>
          <w:tcPr>
            <w:tcW w:w="1053" w:type="dxa"/>
            <w:tcBorders>
              <w:top w:val="nil"/>
              <w:left w:val="nil"/>
              <w:bottom w:val="nil"/>
              <w:right w:val="single" w:sz="4" w:space="0" w:color="auto"/>
            </w:tcBorders>
            <w:shd w:val="clear" w:color="000000" w:fill="DDEBF7"/>
            <w:noWrap/>
            <w:vAlign w:val="bottom"/>
            <w:hideMark/>
          </w:tcPr>
          <w:p w14:paraId="3CD14995"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1.52E-06</w:t>
            </w:r>
          </w:p>
        </w:tc>
        <w:tc>
          <w:tcPr>
            <w:tcW w:w="1053" w:type="dxa"/>
            <w:tcBorders>
              <w:top w:val="nil"/>
              <w:left w:val="nil"/>
              <w:bottom w:val="nil"/>
              <w:right w:val="single" w:sz="8" w:space="0" w:color="auto"/>
            </w:tcBorders>
            <w:shd w:val="clear" w:color="000000" w:fill="DDEBF7"/>
            <w:noWrap/>
            <w:vAlign w:val="bottom"/>
            <w:hideMark/>
          </w:tcPr>
          <w:p w14:paraId="44009AFE"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5.88E-09</w:t>
            </w:r>
          </w:p>
        </w:tc>
      </w:tr>
      <w:tr w:rsidR="00AD781D" w:rsidRPr="002E12FC" w14:paraId="05A13C6F"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4585CC95"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2</w:t>
            </w:r>
          </w:p>
        </w:tc>
        <w:tc>
          <w:tcPr>
            <w:tcW w:w="1585" w:type="dxa"/>
            <w:tcBorders>
              <w:top w:val="nil"/>
              <w:left w:val="nil"/>
              <w:bottom w:val="nil"/>
              <w:right w:val="single" w:sz="4" w:space="0" w:color="auto"/>
            </w:tcBorders>
            <w:shd w:val="clear" w:color="000000" w:fill="FCE4D6"/>
            <w:noWrap/>
            <w:vAlign w:val="bottom"/>
            <w:hideMark/>
          </w:tcPr>
          <w:p w14:paraId="3906398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1.27E-67</w:t>
            </w:r>
          </w:p>
        </w:tc>
        <w:tc>
          <w:tcPr>
            <w:tcW w:w="1308" w:type="dxa"/>
            <w:tcBorders>
              <w:top w:val="nil"/>
              <w:left w:val="nil"/>
              <w:bottom w:val="nil"/>
              <w:right w:val="single" w:sz="4" w:space="0" w:color="auto"/>
            </w:tcBorders>
            <w:shd w:val="clear" w:color="000000" w:fill="FCE4D6"/>
            <w:noWrap/>
            <w:vAlign w:val="bottom"/>
            <w:hideMark/>
          </w:tcPr>
          <w:p w14:paraId="3EDAFD17"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2.58E-47</w:t>
            </w:r>
          </w:p>
        </w:tc>
        <w:tc>
          <w:tcPr>
            <w:tcW w:w="1053" w:type="dxa"/>
            <w:tcBorders>
              <w:top w:val="nil"/>
              <w:left w:val="nil"/>
              <w:bottom w:val="nil"/>
              <w:right w:val="single" w:sz="4" w:space="0" w:color="auto"/>
            </w:tcBorders>
            <w:shd w:val="clear" w:color="000000" w:fill="FCE4D6"/>
            <w:noWrap/>
            <w:vAlign w:val="bottom"/>
            <w:hideMark/>
          </w:tcPr>
          <w:p w14:paraId="722C2289"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3.39E-06</w:t>
            </w:r>
          </w:p>
        </w:tc>
        <w:tc>
          <w:tcPr>
            <w:tcW w:w="1053" w:type="dxa"/>
            <w:tcBorders>
              <w:top w:val="nil"/>
              <w:left w:val="nil"/>
              <w:bottom w:val="nil"/>
              <w:right w:val="single" w:sz="8" w:space="0" w:color="auto"/>
            </w:tcBorders>
            <w:shd w:val="clear" w:color="auto" w:fill="auto"/>
            <w:noWrap/>
            <w:vAlign w:val="bottom"/>
            <w:hideMark/>
          </w:tcPr>
          <w:p w14:paraId="2235D10A"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0.147956</w:t>
            </w:r>
          </w:p>
        </w:tc>
      </w:tr>
      <w:tr w:rsidR="00AD781D" w:rsidRPr="002E12FC" w14:paraId="5DD8853C"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159832F6"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3</w:t>
            </w:r>
          </w:p>
        </w:tc>
        <w:tc>
          <w:tcPr>
            <w:tcW w:w="1585" w:type="dxa"/>
            <w:tcBorders>
              <w:top w:val="nil"/>
              <w:left w:val="nil"/>
              <w:bottom w:val="nil"/>
              <w:right w:val="single" w:sz="4" w:space="0" w:color="auto"/>
            </w:tcBorders>
            <w:shd w:val="clear" w:color="auto" w:fill="auto"/>
            <w:noWrap/>
            <w:vAlign w:val="bottom"/>
            <w:hideMark/>
          </w:tcPr>
          <w:p w14:paraId="0AE7C988"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0.470427287</w:t>
            </w:r>
          </w:p>
        </w:tc>
        <w:tc>
          <w:tcPr>
            <w:tcW w:w="1308" w:type="dxa"/>
            <w:tcBorders>
              <w:top w:val="nil"/>
              <w:left w:val="nil"/>
              <w:bottom w:val="nil"/>
              <w:right w:val="single" w:sz="4" w:space="0" w:color="auto"/>
            </w:tcBorders>
            <w:shd w:val="clear" w:color="auto" w:fill="auto"/>
            <w:noWrap/>
            <w:vAlign w:val="bottom"/>
            <w:hideMark/>
          </w:tcPr>
          <w:p w14:paraId="792B28CA"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0.415629</w:t>
            </w:r>
          </w:p>
        </w:tc>
        <w:tc>
          <w:tcPr>
            <w:tcW w:w="1053" w:type="dxa"/>
            <w:tcBorders>
              <w:top w:val="nil"/>
              <w:left w:val="nil"/>
              <w:bottom w:val="nil"/>
              <w:right w:val="single" w:sz="4" w:space="0" w:color="auto"/>
            </w:tcBorders>
            <w:shd w:val="clear" w:color="auto" w:fill="auto"/>
            <w:noWrap/>
            <w:vAlign w:val="bottom"/>
            <w:hideMark/>
          </w:tcPr>
          <w:p w14:paraId="07C8CB0B"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0.428323</w:t>
            </w:r>
          </w:p>
        </w:tc>
        <w:tc>
          <w:tcPr>
            <w:tcW w:w="1053" w:type="dxa"/>
            <w:tcBorders>
              <w:top w:val="nil"/>
              <w:left w:val="nil"/>
              <w:bottom w:val="nil"/>
              <w:right w:val="single" w:sz="8" w:space="0" w:color="auto"/>
            </w:tcBorders>
            <w:shd w:val="clear" w:color="auto" w:fill="auto"/>
            <w:noWrap/>
            <w:vAlign w:val="bottom"/>
            <w:hideMark/>
          </w:tcPr>
          <w:p w14:paraId="3D2209A3"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0.729988</w:t>
            </w:r>
          </w:p>
        </w:tc>
      </w:tr>
      <w:tr w:rsidR="00AD781D" w:rsidRPr="002E12FC" w14:paraId="60F03172"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567C3286"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4</w:t>
            </w:r>
          </w:p>
        </w:tc>
        <w:tc>
          <w:tcPr>
            <w:tcW w:w="1585" w:type="dxa"/>
            <w:tcBorders>
              <w:top w:val="nil"/>
              <w:left w:val="nil"/>
              <w:bottom w:val="nil"/>
              <w:right w:val="single" w:sz="4" w:space="0" w:color="auto"/>
            </w:tcBorders>
            <w:shd w:val="clear" w:color="000000" w:fill="DDEBF7"/>
            <w:noWrap/>
            <w:vAlign w:val="bottom"/>
            <w:hideMark/>
          </w:tcPr>
          <w:p w14:paraId="75AB35D0"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3.40E-06</w:t>
            </w:r>
          </w:p>
        </w:tc>
        <w:tc>
          <w:tcPr>
            <w:tcW w:w="1308" w:type="dxa"/>
            <w:tcBorders>
              <w:top w:val="nil"/>
              <w:left w:val="nil"/>
              <w:bottom w:val="nil"/>
              <w:right w:val="single" w:sz="4" w:space="0" w:color="auto"/>
            </w:tcBorders>
            <w:shd w:val="clear" w:color="000000" w:fill="DDEBF7"/>
            <w:noWrap/>
            <w:vAlign w:val="bottom"/>
            <w:hideMark/>
          </w:tcPr>
          <w:p w14:paraId="443C656C"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2.50E-07</w:t>
            </w:r>
          </w:p>
        </w:tc>
        <w:tc>
          <w:tcPr>
            <w:tcW w:w="1053" w:type="dxa"/>
            <w:tcBorders>
              <w:top w:val="nil"/>
              <w:left w:val="nil"/>
              <w:bottom w:val="nil"/>
              <w:right w:val="single" w:sz="4" w:space="0" w:color="auto"/>
            </w:tcBorders>
            <w:shd w:val="clear" w:color="auto" w:fill="auto"/>
            <w:noWrap/>
            <w:vAlign w:val="bottom"/>
            <w:hideMark/>
          </w:tcPr>
          <w:p w14:paraId="5C0BB99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0.098182</w:t>
            </w:r>
          </w:p>
        </w:tc>
        <w:tc>
          <w:tcPr>
            <w:tcW w:w="1053" w:type="dxa"/>
            <w:tcBorders>
              <w:top w:val="nil"/>
              <w:left w:val="nil"/>
              <w:bottom w:val="nil"/>
              <w:right w:val="single" w:sz="8" w:space="0" w:color="auto"/>
            </w:tcBorders>
            <w:shd w:val="clear" w:color="auto" w:fill="auto"/>
            <w:noWrap/>
            <w:vAlign w:val="bottom"/>
            <w:hideMark/>
          </w:tcPr>
          <w:p w14:paraId="48DCFD5A"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0.072978</w:t>
            </w:r>
          </w:p>
        </w:tc>
      </w:tr>
      <w:tr w:rsidR="00AD781D" w:rsidRPr="002E12FC" w14:paraId="2524BFCB"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79A5D4C0"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5</w:t>
            </w:r>
          </w:p>
        </w:tc>
        <w:tc>
          <w:tcPr>
            <w:tcW w:w="1585" w:type="dxa"/>
            <w:tcBorders>
              <w:top w:val="nil"/>
              <w:left w:val="nil"/>
              <w:bottom w:val="nil"/>
              <w:right w:val="single" w:sz="4" w:space="0" w:color="auto"/>
            </w:tcBorders>
            <w:shd w:val="clear" w:color="000000" w:fill="DDEBF7"/>
            <w:noWrap/>
            <w:vAlign w:val="bottom"/>
            <w:hideMark/>
          </w:tcPr>
          <w:p w14:paraId="69DFD0FE"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4.88E-08</w:t>
            </w:r>
          </w:p>
        </w:tc>
        <w:tc>
          <w:tcPr>
            <w:tcW w:w="1308" w:type="dxa"/>
            <w:tcBorders>
              <w:top w:val="nil"/>
              <w:left w:val="nil"/>
              <w:bottom w:val="nil"/>
              <w:right w:val="single" w:sz="4" w:space="0" w:color="auto"/>
            </w:tcBorders>
            <w:shd w:val="clear" w:color="000000" w:fill="DDEBF7"/>
            <w:noWrap/>
            <w:vAlign w:val="bottom"/>
            <w:hideMark/>
          </w:tcPr>
          <w:p w14:paraId="4A619B3B"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7.75E-07</w:t>
            </w:r>
          </w:p>
        </w:tc>
        <w:tc>
          <w:tcPr>
            <w:tcW w:w="1053" w:type="dxa"/>
            <w:tcBorders>
              <w:top w:val="nil"/>
              <w:left w:val="nil"/>
              <w:bottom w:val="nil"/>
              <w:right w:val="single" w:sz="4" w:space="0" w:color="auto"/>
            </w:tcBorders>
            <w:shd w:val="clear" w:color="auto" w:fill="auto"/>
            <w:noWrap/>
            <w:vAlign w:val="bottom"/>
            <w:hideMark/>
          </w:tcPr>
          <w:p w14:paraId="1D8D030C"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0.475209</w:t>
            </w:r>
          </w:p>
        </w:tc>
        <w:tc>
          <w:tcPr>
            <w:tcW w:w="1053" w:type="dxa"/>
            <w:tcBorders>
              <w:top w:val="nil"/>
              <w:left w:val="nil"/>
              <w:bottom w:val="nil"/>
              <w:right w:val="single" w:sz="8" w:space="0" w:color="auto"/>
            </w:tcBorders>
            <w:shd w:val="clear" w:color="auto" w:fill="auto"/>
            <w:noWrap/>
            <w:vAlign w:val="bottom"/>
            <w:hideMark/>
          </w:tcPr>
          <w:p w14:paraId="45BAAA51"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0.929242</w:t>
            </w:r>
          </w:p>
        </w:tc>
      </w:tr>
      <w:tr w:rsidR="00AD781D" w:rsidRPr="002E12FC" w14:paraId="13B636F8"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0DDE8479"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6</w:t>
            </w:r>
          </w:p>
        </w:tc>
        <w:tc>
          <w:tcPr>
            <w:tcW w:w="1585" w:type="dxa"/>
            <w:tcBorders>
              <w:top w:val="nil"/>
              <w:left w:val="nil"/>
              <w:bottom w:val="nil"/>
              <w:right w:val="single" w:sz="4" w:space="0" w:color="auto"/>
            </w:tcBorders>
            <w:shd w:val="clear" w:color="000000" w:fill="DDEBF7"/>
            <w:noWrap/>
            <w:vAlign w:val="bottom"/>
            <w:hideMark/>
          </w:tcPr>
          <w:p w14:paraId="2C8CD280"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1.45E-10</w:t>
            </w:r>
          </w:p>
        </w:tc>
        <w:tc>
          <w:tcPr>
            <w:tcW w:w="1308" w:type="dxa"/>
            <w:tcBorders>
              <w:top w:val="nil"/>
              <w:left w:val="nil"/>
              <w:bottom w:val="nil"/>
              <w:right w:val="single" w:sz="4" w:space="0" w:color="auto"/>
            </w:tcBorders>
            <w:shd w:val="clear" w:color="000000" w:fill="DDEBF7"/>
            <w:noWrap/>
            <w:vAlign w:val="bottom"/>
            <w:hideMark/>
          </w:tcPr>
          <w:p w14:paraId="31744959"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6.29E-09</w:t>
            </w:r>
          </w:p>
        </w:tc>
        <w:tc>
          <w:tcPr>
            <w:tcW w:w="1053" w:type="dxa"/>
            <w:tcBorders>
              <w:top w:val="nil"/>
              <w:left w:val="nil"/>
              <w:bottom w:val="nil"/>
              <w:right w:val="single" w:sz="4" w:space="0" w:color="auto"/>
            </w:tcBorders>
            <w:shd w:val="clear" w:color="000000" w:fill="DDEBF7"/>
            <w:noWrap/>
            <w:vAlign w:val="bottom"/>
            <w:hideMark/>
          </w:tcPr>
          <w:p w14:paraId="552EB4CC"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0.017005</w:t>
            </w:r>
          </w:p>
        </w:tc>
        <w:tc>
          <w:tcPr>
            <w:tcW w:w="1053" w:type="dxa"/>
            <w:tcBorders>
              <w:top w:val="nil"/>
              <w:left w:val="nil"/>
              <w:bottom w:val="nil"/>
              <w:right w:val="single" w:sz="8" w:space="0" w:color="auto"/>
            </w:tcBorders>
            <w:shd w:val="clear" w:color="auto" w:fill="auto"/>
            <w:noWrap/>
            <w:vAlign w:val="bottom"/>
            <w:hideMark/>
          </w:tcPr>
          <w:p w14:paraId="7BDACB4D"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0.083791</w:t>
            </w:r>
          </w:p>
        </w:tc>
      </w:tr>
      <w:tr w:rsidR="00AD781D" w:rsidRPr="002E12FC" w14:paraId="3FC3581B"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50679472"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7</w:t>
            </w:r>
          </w:p>
        </w:tc>
        <w:tc>
          <w:tcPr>
            <w:tcW w:w="1585" w:type="dxa"/>
            <w:tcBorders>
              <w:top w:val="nil"/>
              <w:left w:val="nil"/>
              <w:bottom w:val="nil"/>
              <w:right w:val="single" w:sz="4" w:space="0" w:color="auto"/>
            </w:tcBorders>
            <w:shd w:val="clear" w:color="000000" w:fill="DDEBF7"/>
            <w:noWrap/>
            <w:vAlign w:val="bottom"/>
            <w:hideMark/>
          </w:tcPr>
          <w:p w14:paraId="30B6B6C7"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2.55E-14</w:t>
            </w:r>
          </w:p>
        </w:tc>
        <w:tc>
          <w:tcPr>
            <w:tcW w:w="1308" w:type="dxa"/>
            <w:tcBorders>
              <w:top w:val="nil"/>
              <w:left w:val="nil"/>
              <w:bottom w:val="nil"/>
              <w:right w:val="single" w:sz="4" w:space="0" w:color="auto"/>
            </w:tcBorders>
            <w:shd w:val="clear" w:color="000000" w:fill="DDEBF7"/>
            <w:noWrap/>
            <w:vAlign w:val="bottom"/>
            <w:hideMark/>
          </w:tcPr>
          <w:p w14:paraId="6C8EB034"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3.29E-15</w:t>
            </w:r>
          </w:p>
        </w:tc>
        <w:tc>
          <w:tcPr>
            <w:tcW w:w="1053" w:type="dxa"/>
            <w:tcBorders>
              <w:top w:val="nil"/>
              <w:left w:val="nil"/>
              <w:bottom w:val="nil"/>
              <w:right w:val="single" w:sz="4" w:space="0" w:color="auto"/>
            </w:tcBorders>
            <w:shd w:val="clear" w:color="auto" w:fill="auto"/>
            <w:noWrap/>
            <w:vAlign w:val="bottom"/>
            <w:hideMark/>
          </w:tcPr>
          <w:p w14:paraId="390AB8C5"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0.41762</w:t>
            </w:r>
          </w:p>
        </w:tc>
        <w:tc>
          <w:tcPr>
            <w:tcW w:w="1053" w:type="dxa"/>
            <w:tcBorders>
              <w:top w:val="nil"/>
              <w:left w:val="nil"/>
              <w:bottom w:val="nil"/>
              <w:right w:val="single" w:sz="8" w:space="0" w:color="auto"/>
            </w:tcBorders>
            <w:shd w:val="clear" w:color="auto" w:fill="auto"/>
            <w:noWrap/>
            <w:vAlign w:val="bottom"/>
            <w:hideMark/>
          </w:tcPr>
          <w:p w14:paraId="6B5F3D66"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0.786649</w:t>
            </w:r>
          </w:p>
        </w:tc>
      </w:tr>
      <w:tr w:rsidR="00AD781D" w:rsidRPr="002E12FC" w14:paraId="6C8B6099"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4417ECEF"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8</w:t>
            </w:r>
          </w:p>
        </w:tc>
        <w:tc>
          <w:tcPr>
            <w:tcW w:w="1585" w:type="dxa"/>
            <w:tcBorders>
              <w:top w:val="nil"/>
              <w:left w:val="nil"/>
              <w:bottom w:val="nil"/>
              <w:right w:val="single" w:sz="4" w:space="0" w:color="auto"/>
            </w:tcBorders>
            <w:shd w:val="clear" w:color="000000" w:fill="DDEBF7"/>
            <w:noWrap/>
            <w:vAlign w:val="bottom"/>
            <w:hideMark/>
          </w:tcPr>
          <w:p w14:paraId="64E96098"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2.13E-43</w:t>
            </w:r>
          </w:p>
        </w:tc>
        <w:tc>
          <w:tcPr>
            <w:tcW w:w="1308" w:type="dxa"/>
            <w:tcBorders>
              <w:top w:val="nil"/>
              <w:left w:val="nil"/>
              <w:bottom w:val="nil"/>
              <w:right w:val="single" w:sz="4" w:space="0" w:color="auto"/>
            </w:tcBorders>
            <w:shd w:val="clear" w:color="000000" w:fill="DDEBF7"/>
            <w:noWrap/>
            <w:vAlign w:val="bottom"/>
            <w:hideMark/>
          </w:tcPr>
          <w:p w14:paraId="682B83E7"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2.39E-21</w:t>
            </w:r>
          </w:p>
        </w:tc>
        <w:tc>
          <w:tcPr>
            <w:tcW w:w="1053" w:type="dxa"/>
            <w:tcBorders>
              <w:top w:val="nil"/>
              <w:left w:val="nil"/>
              <w:bottom w:val="nil"/>
              <w:right w:val="single" w:sz="4" w:space="0" w:color="auto"/>
            </w:tcBorders>
            <w:shd w:val="clear" w:color="auto" w:fill="auto"/>
            <w:noWrap/>
            <w:vAlign w:val="bottom"/>
            <w:hideMark/>
          </w:tcPr>
          <w:p w14:paraId="68702934"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0.504799</w:t>
            </w:r>
          </w:p>
        </w:tc>
        <w:tc>
          <w:tcPr>
            <w:tcW w:w="1053" w:type="dxa"/>
            <w:tcBorders>
              <w:top w:val="nil"/>
              <w:left w:val="nil"/>
              <w:bottom w:val="nil"/>
              <w:right w:val="single" w:sz="8" w:space="0" w:color="auto"/>
            </w:tcBorders>
            <w:shd w:val="clear" w:color="000000" w:fill="FCE4D6"/>
            <w:noWrap/>
            <w:vAlign w:val="bottom"/>
            <w:hideMark/>
          </w:tcPr>
          <w:p w14:paraId="31E9AC7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0.00907</w:t>
            </w:r>
          </w:p>
        </w:tc>
      </w:tr>
      <w:tr w:rsidR="00AD781D" w:rsidRPr="002E12FC" w14:paraId="6726524E"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3A05ACF7"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9</w:t>
            </w:r>
          </w:p>
        </w:tc>
        <w:tc>
          <w:tcPr>
            <w:tcW w:w="1585" w:type="dxa"/>
            <w:tcBorders>
              <w:top w:val="nil"/>
              <w:left w:val="nil"/>
              <w:bottom w:val="nil"/>
              <w:right w:val="single" w:sz="4" w:space="0" w:color="auto"/>
            </w:tcBorders>
            <w:shd w:val="clear" w:color="000000" w:fill="DDEBF7"/>
            <w:noWrap/>
            <w:vAlign w:val="bottom"/>
            <w:hideMark/>
          </w:tcPr>
          <w:p w14:paraId="06C9626A"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8.13E-10</w:t>
            </w:r>
          </w:p>
        </w:tc>
        <w:tc>
          <w:tcPr>
            <w:tcW w:w="1308" w:type="dxa"/>
            <w:tcBorders>
              <w:top w:val="nil"/>
              <w:left w:val="nil"/>
              <w:bottom w:val="nil"/>
              <w:right w:val="single" w:sz="4" w:space="0" w:color="auto"/>
            </w:tcBorders>
            <w:shd w:val="clear" w:color="000000" w:fill="DDEBF7"/>
            <w:noWrap/>
            <w:vAlign w:val="bottom"/>
            <w:hideMark/>
          </w:tcPr>
          <w:p w14:paraId="76D13873"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0.003432</w:t>
            </w:r>
          </w:p>
        </w:tc>
        <w:tc>
          <w:tcPr>
            <w:tcW w:w="1053" w:type="dxa"/>
            <w:tcBorders>
              <w:top w:val="nil"/>
              <w:left w:val="nil"/>
              <w:bottom w:val="nil"/>
              <w:right w:val="single" w:sz="4" w:space="0" w:color="auto"/>
            </w:tcBorders>
            <w:shd w:val="clear" w:color="auto" w:fill="auto"/>
            <w:noWrap/>
            <w:vAlign w:val="bottom"/>
            <w:hideMark/>
          </w:tcPr>
          <w:p w14:paraId="536F799B"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0.487501</w:t>
            </w:r>
          </w:p>
        </w:tc>
        <w:tc>
          <w:tcPr>
            <w:tcW w:w="1053" w:type="dxa"/>
            <w:tcBorders>
              <w:top w:val="nil"/>
              <w:left w:val="nil"/>
              <w:bottom w:val="nil"/>
              <w:right w:val="single" w:sz="8" w:space="0" w:color="auto"/>
            </w:tcBorders>
            <w:shd w:val="clear" w:color="000000" w:fill="FCE4D6"/>
            <w:noWrap/>
            <w:vAlign w:val="bottom"/>
            <w:hideMark/>
          </w:tcPr>
          <w:p w14:paraId="76990373"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0.009491</w:t>
            </w:r>
          </w:p>
        </w:tc>
      </w:tr>
      <w:tr w:rsidR="00AD781D" w:rsidRPr="002E12FC" w14:paraId="3F75D741"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44305A2B"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10</w:t>
            </w:r>
          </w:p>
        </w:tc>
        <w:tc>
          <w:tcPr>
            <w:tcW w:w="1585" w:type="dxa"/>
            <w:tcBorders>
              <w:top w:val="nil"/>
              <w:left w:val="nil"/>
              <w:bottom w:val="nil"/>
              <w:right w:val="single" w:sz="4" w:space="0" w:color="auto"/>
            </w:tcBorders>
            <w:shd w:val="clear" w:color="000000" w:fill="DDEBF7"/>
            <w:noWrap/>
            <w:vAlign w:val="bottom"/>
            <w:hideMark/>
          </w:tcPr>
          <w:p w14:paraId="0E0009AD"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0.005409531</w:t>
            </w:r>
          </w:p>
        </w:tc>
        <w:tc>
          <w:tcPr>
            <w:tcW w:w="1308" w:type="dxa"/>
            <w:tcBorders>
              <w:top w:val="nil"/>
              <w:left w:val="nil"/>
              <w:bottom w:val="nil"/>
              <w:right w:val="single" w:sz="4" w:space="0" w:color="auto"/>
            </w:tcBorders>
            <w:shd w:val="clear" w:color="auto" w:fill="auto"/>
            <w:noWrap/>
            <w:vAlign w:val="bottom"/>
            <w:hideMark/>
          </w:tcPr>
          <w:p w14:paraId="327FF476"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0.735881</w:t>
            </w:r>
          </w:p>
        </w:tc>
        <w:tc>
          <w:tcPr>
            <w:tcW w:w="1053" w:type="dxa"/>
            <w:tcBorders>
              <w:top w:val="nil"/>
              <w:left w:val="nil"/>
              <w:bottom w:val="nil"/>
              <w:right w:val="single" w:sz="4" w:space="0" w:color="auto"/>
            </w:tcBorders>
            <w:shd w:val="clear" w:color="auto" w:fill="auto"/>
            <w:noWrap/>
            <w:vAlign w:val="bottom"/>
            <w:hideMark/>
          </w:tcPr>
          <w:p w14:paraId="71D218B3"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0.638057</w:t>
            </w:r>
          </w:p>
        </w:tc>
        <w:tc>
          <w:tcPr>
            <w:tcW w:w="1053" w:type="dxa"/>
            <w:tcBorders>
              <w:top w:val="nil"/>
              <w:left w:val="nil"/>
              <w:bottom w:val="nil"/>
              <w:right w:val="single" w:sz="8" w:space="0" w:color="auto"/>
            </w:tcBorders>
            <w:shd w:val="clear" w:color="000000" w:fill="FCE4D6"/>
            <w:noWrap/>
            <w:vAlign w:val="bottom"/>
            <w:hideMark/>
          </w:tcPr>
          <w:p w14:paraId="240A6FF5"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0.004454</w:t>
            </w:r>
          </w:p>
        </w:tc>
      </w:tr>
      <w:tr w:rsidR="00AD781D" w:rsidRPr="002E12FC" w14:paraId="61128E42"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26CFBCDF"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11</w:t>
            </w:r>
          </w:p>
        </w:tc>
        <w:tc>
          <w:tcPr>
            <w:tcW w:w="1585" w:type="dxa"/>
            <w:tcBorders>
              <w:top w:val="nil"/>
              <w:left w:val="nil"/>
              <w:bottom w:val="nil"/>
              <w:right w:val="single" w:sz="4" w:space="0" w:color="auto"/>
            </w:tcBorders>
            <w:shd w:val="clear" w:color="000000" w:fill="DDEBF7"/>
            <w:noWrap/>
            <w:vAlign w:val="bottom"/>
            <w:hideMark/>
          </w:tcPr>
          <w:p w14:paraId="0A8D6BD7"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0.000894581</w:t>
            </w:r>
          </w:p>
        </w:tc>
        <w:tc>
          <w:tcPr>
            <w:tcW w:w="1308" w:type="dxa"/>
            <w:tcBorders>
              <w:top w:val="nil"/>
              <w:left w:val="nil"/>
              <w:bottom w:val="nil"/>
              <w:right w:val="single" w:sz="4" w:space="0" w:color="auto"/>
            </w:tcBorders>
            <w:shd w:val="clear" w:color="auto" w:fill="auto"/>
            <w:noWrap/>
            <w:vAlign w:val="bottom"/>
            <w:hideMark/>
          </w:tcPr>
          <w:p w14:paraId="6E6ECCC0"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0.384727</w:t>
            </w:r>
          </w:p>
        </w:tc>
        <w:tc>
          <w:tcPr>
            <w:tcW w:w="1053" w:type="dxa"/>
            <w:tcBorders>
              <w:top w:val="nil"/>
              <w:left w:val="nil"/>
              <w:bottom w:val="nil"/>
              <w:right w:val="single" w:sz="4" w:space="0" w:color="auto"/>
            </w:tcBorders>
            <w:shd w:val="clear" w:color="auto" w:fill="auto"/>
            <w:noWrap/>
            <w:vAlign w:val="bottom"/>
            <w:hideMark/>
          </w:tcPr>
          <w:p w14:paraId="2BB1E40D"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0.769199</w:t>
            </w:r>
          </w:p>
        </w:tc>
        <w:tc>
          <w:tcPr>
            <w:tcW w:w="1053" w:type="dxa"/>
            <w:tcBorders>
              <w:top w:val="nil"/>
              <w:left w:val="nil"/>
              <w:bottom w:val="nil"/>
              <w:right w:val="single" w:sz="8" w:space="0" w:color="auto"/>
            </w:tcBorders>
            <w:shd w:val="clear" w:color="000000" w:fill="FCE4D6"/>
            <w:noWrap/>
            <w:vAlign w:val="bottom"/>
            <w:hideMark/>
          </w:tcPr>
          <w:p w14:paraId="62869BC4"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8.07E-05</w:t>
            </w:r>
          </w:p>
        </w:tc>
      </w:tr>
      <w:tr w:rsidR="00AD781D" w:rsidRPr="002E12FC" w14:paraId="0EA24DE2"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1FE874F0"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12</w:t>
            </w:r>
          </w:p>
        </w:tc>
        <w:tc>
          <w:tcPr>
            <w:tcW w:w="1585" w:type="dxa"/>
            <w:tcBorders>
              <w:top w:val="nil"/>
              <w:left w:val="nil"/>
              <w:bottom w:val="nil"/>
              <w:right w:val="single" w:sz="4" w:space="0" w:color="auto"/>
            </w:tcBorders>
            <w:shd w:val="clear" w:color="000000" w:fill="DDEBF7"/>
            <w:noWrap/>
            <w:vAlign w:val="bottom"/>
            <w:hideMark/>
          </w:tcPr>
          <w:p w14:paraId="33DAD170"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1.42E-05</w:t>
            </w:r>
          </w:p>
        </w:tc>
        <w:tc>
          <w:tcPr>
            <w:tcW w:w="1308" w:type="dxa"/>
            <w:tcBorders>
              <w:top w:val="nil"/>
              <w:left w:val="nil"/>
              <w:bottom w:val="nil"/>
              <w:right w:val="single" w:sz="4" w:space="0" w:color="auto"/>
            </w:tcBorders>
            <w:shd w:val="clear" w:color="000000" w:fill="DDEBF7"/>
            <w:noWrap/>
            <w:vAlign w:val="bottom"/>
            <w:hideMark/>
          </w:tcPr>
          <w:p w14:paraId="6CA17CA4"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0.017948</w:t>
            </w:r>
          </w:p>
        </w:tc>
        <w:tc>
          <w:tcPr>
            <w:tcW w:w="1053" w:type="dxa"/>
            <w:tcBorders>
              <w:top w:val="nil"/>
              <w:left w:val="nil"/>
              <w:bottom w:val="nil"/>
              <w:right w:val="single" w:sz="4" w:space="0" w:color="auto"/>
            </w:tcBorders>
            <w:shd w:val="clear" w:color="auto" w:fill="auto"/>
            <w:noWrap/>
            <w:vAlign w:val="bottom"/>
            <w:hideMark/>
          </w:tcPr>
          <w:p w14:paraId="0A37A04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0.521307</w:t>
            </w:r>
          </w:p>
        </w:tc>
        <w:tc>
          <w:tcPr>
            <w:tcW w:w="1053" w:type="dxa"/>
            <w:tcBorders>
              <w:top w:val="nil"/>
              <w:left w:val="nil"/>
              <w:bottom w:val="nil"/>
              <w:right w:val="single" w:sz="8" w:space="0" w:color="auto"/>
            </w:tcBorders>
            <w:shd w:val="clear" w:color="auto" w:fill="auto"/>
            <w:noWrap/>
            <w:vAlign w:val="bottom"/>
            <w:hideMark/>
          </w:tcPr>
          <w:p w14:paraId="130DAC93"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0.16122</w:t>
            </w:r>
          </w:p>
        </w:tc>
      </w:tr>
      <w:tr w:rsidR="00AD781D" w:rsidRPr="002E12FC" w14:paraId="4F08A3A3"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03929FB6"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13</w:t>
            </w:r>
          </w:p>
        </w:tc>
        <w:tc>
          <w:tcPr>
            <w:tcW w:w="1585" w:type="dxa"/>
            <w:tcBorders>
              <w:top w:val="nil"/>
              <w:left w:val="nil"/>
              <w:bottom w:val="nil"/>
              <w:right w:val="single" w:sz="4" w:space="0" w:color="auto"/>
            </w:tcBorders>
            <w:shd w:val="clear" w:color="000000" w:fill="DDEBF7"/>
            <w:noWrap/>
            <w:vAlign w:val="bottom"/>
            <w:hideMark/>
          </w:tcPr>
          <w:p w14:paraId="2B05BCF8"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0.024793793</w:t>
            </w:r>
          </w:p>
        </w:tc>
        <w:tc>
          <w:tcPr>
            <w:tcW w:w="1308" w:type="dxa"/>
            <w:tcBorders>
              <w:top w:val="nil"/>
              <w:left w:val="nil"/>
              <w:bottom w:val="nil"/>
              <w:right w:val="single" w:sz="4" w:space="0" w:color="auto"/>
            </w:tcBorders>
            <w:shd w:val="clear" w:color="auto" w:fill="auto"/>
            <w:noWrap/>
            <w:vAlign w:val="bottom"/>
            <w:hideMark/>
          </w:tcPr>
          <w:p w14:paraId="162F443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0.325681</w:t>
            </w:r>
          </w:p>
        </w:tc>
        <w:tc>
          <w:tcPr>
            <w:tcW w:w="1053" w:type="dxa"/>
            <w:tcBorders>
              <w:top w:val="nil"/>
              <w:left w:val="nil"/>
              <w:bottom w:val="nil"/>
              <w:right w:val="single" w:sz="4" w:space="0" w:color="auto"/>
            </w:tcBorders>
            <w:shd w:val="clear" w:color="auto" w:fill="auto"/>
            <w:noWrap/>
            <w:vAlign w:val="bottom"/>
            <w:hideMark/>
          </w:tcPr>
          <w:p w14:paraId="2E59E9AC"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0.952126</w:t>
            </w:r>
          </w:p>
        </w:tc>
        <w:tc>
          <w:tcPr>
            <w:tcW w:w="1053" w:type="dxa"/>
            <w:tcBorders>
              <w:top w:val="nil"/>
              <w:left w:val="nil"/>
              <w:bottom w:val="nil"/>
              <w:right w:val="single" w:sz="8" w:space="0" w:color="auto"/>
            </w:tcBorders>
            <w:shd w:val="clear" w:color="auto" w:fill="auto"/>
            <w:noWrap/>
            <w:vAlign w:val="bottom"/>
            <w:hideMark/>
          </w:tcPr>
          <w:p w14:paraId="4A663B95"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0.774208</w:t>
            </w:r>
          </w:p>
        </w:tc>
      </w:tr>
      <w:tr w:rsidR="00AD781D" w:rsidRPr="002E12FC" w14:paraId="5A42AA36"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197A7C42"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14</w:t>
            </w:r>
          </w:p>
        </w:tc>
        <w:tc>
          <w:tcPr>
            <w:tcW w:w="1585" w:type="dxa"/>
            <w:tcBorders>
              <w:top w:val="nil"/>
              <w:left w:val="nil"/>
              <w:bottom w:val="nil"/>
              <w:right w:val="single" w:sz="4" w:space="0" w:color="auto"/>
            </w:tcBorders>
            <w:shd w:val="clear" w:color="auto" w:fill="auto"/>
            <w:noWrap/>
            <w:vAlign w:val="bottom"/>
            <w:hideMark/>
          </w:tcPr>
          <w:p w14:paraId="0AFDB3DD"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0.252656027</w:t>
            </w:r>
          </w:p>
        </w:tc>
        <w:tc>
          <w:tcPr>
            <w:tcW w:w="1308" w:type="dxa"/>
            <w:tcBorders>
              <w:top w:val="nil"/>
              <w:left w:val="nil"/>
              <w:bottom w:val="nil"/>
              <w:right w:val="single" w:sz="4" w:space="0" w:color="auto"/>
            </w:tcBorders>
            <w:shd w:val="clear" w:color="auto" w:fill="auto"/>
            <w:noWrap/>
            <w:vAlign w:val="bottom"/>
            <w:hideMark/>
          </w:tcPr>
          <w:p w14:paraId="41E9EE7E"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0.102176</w:t>
            </w:r>
          </w:p>
        </w:tc>
        <w:tc>
          <w:tcPr>
            <w:tcW w:w="1053" w:type="dxa"/>
            <w:tcBorders>
              <w:top w:val="nil"/>
              <w:left w:val="nil"/>
              <w:bottom w:val="nil"/>
              <w:right w:val="single" w:sz="4" w:space="0" w:color="auto"/>
            </w:tcBorders>
            <w:shd w:val="clear" w:color="auto" w:fill="auto"/>
            <w:noWrap/>
            <w:vAlign w:val="bottom"/>
            <w:hideMark/>
          </w:tcPr>
          <w:p w14:paraId="466F1D02"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0.787749</w:t>
            </w:r>
          </w:p>
        </w:tc>
        <w:tc>
          <w:tcPr>
            <w:tcW w:w="1053" w:type="dxa"/>
            <w:tcBorders>
              <w:top w:val="nil"/>
              <w:left w:val="nil"/>
              <w:bottom w:val="nil"/>
              <w:right w:val="single" w:sz="8" w:space="0" w:color="auto"/>
            </w:tcBorders>
            <w:shd w:val="clear" w:color="auto" w:fill="auto"/>
            <w:noWrap/>
            <w:vAlign w:val="bottom"/>
            <w:hideMark/>
          </w:tcPr>
          <w:p w14:paraId="2FB8A946"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0.100591</w:t>
            </w:r>
          </w:p>
        </w:tc>
      </w:tr>
      <w:tr w:rsidR="00AD781D" w:rsidRPr="002E12FC" w14:paraId="10E5FFA7" w14:textId="77777777" w:rsidTr="0049077F">
        <w:trPr>
          <w:trHeight w:val="300"/>
          <w:jc w:val="center"/>
        </w:trPr>
        <w:tc>
          <w:tcPr>
            <w:tcW w:w="1240" w:type="dxa"/>
            <w:tcBorders>
              <w:top w:val="nil"/>
              <w:left w:val="single" w:sz="8" w:space="0" w:color="auto"/>
              <w:bottom w:val="nil"/>
              <w:right w:val="single" w:sz="8" w:space="0" w:color="auto"/>
            </w:tcBorders>
            <w:shd w:val="clear" w:color="auto" w:fill="auto"/>
            <w:noWrap/>
            <w:vAlign w:val="bottom"/>
            <w:hideMark/>
          </w:tcPr>
          <w:p w14:paraId="4A88B3E8"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15</w:t>
            </w:r>
          </w:p>
        </w:tc>
        <w:tc>
          <w:tcPr>
            <w:tcW w:w="1585" w:type="dxa"/>
            <w:tcBorders>
              <w:top w:val="nil"/>
              <w:left w:val="nil"/>
              <w:bottom w:val="nil"/>
              <w:right w:val="single" w:sz="4" w:space="0" w:color="auto"/>
            </w:tcBorders>
            <w:shd w:val="clear" w:color="auto" w:fill="auto"/>
            <w:noWrap/>
            <w:vAlign w:val="bottom"/>
            <w:hideMark/>
          </w:tcPr>
          <w:p w14:paraId="796AA066"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0.757143268</w:t>
            </w:r>
          </w:p>
        </w:tc>
        <w:tc>
          <w:tcPr>
            <w:tcW w:w="1308" w:type="dxa"/>
            <w:tcBorders>
              <w:top w:val="nil"/>
              <w:left w:val="nil"/>
              <w:bottom w:val="nil"/>
              <w:right w:val="single" w:sz="4" w:space="0" w:color="auto"/>
            </w:tcBorders>
            <w:shd w:val="clear" w:color="auto" w:fill="auto"/>
            <w:noWrap/>
            <w:vAlign w:val="bottom"/>
            <w:hideMark/>
          </w:tcPr>
          <w:p w14:paraId="0A985016"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0.875994</w:t>
            </w:r>
          </w:p>
        </w:tc>
        <w:tc>
          <w:tcPr>
            <w:tcW w:w="1053" w:type="dxa"/>
            <w:tcBorders>
              <w:top w:val="nil"/>
              <w:left w:val="nil"/>
              <w:bottom w:val="nil"/>
              <w:right w:val="single" w:sz="4" w:space="0" w:color="auto"/>
            </w:tcBorders>
            <w:shd w:val="clear" w:color="auto" w:fill="auto"/>
            <w:noWrap/>
            <w:vAlign w:val="bottom"/>
            <w:hideMark/>
          </w:tcPr>
          <w:p w14:paraId="1045062E"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0.113983</w:t>
            </w:r>
          </w:p>
        </w:tc>
        <w:tc>
          <w:tcPr>
            <w:tcW w:w="1053" w:type="dxa"/>
            <w:tcBorders>
              <w:top w:val="nil"/>
              <w:left w:val="nil"/>
              <w:bottom w:val="nil"/>
              <w:right w:val="single" w:sz="8" w:space="0" w:color="auto"/>
            </w:tcBorders>
            <w:shd w:val="clear" w:color="auto" w:fill="auto"/>
            <w:noWrap/>
            <w:vAlign w:val="bottom"/>
            <w:hideMark/>
          </w:tcPr>
          <w:p w14:paraId="430AD04D"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0.26576</w:t>
            </w:r>
          </w:p>
        </w:tc>
      </w:tr>
      <w:tr w:rsidR="00AD781D" w:rsidRPr="002E12FC" w14:paraId="0A3F6FF7" w14:textId="77777777" w:rsidTr="0049077F">
        <w:trPr>
          <w:trHeight w:val="315"/>
          <w:jc w:val="center"/>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628D6FCD" w14:textId="77777777" w:rsidR="00AD781D" w:rsidRPr="002E12FC" w:rsidRDefault="00AD781D" w:rsidP="002E12FC">
            <w:pPr>
              <w:spacing w:after="0" w:line="240" w:lineRule="auto"/>
              <w:jc w:val="center"/>
              <w:rPr>
                <w:rFonts w:eastAsia="Times New Roman" w:cs="Times New Roman"/>
                <w:b/>
                <w:color w:val="000000"/>
                <w:sz w:val="18"/>
                <w:szCs w:val="18"/>
                <w:lang w:eastAsia="en-AU"/>
              </w:rPr>
            </w:pPr>
            <w:r w:rsidRPr="002E12FC">
              <w:rPr>
                <w:rFonts w:eastAsia="Times New Roman" w:cs="Times New Roman"/>
                <w:b/>
                <w:color w:val="000000"/>
                <w:sz w:val="18"/>
                <w:szCs w:val="18"/>
                <w:lang w:eastAsia="en-AU"/>
              </w:rPr>
              <w:t>16</w:t>
            </w:r>
          </w:p>
        </w:tc>
        <w:tc>
          <w:tcPr>
            <w:tcW w:w="1585" w:type="dxa"/>
            <w:tcBorders>
              <w:top w:val="nil"/>
              <w:left w:val="nil"/>
              <w:bottom w:val="single" w:sz="8" w:space="0" w:color="auto"/>
              <w:right w:val="single" w:sz="4" w:space="0" w:color="auto"/>
            </w:tcBorders>
            <w:shd w:val="clear" w:color="000000" w:fill="DDEBF7"/>
            <w:noWrap/>
            <w:vAlign w:val="bottom"/>
            <w:hideMark/>
          </w:tcPr>
          <w:p w14:paraId="6706E5E9"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0.004423579</w:t>
            </w:r>
          </w:p>
        </w:tc>
        <w:tc>
          <w:tcPr>
            <w:tcW w:w="1308" w:type="dxa"/>
            <w:tcBorders>
              <w:top w:val="nil"/>
              <w:left w:val="nil"/>
              <w:bottom w:val="single" w:sz="8" w:space="0" w:color="auto"/>
              <w:right w:val="single" w:sz="4" w:space="0" w:color="auto"/>
            </w:tcBorders>
            <w:shd w:val="clear" w:color="auto" w:fill="auto"/>
            <w:noWrap/>
            <w:vAlign w:val="bottom"/>
            <w:hideMark/>
          </w:tcPr>
          <w:p w14:paraId="0EAEFEB4"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0.442146</w:t>
            </w:r>
          </w:p>
        </w:tc>
        <w:tc>
          <w:tcPr>
            <w:tcW w:w="1053" w:type="dxa"/>
            <w:tcBorders>
              <w:top w:val="nil"/>
              <w:left w:val="nil"/>
              <w:bottom w:val="single" w:sz="8" w:space="0" w:color="auto"/>
              <w:right w:val="single" w:sz="4" w:space="0" w:color="auto"/>
            </w:tcBorders>
            <w:shd w:val="clear" w:color="auto" w:fill="auto"/>
            <w:noWrap/>
            <w:vAlign w:val="bottom"/>
            <w:hideMark/>
          </w:tcPr>
          <w:p w14:paraId="6A6DF7CF"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NA</w:t>
            </w:r>
          </w:p>
        </w:tc>
        <w:tc>
          <w:tcPr>
            <w:tcW w:w="1053" w:type="dxa"/>
            <w:tcBorders>
              <w:top w:val="nil"/>
              <w:left w:val="nil"/>
              <w:bottom w:val="single" w:sz="8" w:space="0" w:color="auto"/>
              <w:right w:val="single" w:sz="8" w:space="0" w:color="auto"/>
            </w:tcBorders>
            <w:shd w:val="clear" w:color="auto" w:fill="auto"/>
            <w:noWrap/>
            <w:vAlign w:val="bottom"/>
            <w:hideMark/>
          </w:tcPr>
          <w:p w14:paraId="17C8B7CA" w14:textId="77777777" w:rsidR="00AD781D" w:rsidRPr="002E12FC" w:rsidRDefault="00AD781D" w:rsidP="002E12FC">
            <w:pPr>
              <w:spacing w:after="0" w:line="240" w:lineRule="auto"/>
              <w:jc w:val="center"/>
              <w:rPr>
                <w:rFonts w:eastAsia="Times New Roman" w:cs="Times New Roman"/>
                <w:color w:val="000000"/>
                <w:sz w:val="18"/>
                <w:szCs w:val="18"/>
                <w:lang w:eastAsia="en-AU"/>
              </w:rPr>
            </w:pPr>
            <w:r w:rsidRPr="002E12FC">
              <w:rPr>
                <w:rFonts w:eastAsia="Times New Roman" w:cs="Times New Roman"/>
                <w:color w:val="000000"/>
                <w:sz w:val="18"/>
                <w:szCs w:val="18"/>
                <w:lang w:eastAsia="en-AU"/>
              </w:rPr>
              <w:t>NA</w:t>
            </w:r>
          </w:p>
        </w:tc>
      </w:tr>
    </w:tbl>
    <w:p w14:paraId="3EB71752" w14:textId="77777777" w:rsidR="00372E18" w:rsidRPr="002E12FC" w:rsidRDefault="00372E18" w:rsidP="002E12FC">
      <w:pPr>
        <w:spacing w:after="0" w:line="276" w:lineRule="auto"/>
        <w:jc w:val="center"/>
        <w:rPr>
          <w:sz w:val="18"/>
          <w:szCs w:val="18"/>
        </w:rPr>
      </w:pPr>
      <w:r w:rsidRPr="002E12FC">
        <w:rPr>
          <w:sz w:val="18"/>
          <w:szCs w:val="18"/>
        </w:rPr>
        <w:t>*Pink =</w:t>
      </w:r>
      <w:r w:rsidR="003E318D" w:rsidRPr="002E12FC">
        <w:rPr>
          <w:sz w:val="18"/>
          <w:szCs w:val="18"/>
        </w:rPr>
        <w:t xml:space="preserve"> the log fold changes of the genes of the phylostratum are greater (more positive) than the rest of the genes.</w:t>
      </w:r>
    </w:p>
    <w:p w14:paraId="11066E4C" w14:textId="77777777" w:rsidR="003E318D" w:rsidRPr="002E12FC" w:rsidRDefault="003E318D" w:rsidP="002E12FC">
      <w:pPr>
        <w:spacing w:after="0" w:line="276" w:lineRule="auto"/>
        <w:jc w:val="center"/>
        <w:rPr>
          <w:sz w:val="18"/>
          <w:szCs w:val="18"/>
        </w:rPr>
      </w:pPr>
      <w:r w:rsidRPr="002E12FC">
        <w:rPr>
          <w:sz w:val="18"/>
          <w:szCs w:val="18"/>
        </w:rPr>
        <w:t>*Blue = the log fold changes of the genes of the phylostratum are lesser (more negative) than the rest of the genes.</w:t>
      </w:r>
    </w:p>
    <w:p w14:paraId="3EC2145B" w14:textId="77777777" w:rsidR="003E318D" w:rsidRPr="002E12FC" w:rsidRDefault="003E318D" w:rsidP="002E12FC">
      <w:pPr>
        <w:spacing w:after="0" w:line="276" w:lineRule="auto"/>
        <w:jc w:val="center"/>
        <w:rPr>
          <w:sz w:val="18"/>
          <w:szCs w:val="18"/>
        </w:rPr>
      </w:pPr>
      <w:r w:rsidRPr="002E12FC">
        <w:rPr>
          <w:sz w:val="18"/>
          <w:szCs w:val="18"/>
        </w:rPr>
        <w:t>*White = the log fold changes of the genes of the phylostratum are not significantly different to the rest of the genes.</w:t>
      </w:r>
    </w:p>
    <w:p w14:paraId="3693AA1F" w14:textId="77777777" w:rsidR="00CA38FB" w:rsidRDefault="00CA38FB" w:rsidP="004548CD">
      <w:pPr>
        <w:spacing w:line="360" w:lineRule="auto"/>
      </w:pPr>
    </w:p>
    <w:p w14:paraId="59F2308A" w14:textId="15EDD94D" w:rsidR="00E75098" w:rsidRDefault="002E12FC" w:rsidP="004548CD">
      <w:pPr>
        <w:spacing w:line="360" w:lineRule="auto"/>
        <w:jc w:val="both"/>
      </w:pPr>
      <w:r>
        <w:t>T</w:t>
      </w:r>
      <w:r w:rsidR="003D6057">
        <w:t xml:space="preserve">he previous method was taken a step forward by counting the number </w:t>
      </w:r>
      <w:r w:rsidR="00F91E44">
        <w:t xml:space="preserve">of </w:t>
      </w:r>
      <w:r w:rsidR="005E70F5">
        <w:t xml:space="preserve">upregulated and downregulated </w:t>
      </w:r>
      <w:r w:rsidR="00F91E44">
        <w:t>differentially expressed genes in each phylostratum</w:t>
      </w:r>
      <w:r w:rsidR="002B2628">
        <w:t>, followed by F</w:t>
      </w:r>
      <w:r w:rsidR="00F425D0">
        <w:t>isher tests to determine if the number of genes in each category was higher or lower than expected in each phylostratum</w:t>
      </w:r>
      <w:r w:rsidR="00E75098">
        <w:t xml:space="preserve"> (</w:t>
      </w:r>
      <w:r w:rsidR="00E75098">
        <w:fldChar w:fldCharType="begin"/>
      </w:r>
      <w:r w:rsidR="00E75098">
        <w:instrText xml:space="preserve"> REF _Ref400383586 \h </w:instrText>
      </w:r>
      <w:r w:rsidR="004548CD">
        <w:instrText xml:space="preserve"> \* MERGEFORMAT </w:instrText>
      </w:r>
      <w:r w:rsidR="00E75098">
        <w:fldChar w:fldCharType="separate"/>
      </w:r>
      <w:r w:rsidR="00F85D63" w:rsidRPr="00F85D63">
        <w:rPr>
          <w:b/>
          <w:i/>
        </w:rPr>
        <w:t xml:space="preserve">Table </w:t>
      </w:r>
      <w:r w:rsidR="00F85D63">
        <w:rPr>
          <w:b/>
          <w:i/>
          <w:noProof/>
        </w:rPr>
        <w:t>VI</w:t>
      </w:r>
      <w:r w:rsidR="00E75098">
        <w:fldChar w:fldCharType="end"/>
      </w:r>
      <w:r w:rsidR="00E75098">
        <w:t>)</w:t>
      </w:r>
      <w:r w:rsidR="00F425D0">
        <w:t>.</w:t>
      </w:r>
      <w:r w:rsidR="00E75098">
        <w:t xml:space="preserve"> </w:t>
      </w:r>
    </w:p>
    <w:p w14:paraId="3B3D10B3" w14:textId="2522AC78" w:rsidR="00922C7F" w:rsidRDefault="00E75098" w:rsidP="004548CD">
      <w:pPr>
        <w:spacing w:line="360" w:lineRule="auto"/>
        <w:jc w:val="both"/>
      </w:pPr>
      <w:r>
        <w:lastRenderedPageBreak/>
        <w:t xml:space="preserve">The results </w:t>
      </w:r>
      <w:r w:rsidR="009E1322">
        <w:t xml:space="preserve">obtained with this method mimic the results </w:t>
      </w:r>
      <w:r w:rsidR="005E70F5">
        <w:t xml:space="preserve">previously </w:t>
      </w:r>
      <w:r w:rsidR="00F95515">
        <w:t>obtained.</w:t>
      </w:r>
      <w:r w:rsidR="006F455A">
        <w:t xml:space="preserve"> The number of upregulated genes is higher than expected in phylostrata 1 and 2 of LUAD and BRCA samples, whereas the number of downregulated genes is higher than expected in later phylostrata. The HNSC results resemble those obtained with LUAD and BRCA samples, but to a lesser degree. Finally, the KIRC samples do not seem to follow </w:t>
      </w:r>
      <w:r w:rsidR="00ED5E5C">
        <w:t>the pattern observed in the other cancer types.</w:t>
      </w:r>
    </w:p>
    <w:p w14:paraId="30B67274" w14:textId="513B8EA8" w:rsidR="00A77FE5" w:rsidRPr="002E12FC" w:rsidRDefault="00A77FE5" w:rsidP="002E12FC">
      <w:pPr>
        <w:pStyle w:val="Caption"/>
        <w:spacing w:line="276" w:lineRule="auto"/>
        <w:jc w:val="both"/>
        <w:rPr>
          <w:b/>
          <w:i w:val="0"/>
          <w:color w:val="auto"/>
        </w:rPr>
      </w:pPr>
      <w:bookmarkStart w:id="147" w:name="_Ref400383586"/>
      <w:bookmarkStart w:id="148" w:name="_Toc404263030"/>
      <w:r w:rsidRPr="002E12FC">
        <w:rPr>
          <w:b/>
          <w:i w:val="0"/>
          <w:color w:val="auto"/>
        </w:rPr>
        <w:t xml:space="preserve">Table </w:t>
      </w:r>
      <w:r w:rsidRPr="002E12FC">
        <w:rPr>
          <w:b/>
          <w:i w:val="0"/>
          <w:color w:val="auto"/>
        </w:rPr>
        <w:fldChar w:fldCharType="begin"/>
      </w:r>
      <w:r w:rsidRPr="002E12FC">
        <w:rPr>
          <w:b/>
          <w:i w:val="0"/>
          <w:color w:val="auto"/>
        </w:rPr>
        <w:instrText xml:space="preserve"> SEQ Table \* ROMAN </w:instrText>
      </w:r>
      <w:r w:rsidRPr="002E12FC">
        <w:rPr>
          <w:b/>
          <w:i w:val="0"/>
          <w:color w:val="auto"/>
        </w:rPr>
        <w:fldChar w:fldCharType="separate"/>
      </w:r>
      <w:r w:rsidR="00F85D63">
        <w:rPr>
          <w:b/>
          <w:i w:val="0"/>
          <w:noProof/>
          <w:color w:val="auto"/>
        </w:rPr>
        <w:t>VI</w:t>
      </w:r>
      <w:r w:rsidRPr="002E12FC">
        <w:rPr>
          <w:b/>
          <w:i w:val="0"/>
          <w:color w:val="auto"/>
        </w:rPr>
        <w:fldChar w:fldCharType="end"/>
      </w:r>
      <w:bookmarkEnd w:id="147"/>
      <w:r w:rsidRPr="002E12FC">
        <w:rPr>
          <w:b/>
          <w:i w:val="0"/>
          <w:color w:val="auto"/>
        </w:rPr>
        <w:t>. Number of upregulated and downregulated DEG, and the p-values of overrepresentation.</w:t>
      </w:r>
      <w:r w:rsidR="00922C7F" w:rsidRPr="002E12FC">
        <w:rPr>
          <w:b/>
          <w:i w:val="0"/>
          <w:color w:val="auto"/>
        </w:rPr>
        <w:t xml:space="preserve"> </w:t>
      </w:r>
      <w:r w:rsidR="00922C7F" w:rsidRPr="002E12FC">
        <w:rPr>
          <w:i w:val="0"/>
          <w:color w:val="auto"/>
        </w:rPr>
        <w:t>Fisher Exact tests were used to determine if the number of up or downregulated genes was greater than expected</w:t>
      </w:r>
      <w:r w:rsidR="00F15FF1" w:rsidRPr="002E12FC">
        <w:rPr>
          <w:i w:val="0"/>
          <w:color w:val="auto"/>
        </w:rPr>
        <w:t>,</w:t>
      </w:r>
      <w:r w:rsidR="009703DE" w:rsidRPr="002E12FC">
        <w:rPr>
          <w:i w:val="0"/>
          <w:color w:val="auto"/>
        </w:rPr>
        <w:t xml:space="preserve"> considering the number of DEG in a phylostrata and the total number of DEG</w:t>
      </w:r>
      <w:r w:rsidR="00922C7F" w:rsidRPr="002E12FC">
        <w:rPr>
          <w:i w:val="0"/>
          <w:color w:val="auto"/>
        </w:rPr>
        <w:t xml:space="preserve">. </w:t>
      </w:r>
      <w:r w:rsidR="002A544A" w:rsidRPr="002E12FC">
        <w:rPr>
          <w:i w:val="0"/>
          <w:color w:val="auto"/>
        </w:rPr>
        <w:t>The number of upregulated genes in phylostrata 1 and 2 is greater than expected, but less than expected in later phylostrata. HNSC is only in agreement with the LUAD and BRCA samples in phylos</w:t>
      </w:r>
      <w:r w:rsidR="0049077F">
        <w:rPr>
          <w:i w:val="0"/>
          <w:color w:val="auto"/>
        </w:rPr>
        <w:t>t</w:t>
      </w:r>
      <w:r w:rsidR="002A544A" w:rsidRPr="002E12FC">
        <w:rPr>
          <w:i w:val="0"/>
          <w:color w:val="auto"/>
        </w:rPr>
        <w:t>rata 2 and 6. KIRC samples follow the opposite trend.</w:t>
      </w:r>
      <w:bookmarkEnd w:id="1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697"/>
        <w:gridCol w:w="818"/>
        <w:gridCol w:w="575"/>
        <w:gridCol w:w="694"/>
        <w:gridCol w:w="817"/>
        <w:gridCol w:w="575"/>
        <w:gridCol w:w="828"/>
        <w:gridCol w:w="683"/>
        <w:gridCol w:w="575"/>
        <w:gridCol w:w="694"/>
        <w:gridCol w:w="817"/>
        <w:gridCol w:w="575"/>
      </w:tblGrid>
      <w:tr w:rsidR="00BC4E72" w:rsidRPr="002E12FC" w14:paraId="1471AE59" w14:textId="77777777" w:rsidTr="002E12FC">
        <w:trPr>
          <w:trHeight w:val="315"/>
          <w:jc w:val="center"/>
        </w:trPr>
        <w:tc>
          <w:tcPr>
            <w:tcW w:w="370" w:type="pct"/>
            <w:shd w:val="clear" w:color="auto" w:fill="auto"/>
            <w:noWrap/>
            <w:vAlign w:val="bottom"/>
            <w:hideMark/>
          </w:tcPr>
          <w:p w14:paraId="6251944B" w14:textId="77777777" w:rsidR="00BC4E72" w:rsidRPr="002E12FC" w:rsidRDefault="00BC4E72" w:rsidP="002E12FC">
            <w:pPr>
              <w:spacing w:after="0" w:line="276" w:lineRule="auto"/>
              <w:jc w:val="center"/>
              <w:rPr>
                <w:rFonts w:eastAsia="Times New Roman" w:cs="Times New Roman"/>
                <w:sz w:val="14"/>
                <w:szCs w:val="18"/>
                <w:lang w:eastAsia="en-AU"/>
              </w:rPr>
            </w:pPr>
          </w:p>
        </w:tc>
        <w:tc>
          <w:tcPr>
            <w:tcW w:w="1158" w:type="pct"/>
            <w:gridSpan w:val="3"/>
            <w:shd w:val="clear" w:color="auto" w:fill="auto"/>
            <w:noWrap/>
            <w:vAlign w:val="bottom"/>
            <w:hideMark/>
          </w:tcPr>
          <w:p w14:paraId="6EB2FE6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LUAD</w:t>
            </w:r>
          </w:p>
        </w:tc>
        <w:tc>
          <w:tcPr>
            <w:tcW w:w="1157" w:type="pct"/>
            <w:gridSpan w:val="3"/>
            <w:shd w:val="clear" w:color="auto" w:fill="auto"/>
            <w:noWrap/>
            <w:vAlign w:val="bottom"/>
            <w:hideMark/>
          </w:tcPr>
          <w:p w14:paraId="63D58FC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BRCA</w:t>
            </w:r>
          </w:p>
        </w:tc>
        <w:tc>
          <w:tcPr>
            <w:tcW w:w="1157" w:type="pct"/>
            <w:gridSpan w:val="3"/>
            <w:shd w:val="clear" w:color="auto" w:fill="auto"/>
            <w:noWrap/>
            <w:vAlign w:val="bottom"/>
            <w:hideMark/>
          </w:tcPr>
          <w:p w14:paraId="12F8A1BA"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HNSC</w:t>
            </w:r>
          </w:p>
        </w:tc>
        <w:tc>
          <w:tcPr>
            <w:tcW w:w="1157" w:type="pct"/>
            <w:gridSpan w:val="3"/>
            <w:shd w:val="clear" w:color="auto" w:fill="auto"/>
            <w:noWrap/>
            <w:vAlign w:val="bottom"/>
            <w:hideMark/>
          </w:tcPr>
          <w:p w14:paraId="67612267"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KIRC</w:t>
            </w:r>
          </w:p>
        </w:tc>
      </w:tr>
      <w:tr w:rsidR="00BC4E72" w:rsidRPr="002E12FC" w14:paraId="279B149D" w14:textId="77777777" w:rsidTr="002E12FC">
        <w:trPr>
          <w:trHeight w:val="690"/>
          <w:jc w:val="center"/>
        </w:trPr>
        <w:tc>
          <w:tcPr>
            <w:tcW w:w="370" w:type="pct"/>
            <w:shd w:val="clear" w:color="auto" w:fill="auto"/>
            <w:vAlign w:val="center"/>
            <w:hideMark/>
          </w:tcPr>
          <w:p w14:paraId="683A5982"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Phylostrata</w:t>
            </w:r>
          </w:p>
        </w:tc>
        <w:tc>
          <w:tcPr>
            <w:tcW w:w="386" w:type="pct"/>
            <w:shd w:val="clear" w:color="auto" w:fill="auto"/>
            <w:vAlign w:val="center"/>
            <w:hideMark/>
          </w:tcPr>
          <w:p w14:paraId="2188AD84"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upregulated</w:t>
            </w:r>
          </w:p>
        </w:tc>
        <w:tc>
          <w:tcPr>
            <w:tcW w:w="453" w:type="pct"/>
            <w:shd w:val="clear" w:color="auto" w:fill="auto"/>
            <w:vAlign w:val="center"/>
            <w:hideMark/>
          </w:tcPr>
          <w:p w14:paraId="137559E7"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downregulated</w:t>
            </w:r>
          </w:p>
        </w:tc>
        <w:tc>
          <w:tcPr>
            <w:tcW w:w="319" w:type="pct"/>
            <w:shd w:val="clear" w:color="auto" w:fill="auto"/>
            <w:vAlign w:val="center"/>
            <w:hideMark/>
          </w:tcPr>
          <w:p w14:paraId="1806A832"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Two-sided p-value</w:t>
            </w:r>
          </w:p>
        </w:tc>
        <w:tc>
          <w:tcPr>
            <w:tcW w:w="385" w:type="pct"/>
            <w:shd w:val="clear" w:color="auto" w:fill="auto"/>
            <w:vAlign w:val="center"/>
            <w:hideMark/>
          </w:tcPr>
          <w:p w14:paraId="526F3F42"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upregulated</w:t>
            </w:r>
          </w:p>
        </w:tc>
        <w:tc>
          <w:tcPr>
            <w:tcW w:w="453" w:type="pct"/>
            <w:shd w:val="clear" w:color="auto" w:fill="auto"/>
            <w:vAlign w:val="center"/>
            <w:hideMark/>
          </w:tcPr>
          <w:p w14:paraId="10DAB08E"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downregulated</w:t>
            </w:r>
          </w:p>
        </w:tc>
        <w:tc>
          <w:tcPr>
            <w:tcW w:w="319" w:type="pct"/>
            <w:shd w:val="clear" w:color="auto" w:fill="auto"/>
            <w:vAlign w:val="center"/>
            <w:hideMark/>
          </w:tcPr>
          <w:p w14:paraId="30B3E871"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Two-sided p-value</w:t>
            </w:r>
          </w:p>
        </w:tc>
        <w:tc>
          <w:tcPr>
            <w:tcW w:w="459" w:type="pct"/>
            <w:shd w:val="clear" w:color="auto" w:fill="auto"/>
            <w:vAlign w:val="center"/>
            <w:hideMark/>
          </w:tcPr>
          <w:p w14:paraId="00E8FB04"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upregulated</w:t>
            </w:r>
          </w:p>
        </w:tc>
        <w:tc>
          <w:tcPr>
            <w:tcW w:w="379" w:type="pct"/>
            <w:shd w:val="clear" w:color="auto" w:fill="auto"/>
            <w:vAlign w:val="center"/>
            <w:hideMark/>
          </w:tcPr>
          <w:p w14:paraId="04F27244"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downregulated</w:t>
            </w:r>
          </w:p>
        </w:tc>
        <w:tc>
          <w:tcPr>
            <w:tcW w:w="319" w:type="pct"/>
            <w:shd w:val="clear" w:color="auto" w:fill="auto"/>
            <w:vAlign w:val="center"/>
            <w:hideMark/>
          </w:tcPr>
          <w:p w14:paraId="64165BD1"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Two-sided p-value</w:t>
            </w:r>
          </w:p>
        </w:tc>
        <w:tc>
          <w:tcPr>
            <w:tcW w:w="385" w:type="pct"/>
            <w:shd w:val="clear" w:color="auto" w:fill="auto"/>
            <w:vAlign w:val="center"/>
            <w:hideMark/>
          </w:tcPr>
          <w:p w14:paraId="48CD4058"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upregulated</w:t>
            </w:r>
          </w:p>
        </w:tc>
        <w:tc>
          <w:tcPr>
            <w:tcW w:w="453" w:type="pct"/>
            <w:shd w:val="clear" w:color="auto" w:fill="auto"/>
            <w:vAlign w:val="center"/>
            <w:hideMark/>
          </w:tcPr>
          <w:p w14:paraId="052A3B47"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Number downregulated</w:t>
            </w:r>
          </w:p>
        </w:tc>
        <w:tc>
          <w:tcPr>
            <w:tcW w:w="319" w:type="pct"/>
            <w:shd w:val="clear" w:color="auto" w:fill="auto"/>
            <w:vAlign w:val="center"/>
            <w:hideMark/>
          </w:tcPr>
          <w:p w14:paraId="4030B4F6" w14:textId="77777777" w:rsidR="00BC4E72" w:rsidRPr="002E12FC" w:rsidRDefault="00BC4E72" w:rsidP="002E12FC">
            <w:pPr>
              <w:spacing w:after="0" w:line="276" w:lineRule="auto"/>
              <w:jc w:val="center"/>
              <w:rPr>
                <w:rFonts w:eastAsia="Times New Roman" w:cs="Times New Roman"/>
                <w:b/>
                <w:bCs/>
                <w:color w:val="000000"/>
                <w:sz w:val="14"/>
                <w:szCs w:val="18"/>
                <w:lang w:eastAsia="en-AU"/>
              </w:rPr>
            </w:pPr>
            <w:r w:rsidRPr="002E12FC">
              <w:rPr>
                <w:rFonts w:eastAsia="Times New Roman" w:cs="Times New Roman"/>
                <w:b/>
                <w:bCs/>
                <w:color w:val="000000"/>
                <w:sz w:val="14"/>
                <w:szCs w:val="18"/>
                <w:lang w:eastAsia="en-AU"/>
              </w:rPr>
              <w:t>Two-sided p-value</w:t>
            </w:r>
          </w:p>
        </w:tc>
      </w:tr>
      <w:tr w:rsidR="00BC4E72" w:rsidRPr="002E12FC" w14:paraId="2C6E8C60" w14:textId="77777777" w:rsidTr="002E12FC">
        <w:trPr>
          <w:trHeight w:val="300"/>
          <w:jc w:val="center"/>
        </w:trPr>
        <w:tc>
          <w:tcPr>
            <w:tcW w:w="370" w:type="pct"/>
            <w:shd w:val="clear" w:color="auto" w:fill="auto"/>
            <w:noWrap/>
            <w:vAlign w:val="bottom"/>
            <w:hideMark/>
          </w:tcPr>
          <w:p w14:paraId="03729D4F"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w:t>
            </w:r>
          </w:p>
        </w:tc>
        <w:tc>
          <w:tcPr>
            <w:tcW w:w="386" w:type="pct"/>
            <w:shd w:val="clear" w:color="000000" w:fill="FCE4D6"/>
            <w:noWrap/>
            <w:vAlign w:val="bottom"/>
            <w:hideMark/>
          </w:tcPr>
          <w:p w14:paraId="5F09A41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730</w:t>
            </w:r>
          </w:p>
        </w:tc>
        <w:tc>
          <w:tcPr>
            <w:tcW w:w="453" w:type="pct"/>
            <w:shd w:val="clear" w:color="000000" w:fill="FCE4D6"/>
            <w:noWrap/>
            <w:vAlign w:val="bottom"/>
            <w:hideMark/>
          </w:tcPr>
          <w:p w14:paraId="0FE999C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343</w:t>
            </w:r>
          </w:p>
        </w:tc>
        <w:tc>
          <w:tcPr>
            <w:tcW w:w="319" w:type="pct"/>
            <w:shd w:val="clear" w:color="000000" w:fill="FCE4D6"/>
            <w:noWrap/>
            <w:vAlign w:val="bottom"/>
            <w:hideMark/>
          </w:tcPr>
          <w:p w14:paraId="0FBDCF8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1.19E-32</w:t>
            </w:r>
          </w:p>
        </w:tc>
        <w:tc>
          <w:tcPr>
            <w:tcW w:w="385" w:type="pct"/>
            <w:shd w:val="clear" w:color="000000" w:fill="FCE4D6"/>
            <w:noWrap/>
            <w:vAlign w:val="bottom"/>
            <w:hideMark/>
          </w:tcPr>
          <w:p w14:paraId="7FCE114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619</w:t>
            </w:r>
          </w:p>
        </w:tc>
        <w:tc>
          <w:tcPr>
            <w:tcW w:w="453" w:type="pct"/>
            <w:shd w:val="clear" w:color="000000" w:fill="FCE4D6"/>
            <w:noWrap/>
            <w:vAlign w:val="bottom"/>
            <w:hideMark/>
          </w:tcPr>
          <w:p w14:paraId="1F7AB2D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510</w:t>
            </w:r>
          </w:p>
        </w:tc>
        <w:tc>
          <w:tcPr>
            <w:tcW w:w="319" w:type="pct"/>
            <w:shd w:val="clear" w:color="000000" w:fill="FCE4D6"/>
            <w:noWrap/>
            <w:vAlign w:val="bottom"/>
            <w:hideMark/>
          </w:tcPr>
          <w:p w14:paraId="412B529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2.97E-09</w:t>
            </w:r>
          </w:p>
        </w:tc>
        <w:tc>
          <w:tcPr>
            <w:tcW w:w="459" w:type="pct"/>
            <w:shd w:val="clear" w:color="000000" w:fill="DDEBF7"/>
            <w:noWrap/>
            <w:vAlign w:val="bottom"/>
            <w:hideMark/>
          </w:tcPr>
          <w:p w14:paraId="360C7A6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352</w:t>
            </w:r>
          </w:p>
        </w:tc>
        <w:tc>
          <w:tcPr>
            <w:tcW w:w="379" w:type="pct"/>
            <w:shd w:val="clear" w:color="000000" w:fill="DDEBF7"/>
            <w:noWrap/>
            <w:vAlign w:val="bottom"/>
            <w:hideMark/>
          </w:tcPr>
          <w:p w14:paraId="17C1359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508</w:t>
            </w:r>
          </w:p>
        </w:tc>
        <w:tc>
          <w:tcPr>
            <w:tcW w:w="319" w:type="pct"/>
            <w:shd w:val="clear" w:color="000000" w:fill="DDEBF7"/>
            <w:noWrap/>
            <w:vAlign w:val="bottom"/>
            <w:hideMark/>
          </w:tcPr>
          <w:p w14:paraId="6A327A3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3.33E-05</w:t>
            </w:r>
          </w:p>
        </w:tc>
        <w:tc>
          <w:tcPr>
            <w:tcW w:w="385" w:type="pct"/>
            <w:shd w:val="clear" w:color="000000" w:fill="DDEBF7"/>
            <w:noWrap/>
            <w:vAlign w:val="bottom"/>
            <w:hideMark/>
          </w:tcPr>
          <w:p w14:paraId="2D88447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482</w:t>
            </w:r>
          </w:p>
        </w:tc>
        <w:tc>
          <w:tcPr>
            <w:tcW w:w="453" w:type="pct"/>
            <w:shd w:val="clear" w:color="000000" w:fill="DDEBF7"/>
            <w:noWrap/>
            <w:vAlign w:val="bottom"/>
            <w:hideMark/>
          </w:tcPr>
          <w:p w14:paraId="5FB7359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685</w:t>
            </w:r>
          </w:p>
        </w:tc>
        <w:tc>
          <w:tcPr>
            <w:tcW w:w="319" w:type="pct"/>
            <w:shd w:val="clear" w:color="000000" w:fill="DDEBF7"/>
            <w:noWrap/>
            <w:vAlign w:val="bottom"/>
            <w:hideMark/>
          </w:tcPr>
          <w:p w14:paraId="128FA9B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7.21E-07</w:t>
            </w:r>
          </w:p>
        </w:tc>
      </w:tr>
      <w:tr w:rsidR="00BC4E72" w:rsidRPr="002E12FC" w14:paraId="32828E3F" w14:textId="77777777" w:rsidTr="002E12FC">
        <w:trPr>
          <w:trHeight w:val="300"/>
          <w:jc w:val="center"/>
        </w:trPr>
        <w:tc>
          <w:tcPr>
            <w:tcW w:w="370" w:type="pct"/>
            <w:shd w:val="clear" w:color="auto" w:fill="auto"/>
            <w:noWrap/>
            <w:vAlign w:val="bottom"/>
            <w:hideMark/>
          </w:tcPr>
          <w:p w14:paraId="280C0FE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2</w:t>
            </w:r>
          </w:p>
        </w:tc>
        <w:tc>
          <w:tcPr>
            <w:tcW w:w="386" w:type="pct"/>
            <w:shd w:val="clear" w:color="000000" w:fill="FCE4D6"/>
            <w:noWrap/>
            <w:vAlign w:val="bottom"/>
            <w:hideMark/>
          </w:tcPr>
          <w:p w14:paraId="71C9C56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1821</w:t>
            </w:r>
          </w:p>
        </w:tc>
        <w:tc>
          <w:tcPr>
            <w:tcW w:w="453" w:type="pct"/>
            <w:shd w:val="clear" w:color="000000" w:fill="FCE4D6"/>
            <w:noWrap/>
            <w:vAlign w:val="bottom"/>
            <w:hideMark/>
          </w:tcPr>
          <w:p w14:paraId="64A7407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1026</w:t>
            </w:r>
          </w:p>
        </w:tc>
        <w:tc>
          <w:tcPr>
            <w:tcW w:w="319" w:type="pct"/>
            <w:shd w:val="clear" w:color="000000" w:fill="FCE4D6"/>
            <w:noWrap/>
            <w:vAlign w:val="bottom"/>
            <w:hideMark/>
          </w:tcPr>
          <w:p w14:paraId="7F60B75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5.96E-64</w:t>
            </w:r>
          </w:p>
        </w:tc>
        <w:tc>
          <w:tcPr>
            <w:tcW w:w="385" w:type="pct"/>
            <w:shd w:val="clear" w:color="000000" w:fill="FCE4D6"/>
            <w:noWrap/>
            <w:vAlign w:val="bottom"/>
            <w:hideMark/>
          </w:tcPr>
          <w:p w14:paraId="3C65B76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1703</w:t>
            </w:r>
          </w:p>
        </w:tc>
        <w:tc>
          <w:tcPr>
            <w:tcW w:w="453" w:type="pct"/>
            <w:shd w:val="clear" w:color="000000" w:fill="FCE4D6"/>
            <w:noWrap/>
            <w:vAlign w:val="bottom"/>
            <w:hideMark/>
          </w:tcPr>
          <w:p w14:paraId="253ACD8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1373</w:t>
            </w:r>
          </w:p>
        </w:tc>
        <w:tc>
          <w:tcPr>
            <w:tcW w:w="319" w:type="pct"/>
            <w:shd w:val="clear" w:color="000000" w:fill="FCE4D6"/>
            <w:noWrap/>
            <w:vAlign w:val="bottom"/>
            <w:hideMark/>
          </w:tcPr>
          <w:p w14:paraId="5BEA9FD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4.26E-34</w:t>
            </w:r>
          </w:p>
        </w:tc>
        <w:tc>
          <w:tcPr>
            <w:tcW w:w="459" w:type="pct"/>
            <w:shd w:val="clear" w:color="000000" w:fill="FCE4D6"/>
            <w:noWrap/>
            <w:vAlign w:val="bottom"/>
            <w:hideMark/>
          </w:tcPr>
          <w:p w14:paraId="5302A3A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1083</w:t>
            </w:r>
          </w:p>
        </w:tc>
        <w:tc>
          <w:tcPr>
            <w:tcW w:w="379" w:type="pct"/>
            <w:shd w:val="clear" w:color="000000" w:fill="FCE4D6"/>
            <w:noWrap/>
            <w:vAlign w:val="bottom"/>
            <w:hideMark/>
          </w:tcPr>
          <w:p w14:paraId="274CAEA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1033</w:t>
            </w:r>
          </w:p>
        </w:tc>
        <w:tc>
          <w:tcPr>
            <w:tcW w:w="319" w:type="pct"/>
            <w:shd w:val="clear" w:color="000000" w:fill="FCE4D6"/>
            <w:noWrap/>
            <w:vAlign w:val="bottom"/>
            <w:hideMark/>
          </w:tcPr>
          <w:p w14:paraId="43D63CD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1.75E-05</w:t>
            </w:r>
          </w:p>
        </w:tc>
        <w:tc>
          <w:tcPr>
            <w:tcW w:w="385" w:type="pct"/>
            <w:shd w:val="clear" w:color="auto" w:fill="auto"/>
            <w:noWrap/>
            <w:vAlign w:val="bottom"/>
            <w:hideMark/>
          </w:tcPr>
          <w:p w14:paraId="0CE84EE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1474</w:t>
            </w:r>
          </w:p>
        </w:tc>
        <w:tc>
          <w:tcPr>
            <w:tcW w:w="453" w:type="pct"/>
            <w:shd w:val="clear" w:color="auto" w:fill="auto"/>
            <w:noWrap/>
            <w:vAlign w:val="bottom"/>
            <w:hideMark/>
          </w:tcPr>
          <w:p w14:paraId="4727F57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1569</w:t>
            </w:r>
          </w:p>
        </w:tc>
        <w:tc>
          <w:tcPr>
            <w:tcW w:w="319" w:type="pct"/>
            <w:shd w:val="clear" w:color="auto" w:fill="auto"/>
            <w:noWrap/>
            <w:vAlign w:val="bottom"/>
            <w:hideMark/>
          </w:tcPr>
          <w:p w14:paraId="6300D89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0.587253</w:t>
            </w:r>
          </w:p>
        </w:tc>
      </w:tr>
      <w:tr w:rsidR="00BC4E72" w:rsidRPr="002E12FC" w14:paraId="2163054F" w14:textId="77777777" w:rsidTr="002E12FC">
        <w:trPr>
          <w:trHeight w:val="300"/>
          <w:jc w:val="center"/>
        </w:trPr>
        <w:tc>
          <w:tcPr>
            <w:tcW w:w="370" w:type="pct"/>
            <w:shd w:val="clear" w:color="auto" w:fill="auto"/>
            <w:noWrap/>
            <w:vAlign w:val="bottom"/>
            <w:hideMark/>
          </w:tcPr>
          <w:p w14:paraId="5597DBDB"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3</w:t>
            </w:r>
          </w:p>
        </w:tc>
        <w:tc>
          <w:tcPr>
            <w:tcW w:w="386" w:type="pct"/>
            <w:shd w:val="clear" w:color="auto" w:fill="auto"/>
            <w:noWrap/>
            <w:vAlign w:val="bottom"/>
            <w:hideMark/>
          </w:tcPr>
          <w:p w14:paraId="3DDA39A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81</w:t>
            </w:r>
          </w:p>
        </w:tc>
        <w:tc>
          <w:tcPr>
            <w:tcW w:w="453" w:type="pct"/>
            <w:shd w:val="clear" w:color="auto" w:fill="auto"/>
            <w:noWrap/>
            <w:vAlign w:val="bottom"/>
            <w:hideMark/>
          </w:tcPr>
          <w:p w14:paraId="77E26E0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74</w:t>
            </w:r>
          </w:p>
        </w:tc>
        <w:tc>
          <w:tcPr>
            <w:tcW w:w="319" w:type="pct"/>
            <w:shd w:val="clear" w:color="auto" w:fill="auto"/>
            <w:noWrap/>
            <w:vAlign w:val="bottom"/>
            <w:hideMark/>
          </w:tcPr>
          <w:p w14:paraId="44A3920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0.808344</w:t>
            </w:r>
          </w:p>
        </w:tc>
        <w:tc>
          <w:tcPr>
            <w:tcW w:w="385" w:type="pct"/>
            <w:shd w:val="clear" w:color="auto" w:fill="auto"/>
            <w:noWrap/>
            <w:vAlign w:val="bottom"/>
            <w:hideMark/>
          </w:tcPr>
          <w:p w14:paraId="5226EDA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77</w:t>
            </w:r>
          </w:p>
        </w:tc>
        <w:tc>
          <w:tcPr>
            <w:tcW w:w="453" w:type="pct"/>
            <w:shd w:val="clear" w:color="auto" w:fill="auto"/>
            <w:noWrap/>
            <w:vAlign w:val="bottom"/>
            <w:hideMark/>
          </w:tcPr>
          <w:p w14:paraId="3A777C2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89</w:t>
            </w:r>
          </w:p>
        </w:tc>
        <w:tc>
          <w:tcPr>
            <w:tcW w:w="319" w:type="pct"/>
            <w:shd w:val="clear" w:color="auto" w:fill="auto"/>
            <w:noWrap/>
            <w:vAlign w:val="bottom"/>
            <w:hideMark/>
          </w:tcPr>
          <w:p w14:paraId="14E2BA4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459" w:type="pct"/>
            <w:shd w:val="clear" w:color="auto" w:fill="auto"/>
            <w:noWrap/>
            <w:vAlign w:val="bottom"/>
            <w:hideMark/>
          </w:tcPr>
          <w:p w14:paraId="59106AD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54</w:t>
            </w:r>
          </w:p>
        </w:tc>
        <w:tc>
          <w:tcPr>
            <w:tcW w:w="379" w:type="pct"/>
            <w:shd w:val="clear" w:color="auto" w:fill="auto"/>
            <w:noWrap/>
            <w:vAlign w:val="bottom"/>
            <w:hideMark/>
          </w:tcPr>
          <w:p w14:paraId="65E087E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71</w:t>
            </w:r>
          </w:p>
        </w:tc>
        <w:tc>
          <w:tcPr>
            <w:tcW w:w="319" w:type="pct"/>
            <w:shd w:val="clear" w:color="auto" w:fill="auto"/>
            <w:noWrap/>
            <w:vAlign w:val="bottom"/>
            <w:hideMark/>
          </w:tcPr>
          <w:p w14:paraId="71CAD78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0.365546</w:t>
            </w:r>
          </w:p>
        </w:tc>
        <w:tc>
          <w:tcPr>
            <w:tcW w:w="385" w:type="pct"/>
            <w:shd w:val="clear" w:color="auto" w:fill="auto"/>
            <w:noWrap/>
            <w:vAlign w:val="bottom"/>
            <w:hideMark/>
          </w:tcPr>
          <w:p w14:paraId="0DBA2BE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84</w:t>
            </w:r>
          </w:p>
        </w:tc>
        <w:tc>
          <w:tcPr>
            <w:tcW w:w="453" w:type="pct"/>
            <w:shd w:val="clear" w:color="auto" w:fill="auto"/>
            <w:noWrap/>
            <w:vAlign w:val="bottom"/>
            <w:hideMark/>
          </w:tcPr>
          <w:p w14:paraId="3A32439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89</w:t>
            </w:r>
          </w:p>
        </w:tc>
        <w:tc>
          <w:tcPr>
            <w:tcW w:w="319" w:type="pct"/>
            <w:shd w:val="clear" w:color="auto" w:fill="auto"/>
            <w:noWrap/>
            <w:vAlign w:val="bottom"/>
            <w:hideMark/>
          </w:tcPr>
          <w:p w14:paraId="35588E9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0.93876</w:t>
            </w:r>
          </w:p>
        </w:tc>
      </w:tr>
      <w:tr w:rsidR="00BC4E72" w:rsidRPr="002E12FC" w14:paraId="0459B9CB" w14:textId="77777777" w:rsidTr="002E12FC">
        <w:trPr>
          <w:trHeight w:val="300"/>
          <w:jc w:val="center"/>
        </w:trPr>
        <w:tc>
          <w:tcPr>
            <w:tcW w:w="370" w:type="pct"/>
            <w:shd w:val="clear" w:color="auto" w:fill="auto"/>
            <w:noWrap/>
            <w:vAlign w:val="bottom"/>
            <w:hideMark/>
          </w:tcPr>
          <w:p w14:paraId="6ECF61FE"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4</w:t>
            </w:r>
          </w:p>
        </w:tc>
        <w:tc>
          <w:tcPr>
            <w:tcW w:w="386" w:type="pct"/>
            <w:shd w:val="clear" w:color="000000" w:fill="DDEBF7"/>
            <w:noWrap/>
            <w:vAlign w:val="bottom"/>
            <w:hideMark/>
          </w:tcPr>
          <w:p w14:paraId="24EF334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486</w:t>
            </w:r>
          </w:p>
        </w:tc>
        <w:tc>
          <w:tcPr>
            <w:tcW w:w="453" w:type="pct"/>
            <w:shd w:val="clear" w:color="000000" w:fill="DDEBF7"/>
            <w:noWrap/>
            <w:vAlign w:val="bottom"/>
            <w:hideMark/>
          </w:tcPr>
          <w:p w14:paraId="078E005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619</w:t>
            </w:r>
          </w:p>
        </w:tc>
        <w:tc>
          <w:tcPr>
            <w:tcW w:w="319" w:type="pct"/>
            <w:shd w:val="clear" w:color="000000" w:fill="DDEBF7"/>
            <w:noWrap/>
            <w:vAlign w:val="bottom"/>
            <w:hideMark/>
          </w:tcPr>
          <w:p w14:paraId="6DAF8DC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2.14E-07</w:t>
            </w:r>
          </w:p>
        </w:tc>
        <w:tc>
          <w:tcPr>
            <w:tcW w:w="385" w:type="pct"/>
            <w:shd w:val="clear" w:color="000000" w:fill="DDEBF7"/>
            <w:noWrap/>
            <w:vAlign w:val="bottom"/>
            <w:hideMark/>
          </w:tcPr>
          <w:p w14:paraId="02DFD1E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482</w:t>
            </w:r>
          </w:p>
        </w:tc>
        <w:tc>
          <w:tcPr>
            <w:tcW w:w="453" w:type="pct"/>
            <w:shd w:val="clear" w:color="000000" w:fill="DDEBF7"/>
            <w:noWrap/>
            <w:vAlign w:val="bottom"/>
            <w:hideMark/>
          </w:tcPr>
          <w:p w14:paraId="5F84826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716</w:t>
            </w:r>
          </w:p>
        </w:tc>
        <w:tc>
          <w:tcPr>
            <w:tcW w:w="319" w:type="pct"/>
            <w:shd w:val="clear" w:color="000000" w:fill="DDEBF7"/>
            <w:noWrap/>
            <w:vAlign w:val="bottom"/>
            <w:hideMark/>
          </w:tcPr>
          <w:p w14:paraId="798C84E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2.01E-06</w:t>
            </w:r>
          </w:p>
        </w:tc>
        <w:tc>
          <w:tcPr>
            <w:tcW w:w="459" w:type="pct"/>
            <w:shd w:val="clear" w:color="auto" w:fill="auto"/>
            <w:noWrap/>
            <w:vAlign w:val="bottom"/>
            <w:hideMark/>
          </w:tcPr>
          <w:p w14:paraId="1ED4C6E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349</w:t>
            </w:r>
          </w:p>
        </w:tc>
        <w:tc>
          <w:tcPr>
            <w:tcW w:w="379" w:type="pct"/>
            <w:shd w:val="clear" w:color="auto" w:fill="auto"/>
            <w:noWrap/>
            <w:vAlign w:val="bottom"/>
            <w:hideMark/>
          </w:tcPr>
          <w:p w14:paraId="63DF4BF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433</w:t>
            </w:r>
          </w:p>
        </w:tc>
        <w:tc>
          <w:tcPr>
            <w:tcW w:w="319" w:type="pct"/>
            <w:shd w:val="clear" w:color="auto" w:fill="auto"/>
            <w:noWrap/>
            <w:vAlign w:val="bottom"/>
            <w:hideMark/>
          </w:tcPr>
          <w:p w14:paraId="0872C1A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0.090209</w:t>
            </w:r>
          </w:p>
        </w:tc>
        <w:tc>
          <w:tcPr>
            <w:tcW w:w="385" w:type="pct"/>
            <w:shd w:val="clear" w:color="auto" w:fill="auto"/>
            <w:noWrap/>
            <w:vAlign w:val="bottom"/>
            <w:hideMark/>
          </w:tcPr>
          <w:p w14:paraId="357B61C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533</w:t>
            </w:r>
          </w:p>
        </w:tc>
        <w:tc>
          <w:tcPr>
            <w:tcW w:w="453" w:type="pct"/>
            <w:shd w:val="clear" w:color="auto" w:fill="auto"/>
            <w:noWrap/>
            <w:vAlign w:val="bottom"/>
            <w:hideMark/>
          </w:tcPr>
          <w:p w14:paraId="596402A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639</w:t>
            </w:r>
          </w:p>
        </w:tc>
        <w:tc>
          <w:tcPr>
            <w:tcW w:w="319" w:type="pct"/>
            <w:shd w:val="clear" w:color="auto" w:fill="auto"/>
            <w:noWrap/>
            <w:vAlign w:val="bottom"/>
            <w:hideMark/>
          </w:tcPr>
          <w:p w14:paraId="6CC6092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0.063275</w:t>
            </w:r>
          </w:p>
        </w:tc>
      </w:tr>
      <w:tr w:rsidR="00BC4E72" w:rsidRPr="002E12FC" w14:paraId="3547F459" w14:textId="77777777" w:rsidTr="002E12FC">
        <w:trPr>
          <w:trHeight w:val="300"/>
          <w:jc w:val="center"/>
        </w:trPr>
        <w:tc>
          <w:tcPr>
            <w:tcW w:w="370" w:type="pct"/>
            <w:shd w:val="clear" w:color="auto" w:fill="auto"/>
            <w:noWrap/>
            <w:vAlign w:val="bottom"/>
            <w:hideMark/>
          </w:tcPr>
          <w:p w14:paraId="01396336"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5</w:t>
            </w:r>
          </w:p>
        </w:tc>
        <w:tc>
          <w:tcPr>
            <w:tcW w:w="386" w:type="pct"/>
            <w:shd w:val="clear" w:color="000000" w:fill="DDEBF7"/>
            <w:noWrap/>
            <w:vAlign w:val="bottom"/>
            <w:hideMark/>
          </w:tcPr>
          <w:p w14:paraId="119FC68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230</w:t>
            </w:r>
          </w:p>
        </w:tc>
        <w:tc>
          <w:tcPr>
            <w:tcW w:w="453" w:type="pct"/>
            <w:shd w:val="clear" w:color="000000" w:fill="DDEBF7"/>
            <w:noWrap/>
            <w:vAlign w:val="bottom"/>
            <w:hideMark/>
          </w:tcPr>
          <w:p w14:paraId="398F7CC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342</w:t>
            </w:r>
          </w:p>
        </w:tc>
        <w:tc>
          <w:tcPr>
            <w:tcW w:w="319" w:type="pct"/>
            <w:shd w:val="clear" w:color="000000" w:fill="DDEBF7"/>
            <w:noWrap/>
            <w:vAlign w:val="bottom"/>
            <w:hideMark/>
          </w:tcPr>
          <w:p w14:paraId="50B21CC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4.19E-08</w:t>
            </w:r>
          </w:p>
        </w:tc>
        <w:tc>
          <w:tcPr>
            <w:tcW w:w="385" w:type="pct"/>
            <w:shd w:val="clear" w:color="000000" w:fill="DDEBF7"/>
            <w:noWrap/>
            <w:vAlign w:val="bottom"/>
            <w:hideMark/>
          </w:tcPr>
          <w:p w14:paraId="5C067E2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245</w:t>
            </w:r>
          </w:p>
        </w:tc>
        <w:tc>
          <w:tcPr>
            <w:tcW w:w="453" w:type="pct"/>
            <w:shd w:val="clear" w:color="000000" w:fill="DDEBF7"/>
            <w:noWrap/>
            <w:vAlign w:val="bottom"/>
            <w:hideMark/>
          </w:tcPr>
          <w:p w14:paraId="00221D5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381</w:t>
            </w:r>
          </w:p>
        </w:tc>
        <w:tc>
          <w:tcPr>
            <w:tcW w:w="319" w:type="pct"/>
            <w:shd w:val="clear" w:color="000000" w:fill="DDEBF7"/>
            <w:noWrap/>
            <w:vAlign w:val="bottom"/>
            <w:hideMark/>
          </w:tcPr>
          <w:p w14:paraId="37CC92E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0.000106</w:t>
            </w:r>
          </w:p>
        </w:tc>
        <w:tc>
          <w:tcPr>
            <w:tcW w:w="459" w:type="pct"/>
            <w:shd w:val="clear" w:color="auto" w:fill="auto"/>
            <w:noWrap/>
            <w:vAlign w:val="bottom"/>
            <w:hideMark/>
          </w:tcPr>
          <w:p w14:paraId="3E2BC0B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200</w:t>
            </w:r>
          </w:p>
        </w:tc>
        <w:tc>
          <w:tcPr>
            <w:tcW w:w="379" w:type="pct"/>
            <w:shd w:val="clear" w:color="auto" w:fill="auto"/>
            <w:noWrap/>
            <w:vAlign w:val="bottom"/>
            <w:hideMark/>
          </w:tcPr>
          <w:p w14:paraId="2F8E1CA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196</w:t>
            </w:r>
          </w:p>
        </w:tc>
        <w:tc>
          <w:tcPr>
            <w:tcW w:w="319" w:type="pct"/>
            <w:shd w:val="clear" w:color="auto" w:fill="auto"/>
            <w:noWrap/>
            <w:vAlign w:val="bottom"/>
            <w:hideMark/>
          </w:tcPr>
          <w:p w14:paraId="79EF090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0.211326</w:t>
            </w:r>
          </w:p>
        </w:tc>
        <w:tc>
          <w:tcPr>
            <w:tcW w:w="385" w:type="pct"/>
            <w:shd w:val="clear" w:color="auto" w:fill="auto"/>
            <w:noWrap/>
            <w:vAlign w:val="bottom"/>
            <w:hideMark/>
          </w:tcPr>
          <w:p w14:paraId="6239B51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293</w:t>
            </w:r>
          </w:p>
        </w:tc>
        <w:tc>
          <w:tcPr>
            <w:tcW w:w="453" w:type="pct"/>
            <w:shd w:val="clear" w:color="auto" w:fill="auto"/>
            <w:noWrap/>
            <w:vAlign w:val="bottom"/>
            <w:hideMark/>
          </w:tcPr>
          <w:p w14:paraId="5AE44C7A"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323</w:t>
            </w:r>
          </w:p>
        </w:tc>
        <w:tc>
          <w:tcPr>
            <w:tcW w:w="319" w:type="pct"/>
            <w:shd w:val="clear" w:color="auto" w:fill="auto"/>
            <w:noWrap/>
            <w:vAlign w:val="bottom"/>
            <w:hideMark/>
          </w:tcPr>
          <w:p w14:paraId="0356D57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0.834232</w:t>
            </w:r>
          </w:p>
        </w:tc>
      </w:tr>
      <w:tr w:rsidR="00BC4E72" w:rsidRPr="002E12FC" w14:paraId="1F8B42A2" w14:textId="77777777" w:rsidTr="002E12FC">
        <w:trPr>
          <w:trHeight w:val="300"/>
          <w:jc w:val="center"/>
        </w:trPr>
        <w:tc>
          <w:tcPr>
            <w:tcW w:w="370" w:type="pct"/>
            <w:shd w:val="clear" w:color="auto" w:fill="auto"/>
            <w:noWrap/>
            <w:vAlign w:val="bottom"/>
            <w:hideMark/>
          </w:tcPr>
          <w:p w14:paraId="2475C41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6</w:t>
            </w:r>
          </w:p>
        </w:tc>
        <w:tc>
          <w:tcPr>
            <w:tcW w:w="386" w:type="pct"/>
            <w:shd w:val="clear" w:color="000000" w:fill="DDEBF7"/>
            <w:noWrap/>
            <w:vAlign w:val="bottom"/>
            <w:hideMark/>
          </w:tcPr>
          <w:p w14:paraId="54EF697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198</w:t>
            </w:r>
          </w:p>
        </w:tc>
        <w:tc>
          <w:tcPr>
            <w:tcW w:w="453" w:type="pct"/>
            <w:shd w:val="clear" w:color="000000" w:fill="DDEBF7"/>
            <w:noWrap/>
            <w:vAlign w:val="bottom"/>
            <w:hideMark/>
          </w:tcPr>
          <w:p w14:paraId="7FADB0E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299</w:t>
            </w:r>
          </w:p>
        </w:tc>
        <w:tc>
          <w:tcPr>
            <w:tcW w:w="319" w:type="pct"/>
            <w:shd w:val="clear" w:color="000000" w:fill="DDEBF7"/>
            <w:noWrap/>
            <w:vAlign w:val="bottom"/>
            <w:hideMark/>
          </w:tcPr>
          <w:p w14:paraId="456964D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1.51E-07</w:t>
            </w:r>
          </w:p>
        </w:tc>
        <w:tc>
          <w:tcPr>
            <w:tcW w:w="385" w:type="pct"/>
            <w:shd w:val="clear" w:color="000000" w:fill="DDEBF7"/>
            <w:noWrap/>
            <w:vAlign w:val="bottom"/>
            <w:hideMark/>
          </w:tcPr>
          <w:p w14:paraId="774F5A5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196</w:t>
            </w:r>
          </w:p>
        </w:tc>
        <w:tc>
          <w:tcPr>
            <w:tcW w:w="453" w:type="pct"/>
            <w:shd w:val="clear" w:color="000000" w:fill="DDEBF7"/>
            <w:noWrap/>
            <w:vAlign w:val="bottom"/>
            <w:hideMark/>
          </w:tcPr>
          <w:p w14:paraId="3A4A60BA"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326</w:t>
            </w:r>
          </w:p>
        </w:tc>
        <w:tc>
          <w:tcPr>
            <w:tcW w:w="319" w:type="pct"/>
            <w:shd w:val="clear" w:color="000000" w:fill="DDEBF7"/>
            <w:noWrap/>
            <w:vAlign w:val="bottom"/>
            <w:hideMark/>
          </w:tcPr>
          <w:p w14:paraId="526D893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1.99E-05</w:t>
            </w:r>
          </w:p>
        </w:tc>
        <w:tc>
          <w:tcPr>
            <w:tcW w:w="459" w:type="pct"/>
            <w:shd w:val="clear" w:color="000000" w:fill="DDEBF7"/>
            <w:noWrap/>
            <w:vAlign w:val="bottom"/>
            <w:hideMark/>
          </w:tcPr>
          <w:p w14:paraId="4F363EC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134</w:t>
            </w:r>
          </w:p>
        </w:tc>
        <w:tc>
          <w:tcPr>
            <w:tcW w:w="379" w:type="pct"/>
            <w:shd w:val="clear" w:color="000000" w:fill="DDEBF7"/>
            <w:noWrap/>
            <w:vAlign w:val="bottom"/>
            <w:hideMark/>
          </w:tcPr>
          <w:p w14:paraId="6F122CE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192</w:t>
            </w:r>
          </w:p>
        </w:tc>
        <w:tc>
          <w:tcPr>
            <w:tcW w:w="319" w:type="pct"/>
            <w:shd w:val="clear" w:color="000000" w:fill="DDEBF7"/>
            <w:noWrap/>
            <w:vAlign w:val="bottom"/>
            <w:hideMark/>
          </w:tcPr>
          <w:p w14:paraId="275296D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0.019161</w:t>
            </w:r>
          </w:p>
        </w:tc>
        <w:tc>
          <w:tcPr>
            <w:tcW w:w="385" w:type="pct"/>
            <w:shd w:val="clear" w:color="auto" w:fill="auto"/>
            <w:noWrap/>
            <w:vAlign w:val="bottom"/>
            <w:hideMark/>
          </w:tcPr>
          <w:p w14:paraId="267214B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233</w:t>
            </w:r>
          </w:p>
        </w:tc>
        <w:tc>
          <w:tcPr>
            <w:tcW w:w="453" w:type="pct"/>
            <w:shd w:val="clear" w:color="auto" w:fill="auto"/>
            <w:noWrap/>
            <w:vAlign w:val="bottom"/>
            <w:hideMark/>
          </w:tcPr>
          <w:p w14:paraId="0191A36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276</w:t>
            </w:r>
          </w:p>
        </w:tc>
        <w:tc>
          <w:tcPr>
            <w:tcW w:w="319" w:type="pct"/>
            <w:shd w:val="clear" w:color="auto" w:fill="auto"/>
            <w:noWrap/>
            <w:vAlign w:val="bottom"/>
            <w:hideMark/>
          </w:tcPr>
          <w:p w14:paraId="4B37322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0.314237</w:t>
            </w:r>
          </w:p>
        </w:tc>
      </w:tr>
      <w:tr w:rsidR="00BC4E72" w:rsidRPr="002E12FC" w14:paraId="729E1A7E" w14:textId="77777777" w:rsidTr="002E12FC">
        <w:trPr>
          <w:trHeight w:val="300"/>
          <w:jc w:val="center"/>
        </w:trPr>
        <w:tc>
          <w:tcPr>
            <w:tcW w:w="370" w:type="pct"/>
            <w:shd w:val="clear" w:color="auto" w:fill="auto"/>
            <w:noWrap/>
            <w:vAlign w:val="bottom"/>
            <w:hideMark/>
          </w:tcPr>
          <w:p w14:paraId="3C87FE98"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7</w:t>
            </w:r>
          </w:p>
        </w:tc>
        <w:tc>
          <w:tcPr>
            <w:tcW w:w="386" w:type="pct"/>
            <w:shd w:val="clear" w:color="000000" w:fill="DDEBF7"/>
            <w:noWrap/>
            <w:vAlign w:val="bottom"/>
            <w:hideMark/>
          </w:tcPr>
          <w:p w14:paraId="483EDA7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31</w:t>
            </w:r>
          </w:p>
        </w:tc>
        <w:tc>
          <w:tcPr>
            <w:tcW w:w="453" w:type="pct"/>
            <w:shd w:val="clear" w:color="000000" w:fill="DDEBF7"/>
            <w:noWrap/>
            <w:vAlign w:val="bottom"/>
            <w:hideMark/>
          </w:tcPr>
          <w:p w14:paraId="2E5011D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114</w:t>
            </w:r>
          </w:p>
        </w:tc>
        <w:tc>
          <w:tcPr>
            <w:tcW w:w="319" w:type="pct"/>
            <w:shd w:val="clear" w:color="000000" w:fill="DDEBF7"/>
            <w:noWrap/>
            <w:vAlign w:val="bottom"/>
            <w:hideMark/>
          </w:tcPr>
          <w:p w14:paraId="50C98D0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1.12E-13</w:t>
            </w:r>
          </w:p>
        </w:tc>
        <w:tc>
          <w:tcPr>
            <w:tcW w:w="385" w:type="pct"/>
            <w:shd w:val="clear" w:color="000000" w:fill="DDEBF7"/>
            <w:noWrap/>
            <w:vAlign w:val="bottom"/>
            <w:hideMark/>
          </w:tcPr>
          <w:p w14:paraId="5F33D4D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30</w:t>
            </w:r>
          </w:p>
        </w:tc>
        <w:tc>
          <w:tcPr>
            <w:tcW w:w="453" w:type="pct"/>
            <w:shd w:val="clear" w:color="000000" w:fill="DDEBF7"/>
            <w:noWrap/>
            <w:vAlign w:val="bottom"/>
            <w:hideMark/>
          </w:tcPr>
          <w:p w14:paraId="6278A4F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113</w:t>
            </w:r>
          </w:p>
        </w:tc>
        <w:tc>
          <w:tcPr>
            <w:tcW w:w="319" w:type="pct"/>
            <w:shd w:val="clear" w:color="000000" w:fill="DDEBF7"/>
            <w:noWrap/>
            <w:vAlign w:val="bottom"/>
            <w:hideMark/>
          </w:tcPr>
          <w:p w14:paraId="495CF99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1.70E-10</w:t>
            </w:r>
          </w:p>
        </w:tc>
        <w:tc>
          <w:tcPr>
            <w:tcW w:w="459" w:type="pct"/>
            <w:shd w:val="clear" w:color="auto" w:fill="auto"/>
            <w:noWrap/>
            <w:vAlign w:val="bottom"/>
            <w:hideMark/>
          </w:tcPr>
          <w:p w14:paraId="0EE0AEC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37</w:t>
            </w:r>
          </w:p>
        </w:tc>
        <w:tc>
          <w:tcPr>
            <w:tcW w:w="379" w:type="pct"/>
            <w:shd w:val="clear" w:color="auto" w:fill="auto"/>
            <w:noWrap/>
            <w:vAlign w:val="bottom"/>
            <w:hideMark/>
          </w:tcPr>
          <w:p w14:paraId="5C9D478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48</w:t>
            </w:r>
          </w:p>
        </w:tc>
        <w:tc>
          <w:tcPr>
            <w:tcW w:w="319" w:type="pct"/>
            <w:shd w:val="clear" w:color="auto" w:fill="auto"/>
            <w:noWrap/>
            <w:vAlign w:val="bottom"/>
            <w:hideMark/>
          </w:tcPr>
          <w:p w14:paraId="18CEEED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0.512044</w:t>
            </w:r>
          </w:p>
        </w:tc>
        <w:tc>
          <w:tcPr>
            <w:tcW w:w="385" w:type="pct"/>
            <w:shd w:val="clear" w:color="auto" w:fill="auto"/>
            <w:noWrap/>
            <w:vAlign w:val="bottom"/>
            <w:hideMark/>
          </w:tcPr>
          <w:p w14:paraId="55ACDF2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64</w:t>
            </w:r>
          </w:p>
        </w:tc>
        <w:tc>
          <w:tcPr>
            <w:tcW w:w="453" w:type="pct"/>
            <w:shd w:val="clear" w:color="auto" w:fill="auto"/>
            <w:noWrap/>
            <w:vAlign w:val="bottom"/>
            <w:hideMark/>
          </w:tcPr>
          <w:p w14:paraId="63F8E3F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69</w:t>
            </w:r>
          </w:p>
        </w:tc>
        <w:tc>
          <w:tcPr>
            <w:tcW w:w="319" w:type="pct"/>
            <w:shd w:val="clear" w:color="auto" w:fill="auto"/>
            <w:noWrap/>
            <w:vAlign w:val="bottom"/>
            <w:hideMark/>
          </w:tcPr>
          <w:p w14:paraId="5E4E083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r>
      <w:tr w:rsidR="00BC4E72" w:rsidRPr="002E12FC" w14:paraId="32AAC98B" w14:textId="77777777" w:rsidTr="002E12FC">
        <w:trPr>
          <w:trHeight w:val="300"/>
          <w:jc w:val="center"/>
        </w:trPr>
        <w:tc>
          <w:tcPr>
            <w:tcW w:w="370" w:type="pct"/>
            <w:shd w:val="clear" w:color="auto" w:fill="auto"/>
            <w:noWrap/>
            <w:vAlign w:val="bottom"/>
            <w:hideMark/>
          </w:tcPr>
          <w:p w14:paraId="366B3EEC"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8</w:t>
            </w:r>
          </w:p>
        </w:tc>
        <w:tc>
          <w:tcPr>
            <w:tcW w:w="386" w:type="pct"/>
            <w:shd w:val="clear" w:color="000000" w:fill="DDEBF7"/>
            <w:noWrap/>
            <w:vAlign w:val="bottom"/>
            <w:hideMark/>
          </w:tcPr>
          <w:p w14:paraId="4B59B3F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378</w:t>
            </w:r>
          </w:p>
        </w:tc>
        <w:tc>
          <w:tcPr>
            <w:tcW w:w="453" w:type="pct"/>
            <w:shd w:val="clear" w:color="000000" w:fill="DDEBF7"/>
            <w:noWrap/>
            <w:vAlign w:val="bottom"/>
            <w:hideMark/>
          </w:tcPr>
          <w:p w14:paraId="4B5A92A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762</w:t>
            </w:r>
          </w:p>
        </w:tc>
        <w:tc>
          <w:tcPr>
            <w:tcW w:w="319" w:type="pct"/>
            <w:shd w:val="clear" w:color="000000" w:fill="DDEBF7"/>
            <w:noWrap/>
            <w:vAlign w:val="bottom"/>
            <w:hideMark/>
          </w:tcPr>
          <w:p w14:paraId="6CB7FA4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3.97E-40</w:t>
            </w:r>
          </w:p>
        </w:tc>
        <w:tc>
          <w:tcPr>
            <w:tcW w:w="385" w:type="pct"/>
            <w:shd w:val="clear" w:color="000000" w:fill="DDEBF7"/>
            <w:noWrap/>
            <w:vAlign w:val="bottom"/>
            <w:hideMark/>
          </w:tcPr>
          <w:p w14:paraId="6909AD8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406</w:t>
            </w:r>
          </w:p>
        </w:tc>
        <w:tc>
          <w:tcPr>
            <w:tcW w:w="453" w:type="pct"/>
            <w:shd w:val="clear" w:color="000000" w:fill="DDEBF7"/>
            <w:noWrap/>
            <w:vAlign w:val="bottom"/>
            <w:hideMark/>
          </w:tcPr>
          <w:p w14:paraId="3352897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723</w:t>
            </w:r>
          </w:p>
        </w:tc>
        <w:tc>
          <w:tcPr>
            <w:tcW w:w="319" w:type="pct"/>
            <w:shd w:val="clear" w:color="000000" w:fill="DDEBF7"/>
            <w:noWrap/>
            <w:vAlign w:val="bottom"/>
            <w:hideMark/>
          </w:tcPr>
          <w:p w14:paraId="0070F61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9.93E-15</w:t>
            </w:r>
          </w:p>
        </w:tc>
        <w:tc>
          <w:tcPr>
            <w:tcW w:w="459" w:type="pct"/>
            <w:shd w:val="clear" w:color="auto" w:fill="auto"/>
            <w:noWrap/>
            <w:vAlign w:val="bottom"/>
            <w:hideMark/>
          </w:tcPr>
          <w:p w14:paraId="089CE7D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369</w:t>
            </w:r>
          </w:p>
        </w:tc>
        <w:tc>
          <w:tcPr>
            <w:tcW w:w="379" w:type="pct"/>
            <w:shd w:val="clear" w:color="auto" w:fill="auto"/>
            <w:noWrap/>
            <w:vAlign w:val="bottom"/>
            <w:hideMark/>
          </w:tcPr>
          <w:p w14:paraId="0676A15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388</w:t>
            </w:r>
          </w:p>
        </w:tc>
        <w:tc>
          <w:tcPr>
            <w:tcW w:w="319" w:type="pct"/>
            <w:shd w:val="clear" w:color="auto" w:fill="auto"/>
            <w:noWrap/>
            <w:vAlign w:val="bottom"/>
            <w:hideMark/>
          </w:tcPr>
          <w:p w14:paraId="10172B4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0.458359</w:t>
            </w:r>
          </w:p>
        </w:tc>
        <w:tc>
          <w:tcPr>
            <w:tcW w:w="385" w:type="pct"/>
            <w:shd w:val="clear" w:color="000000" w:fill="FCE4D6"/>
            <w:noWrap/>
            <w:vAlign w:val="bottom"/>
            <w:hideMark/>
          </w:tcPr>
          <w:p w14:paraId="63E32CB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592</w:t>
            </w:r>
          </w:p>
        </w:tc>
        <w:tc>
          <w:tcPr>
            <w:tcW w:w="453" w:type="pct"/>
            <w:shd w:val="clear" w:color="000000" w:fill="FCE4D6"/>
            <w:noWrap/>
            <w:vAlign w:val="bottom"/>
            <w:hideMark/>
          </w:tcPr>
          <w:p w14:paraId="1D38929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539</w:t>
            </w:r>
          </w:p>
        </w:tc>
        <w:tc>
          <w:tcPr>
            <w:tcW w:w="319" w:type="pct"/>
            <w:shd w:val="clear" w:color="000000" w:fill="FCE4D6"/>
            <w:noWrap/>
            <w:vAlign w:val="bottom"/>
            <w:hideMark/>
          </w:tcPr>
          <w:p w14:paraId="1E5B612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0.001935</w:t>
            </w:r>
          </w:p>
        </w:tc>
      </w:tr>
      <w:tr w:rsidR="00BC4E72" w:rsidRPr="002E12FC" w14:paraId="16FE8EFF" w14:textId="77777777" w:rsidTr="002E12FC">
        <w:trPr>
          <w:trHeight w:val="300"/>
          <w:jc w:val="center"/>
        </w:trPr>
        <w:tc>
          <w:tcPr>
            <w:tcW w:w="370" w:type="pct"/>
            <w:shd w:val="clear" w:color="auto" w:fill="auto"/>
            <w:noWrap/>
            <w:vAlign w:val="bottom"/>
            <w:hideMark/>
          </w:tcPr>
          <w:p w14:paraId="5D02B20F"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9</w:t>
            </w:r>
          </w:p>
        </w:tc>
        <w:tc>
          <w:tcPr>
            <w:tcW w:w="386" w:type="pct"/>
            <w:shd w:val="clear" w:color="000000" w:fill="DDEBF7"/>
            <w:noWrap/>
            <w:vAlign w:val="bottom"/>
            <w:hideMark/>
          </w:tcPr>
          <w:p w14:paraId="4B75DE1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57</w:t>
            </w:r>
          </w:p>
        </w:tc>
        <w:tc>
          <w:tcPr>
            <w:tcW w:w="453" w:type="pct"/>
            <w:shd w:val="clear" w:color="000000" w:fill="DDEBF7"/>
            <w:noWrap/>
            <w:vAlign w:val="bottom"/>
            <w:hideMark/>
          </w:tcPr>
          <w:p w14:paraId="03D6D14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115</w:t>
            </w:r>
          </w:p>
        </w:tc>
        <w:tc>
          <w:tcPr>
            <w:tcW w:w="319" w:type="pct"/>
            <w:shd w:val="clear" w:color="000000" w:fill="DDEBF7"/>
            <w:noWrap/>
            <w:vAlign w:val="bottom"/>
            <w:hideMark/>
          </w:tcPr>
          <w:p w14:paraId="632698D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1.43E-06</w:t>
            </w:r>
          </w:p>
        </w:tc>
        <w:tc>
          <w:tcPr>
            <w:tcW w:w="385" w:type="pct"/>
            <w:shd w:val="clear" w:color="000000" w:fill="DDEBF7"/>
            <w:noWrap/>
            <w:vAlign w:val="bottom"/>
            <w:hideMark/>
          </w:tcPr>
          <w:p w14:paraId="5AC204A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50</w:t>
            </w:r>
          </w:p>
        </w:tc>
        <w:tc>
          <w:tcPr>
            <w:tcW w:w="453" w:type="pct"/>
            <w:shd w:val="clear" w:color="000000" w:fill="DDEBF7"/>
            <w:noWrap/>
            <w:vAlign w:val="bottom"/>
            <w:hideMark/>
          </w:tcPr>
          <w:p w14:paraId="6038B23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93</w:t>
            </w:r>
          </w:p>
        </w:tc>
        <w:tc>
          <w:tcPr>
            <w:tcW w:w="319" w:type="pct"/>
            <w:shd w:val="clear" w:color="000000" w:fill="DDEBF7"/>
            <w:noWrap/>
            <w:vAlign w:val="bottom"/>
            <w:hideMark/>
          </w:tcPr>
          <w:p w14:paraId="7A19A90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0.005166</w:t>
            </w:r>
          </w:p>
        </w:tc>
        <w:tc>
          <w:tcPr>
            <w:tcW w:w="459" w:type="pct"/>
            <w:shd w:val="clear" w:color="auto" w:fill="auto"/>
            <w:noWrap/>
            <w:vAlign w:val="bottom"/>
            <w:hideMark/>
          </w:tcPr>
          <w:p w14:paraId="4575F1C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45</w:t>
            </w:r>
          </w:p>
        </w:tc>
        <w:tc>
          <w:tcPr>
            <w:tcW w:w="379" w:type="pct"/>
            <w:shd w:val="clear" w:color="auto" w:fill="auto"/>
            <w:noWrap/>
            <w:vAlign w:val="bottom"/>
            <w:hideMark/>
          </w:tcPr>
          <w:p w14:paraId="58C8DB0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50</w:t>
            </w:r>
          </w:p>
        </w:tc>
        <w:tc>
          <w:tcPr>
            <w:tcW w:w="319" w:type="pct"/>
            <w:shd w:val="clear" w:color="auto" w:fill="auto"/>
            <w:noWrap/>
            <w:vAlign w:val="bottom"/>
            <w:hideMark/>
          </w:tcPr>
          <w:p w14:paraId="2C87417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385" w:type="pct"/>
            <w:shd w:val="clear" w:color="000000" w:fill="FCE4D6"/>
            <w:noWrap/>
            <w:vAlign w:val="bottom"/>
            <w:hideMark/>
          </w:tcPr>
          <w:p w14:paraId="5BE6FBE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87</w:t>
            </w:r>
          </w:p>
        </w:tc>
        <w:tc>
          <w:tcPr>
            <w:tcW w:w="453" w:type="pct"/>
            <w:shd w:val="clear" w:color="000000" w:fill="FCE4D6"/>
            <w:noWrap/>
            <w:vAlign w:val="bottom"/>
            <w:hideMark/>
          </w:tcPr>
          <w:p w14:paraId="475A6A9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67</w:t>
            </w:r>
          </w:p>
        </w:tc>
        <w:tc>
          <w:tcPr>
            <w:tcW w:w="319" w:type="pct"/>
            <w:shd w:val="clear" w:color="000000" w:fill="FCE4D6"/>
            <w:noWrap/>
            <w:vAlign w:val="bottom"/>
            <w:hideMark/>
          </w:tcPr>
          <w:p w14:paraId="72B7F9F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0.034585</w:t>
            </w:r>
          </w:p>
        </w:tc>
      </w:tr>
      <w:tr w:rsidR="00BC4E72" w:rsidRPr="002E12FC" w14:paraId="2371FA17" w14:textId="77777777" w:rsidTr="002E12FC">
        <w:trPr>
          <w:trHeight w:val="300"/>
          <w:jc w:val="center"/>
        </w:trPr>
        <w:tc>
          <w:tcPr>
            <w:tcW w:w="370" w:type="pct"/>
            <w:shd w:val="clear" w:color="auto" w:fill="auto"/>
            <w:noWrap/>
            <w:vAlign w:val="bottom"/>
            <w:hideMark/>
          </w:tcPr>
          <w:p w14:paraId="3EC07AB8"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10</w:t>
            </w:r>
          </w:p>
        </w:tc>
        <w:tc>
          <w:tcPr>
            <w:tcW w:w="386" w:type="pct"/>
            <w:shd w:val="clear" w:color="auto" w:fill="auto"/>
            <w:noWrap/>
            <w:vAlign w:val="bottom"/>
            <w:hideMark/>
          </w:tcPr>
          <w:p w14:paraId="7930B38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40</w:t>
            </w:r>
          </w:p>
        </w:tc>
        <w:tc>
          <w:tcPr>
            <w:tcW w:w="453" w:type="pct"/>
            <w:shd w:val="clear" w:color="auto" w:fill="auto"/>
            <w:noWrap/>
            <w:vAlign w:val="bottom"/>
            <w:hideMark/>
          </w:tcPr>
          <w:p w14:paraId="5C63C48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57</w:t>
            </w:r>
          </w:p>
        </w:tc>
        <w:tc>
          <w:tcPr>
            <w:tcW w:w="319" w:type="pct"/>
            <w:shd w:val="clear" w:color="auto" w:fill="auto"/>
            <w:noWrap/>
            <w:vAlign w:val="bottom"/>
            <w:hideMark/>
          </w:tcPr>
          <w:p w14:paraId="7A76D5A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0.05205</w:t>
            </w:r>
          </w:p>
        </w:tc>
        <w:tc>
          <w:tcPr>
            <w:tcW w:w="385" w:type="pct"/>
            <w:shd w:val="clear" w:color="auto" w:fill="auto"/>
            <w:noWrap/>
            <w:vAlign w:val="bottom"/>
            <w:hideMark/>
          </w:tcPr>
          <w:p w14:paraId="3BEEDEA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36</w:t>
            </w:r>
          </w:p>
        </w:tc>
        <w:tc>
          <w:tcPr>
            <w:tcW w:w="453" w:type="pct"/>
            <w:shd w:val="clear" w:color="auto" w:fill="auto"/>
            <w:noWrap/>
            <w:vAlign w:val="bottom"/>
            <w:hideMark/>
          </w:tcPr>
          <w:p w14:paraId="55E1747A"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37</w:t>
            </w:r>
          </w:p>
        </w:tc>
        <w:tc>
          <w:tcPr>
            <w:tcW w:w="319" w:type="pct"/>
            <w:shd w:val="clear" w:color="auto" w:fill="auto"/>
            <w:noWrap/>
            <w:vAlign w:val="bottom"/>
            <w:hideMark/>
          </w:tcPr>
          <w:p w14:paraId="453E602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0.639942</w:t>
            </w:r>
          </w:p>
        </w:tc>
        <w:tc>
          <w:tcPr>
            <w:tcW w:w="459" w:type="pct"/>
            <w:shd w:val="clear" w:color="auto" w:fill="auto"/>
            <w:noWrap/>
            <w:vAlign w:val="bottom"/>
            <w:hideMark/>
          </w:tcPr>
          <w:p w14:paraId="04FBD7B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26</w:t>
            </w:r>
          </w:p>
        </w:tc>
        <w:tc>
          <w:tcPr>
            <w:tcW w:w="379" w:type="pct"/>
            <w:shd w:val="clear" w:color="auto" w:fill="auto"/>
            <w:noWrap/>
            <w:vAlign w:val="bottom"/>
            <w:hideMark/>
          </w:tcPr>
          <w:p w14:paraId="4C8E702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26</w:t>
            </w:r>
          </w:p>
        </w:tc>
        <w:tc>
          <w:tcPr>
            <w:tcW w:w="319" w:type="pct"/>
            <w:shd w:val="clear" w:color="auto" w:fill="auto"/>
            <w:noWrap/>
            <w:vAlign w:val="bottom"/>
            <w:hideMark/>
          </w:tcPr>
          <w:p w14:paraId="0F7058C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0.780797</w:t>
            </w:r>
          </w:p>
        </w:tc>
        <w:tc>
          <w:tcPr>
            <w:tcW w:w="385" w:type="pct"/>
            <w:shd w:val="clear" w:color="000000" w:fill="FCE4D6"/>
            <w:noWrap/>
            <w:vAlign w:val="bottom"/>
            <w:hideMark/>
          </w:tcPr>
          <w:p w14:paraId="640A023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52</w:t>
            </w:r>
          </w:p>
        </w:tc>
        <w:tc>
          <w:tcPr>
            <w:tcW w:w="453" w:type="pct"/>
            <w:shd w:val="clear" w:color="000000" w:fill="FCE4D6"/>
            <w:noWrap/>
            <w:vAlign w:val="bottom"/>
            <w:hideMark/>
          </w:tcPr>
          <w:p w14:paraId="6F03B57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33</w:t>
            </w:r>
          </w:p>
        </w:tc>
        <w:tc>
          <w:tcPr>
            <w:tcW w:w="319" w:type="pct"/>
            <w:shd w:val="clear" w:color="000000" w:fill="FCE4D6"/>
            <w:noWrap/>
            <w:vAlign w:val="bottom"/>
            <w:hideMark/>
          </w:tcPr>
          <w:p w14:paraId="7C56A7D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0.016208</w:t>
            </w:r>
          </w:p>
        </w:tc>
      </w:tr>
      <w:tr w:rsidR="00BC4E72" w:rsidRPr="002E12FC" w14:paraId="158D8033" w14:textId="77777777" w:rsidTr="002E12FC">
        <w:trPr>
          <w:trHeight w:val="300"/>
          <w:jc w:val="center"/>
        </w:trPr>
        <w:tc>
          <w:tcPr>
            <w:tcW w:w="370" w:type="pct"/>
            <w:shd w:val="clear" w:color="auto" w:fill="auto"/>
            <w:noWrap/>
            <w:vAlign w:val="bottom"/>
            <w:hideMark/>
          </w:tcPr>
          <w:p w14:paraId="6693F821"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11</w:t>
            </w:r>
          </w:p>
        </w:tc>
        <w:tc>
          <w:tcPr>
            <w:tcW w:w="386" w:type="pct"/>
            <w:shd w:val="clear" w:color="000000" w:fill="DDEBF7"/>
            <w:noWrap/>
            <w:vAlign w:val="bottom"/>
            <w:hideMark/>
          </w:tcPr>
          <w:p w14:paraId="55A2F78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40</w:t>
            </w:r>
          </w:p>
        </w:tc>
        <w:tc>
          <w:tcPr>
            <w:tcW w:w="453" w:type="pct"/>
            <w:shd w:val="clear" w:color="000000" w:fill="DDEBF7"/>
            <w:noWrap/>
            <w:vAlign w:val="bottom"/>
            <w:hideMark/>
          </w:tcPr>
          <w:p w14:paraId="67FF0BA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69</w:t>
            </w:r>
          </w:p>
        </w:tc>
        <w:tc>
          <w:tcPr>
            <w:tcW w:w="319" w:type="pct"/>
            <w:shd w:val="clear" w:color="000000" w:fill="DDEBF7"/>
            <w:noWrap/>
            <w:vAlign w:val="bottom"/>
            <w:hideMark/>
          </w:tcPr>
          <w:p w14:paraId="3E6FBB9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0.002637</w:t>
            </w:r>
          </w:p>
        </w:tc>
        <w:tc>
          <w:tcPr>
            <w:tcW w:w="385" w:type="pct"/>
            <w:shd w:val="clear" w:color="auto" w:fill="auto"/>
            <w:noWrap/>
            <w:vAlign w:val="bottom"/>
            <w:hideMark/>
          </w:tcPr>
          <w:p w14:paraId="5F7BB41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49</w:t>
            </w:r>
          </w:p>
        </w:tc>
        <w:tc>
          <w:tcPr>
            <w:tcW w:w="453" w:type="pct"/>
            <w:shd w:val="clear" w:color="auto" w:fill="auto"/>
            <w:noWrap/>
            <w:vAlign w:val="bottom"/>
            <w:hideMark/>
          </w:tcPr>
          <w:p w14:paraId="27B7DCD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48</w:t>
            </w:r>
          </w:p>
        </w:tc>
        <w:tc>
          <w:tcPr>
            <w:tcW w:w="319" w:type="pct"/>
            <w:shd w:val="clear" w:color="auto" w:fill="auto"/>
            <w:noWrap/>
            <w:vAlign w:val="bottom"/>
            <w:hideMark/>
          </w:tcPr>
          <w:p w14:paraId="539F4CAA"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0.474165</w:t>
            </w:r>
          </w:p>
        </w:tc>
        <w:tc>
          <w:tcPr>
            <w:tcW w:w="459" w:type="pct"/>
            <w:shd w:val="clear" w:color="auto" w:fill="auto"/>
            <w:noWrap/>
            <w:vAlign w:val="bottom"/>
            <w:hideMark/>
          </w:tcPr>
          <w:p w14:paraId="214CF09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32</w:t>
            </w:r>
          </w:p>
        </w:tc>
        <w:tc>
          <w:tcPr>
            <w:tcW w:w="379" w:type="pct"/>
            <w:shd w:val="clear" w:color="auto" w:fill="auto"/>
            <w:noWrap/>
            <w:vAlign w:val="bottom"/>
            <w:hideMark/>
          </w:tcPr>
          <w:p w14:paraId="1FB5F09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35</w:t>
            </w:r>
          </w:p>
        </w:tc>
        <w:tc>
          <w:tcPr>
            <w:tcW w:w="319" w:type="pct"/>
            <w:shd w:val="clear" w:color="auto" w:fill="auto"/>
            <w:noWrap/>
            <w:vAlign w:val="bottom"/>
            <w:hideMark/>
          </w:tcPr>
          <w:p w14:paraId="21DB019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385" w:type="pct"/>
            <w:shd w:val="clear" w:color="000000" w:fill="FCE4D6"/>
            <w:noWrap/>
            <w:vAlign w:val="bottom"/>
            <w:hideMark/>
          </w:tcPr>
          <w:p w14:paraId="69D8843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66</w:t>
            </w:r>
          </w:p>
        </w:tc>
        <w:tc>
          <w:tcPr>
            <w:tcW w:w="453" w:type="pct"/>
            <w:shd w:val="clear" w:color="000000" w:fill="FCE4D6"/>
            <w:noWrap/>
            <w:vAlign w:val="bottom"/>
            <w:hideMark/>
          </w:tcPr>
          <w:p w14:paraId="3255696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33</w:t>
            </w:r>
          </w:p>
        </w:tc>
        <w:tc>
          <w:tcPr>
            <w:tcW w:w="319" w:type="pct"/>
            <w:shd w:val="clear" w:color="000000" w:fill="FCE4D6"/>
            <w:noWrap/>
            <w:vAlign w:val="bottom"/>
            <w:hideMark/>
          </w:tcPr>
          <w:p w14:paraId="11B9877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0.000234</w:t>
            </w:r>
          </w:p>
        </w:tc>
      </w:tr>
      <w:tr w:rsidR="00BC4E72" w:rsidRPr="002E12FC" w14:paraId="7BC699CB" w14:textId="77777777" w:rsidTr="002E12FC">
        <w:trPr>
          <w:trHeight w:val="300"/>
          <w:jc w:val="center"/>
        </w:trPr>
        <w:tc>
          <w:tcPr>
            <w:tcW w:w="370" w:type="pct"/>
            <w:shd w:val="clear" w:color="auto" w:fill="auto"/>
            <w:noWrap/>
            <w:vAlign w:val="bottom"/>
            <w:hideMark/>
          </w:tcPr>
          <w:p w14:paraId="707BD3F4"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12</w:t>
            </w:r>
          </w:p>
        </w:tc>
        <w:tc>
          <w:tcPr>
            <w:tcW w:w="386" w:type="pct"/>
            <w:shd w:val="clear" w:color="000000" w:fill="DDEBF7"/>
            <w:noWrap/>
            <w:vAlign w:val="bottom"/>
            <w:hideMark/>
          </w:tcPr>
          <w:p w14:paraId="597F370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44</w:t>
            </w:r>
          </w:p>
        </w:tc>
        <w:tc>
          <w:tcPr>
            <w:tcW w:w="453" w:type="pct"/>
            <w:shd w:val="clear" w:color="000000" w:fill="DDEBF7"/>
            <w:noWrap/>
            <w:vAlign w:val="bottom"/>
            <w:hideMark/>
          </w:tcPr>
          <w:p w14:paraId="006E8C9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94</w:t>
            </w:r>
          </w:p>
        </w:tc>
        <w:tc>
          <w:tcPr>
            <w:tcW w:w="319" w:type="pct"/>
            <w:shd w:val="clear" w:color="000000" w:fill="DDEBF7"/>
            <w:noWrap/>
            <w:vAlign w:val="bottom"/>
            <w:hideMark/>
          </w:tcPr>
          <w:p w14:paraId="2C1350A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4.24E-06</w:t>
            </w:r>
          </w:p>
        </w:tc>
        <w:tc>
          <w:tcPr>
            <w:tcW w:w="385" w:type="pct"/>
            <w:shd w:val="clear" w:color="000000" w:fill="DDEBF7"/>
            <w:noWrap/>
            <w:vAlign w:val="bottom"/>
            <w:hideMark/>
          </w:tcPr>
          <w:p w14:paraId="7C0AA09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49</w:t>
            </w:r>
          </w:p>
        </w:tc>
        <w:tc>
          <w:tcPr>
            <w:tcW w:w="453" w:type="pct"/>
            <w:shd w:val="clear" w:color="000000" w:fill="DDEBF7"/>
            <w:noWrap/>
            <w:vAlign w:val="bottom"/>
            <w:hideMark/>
          </w:tcPr>
          <w:p w14:paraId="3EBF987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98</w:t>
            </w:r>
          </w:p>
        </w:tc>
        <w:tc>
          <w:tcPr>
            <w:tcW w:w="319" w:type="pct"/>
            <w:shd w:val="clear" w:color="000000" w:fill="DDEBF7"/>
            <w:noWrap/>
            <w:vAlign w:val="bottom"/>
            <w:hideMark/>
          </w:tcPr>
          <w:p w14:paraId="5749A43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0.001107</w:t>
            </w:r>
          </w:p>
        </w:tc>
        <w:tc>
          <w:tcPr>
            <w:tcW w:w="459" w:type="pct"/>
            <w:shd w:val="clear" w:color="auto" w:fill="auto"/>
            <w:noWrap/>
            <w:vAlign w:val="bottom"/>
            <w:hideMark/>
          </w:tcPr>
          <w:p w14:paraId="3F2CA8C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38</w:t>
            </w:r>
          </w:p>
        </w:tc>
        <w:tc>
          <w:tcPr>
            <w:tcW w:w="379" w:type="pct"/>
            <w:shd w:val="clear" w:color="auto" w:fill="auto"/>
            <w:noWrap/>
            <w:vAlign w:val="bottom"/>
            <w:hideMark/>
          </w:tcPr>
          <w:p w14:paraId="2F54480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38</w:t>
            </w:r>
          </w:p>
        </w:tc>
        <w:tc>
          <w:tcPr>
            <w:tcW w:w="319" w:type="pct"/>
            <w:shd w:val="clear" w:color="auto" w:fill="auto"/>
            <w:noWrap/>
            <w:vAlign w:val="bottom"/>
            <w:hideMark/>
          </w:tcPr>
          <w:p w14:paraId="4F5C8EB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0.728966</w:t>
            </w:r>
          </w:p>
        </w:tc>
        <w:tc>
          <w:tcPr>
            <w:tcW w:w="385" w:type="pct"/>
            <w:shd w:val="clear" w:color="auto" w:fill="auto"/>
            <w:noWrap/>
            <w:vAlign w:val="bottom"/>
            <w:hideMark/>
          </w:tcPr>
          <w:p w14:paraId="2CDC99B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83</w:t>
            </w:r>
          </w:p>
        </w:tc>
        <w:tc>
          <w:tcPr>
            <w:tcW w:w="453" w:type="pct"/>
            <w:shd w:val="clear" w:color="auto" w:fill="auto"/>
            <w:noWrap/>
            <w:vAlign w:val="bottom"/>
            <w:hideMark/>
          </w:tcPr>
          <w:p w14:paraId="2602C08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72</w:t>
            </w:r>
          </w:p>
        </w:tc>
        <w:tc>
          <w:tcPr>
            <w:tcW w:w="319" w:type="pct"/>
            <w:shd w:val="clear" w:color="auto" w:fill="auto"/>
            <w:noWrap/>
            <w:vAlign w:val="bottom"/>
            <w:hideMark/>
          </w:tcPr>
          <w:p w14:paraId="52A0BEDA"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0.168793</w:t>
            </w:r>
          </w:p>
        </w:tc>
      </w:tr>
      <w:tr w:rsidR="00BC4E72" w:rsidRPr="002E12FC" w14:paraId="2097E514" w14:textId="77777777" w:rsidTr="002E12FC">
        <w:trPr>
          <w:trHeight w:val="300"/>
          <w:jc w:val="center"/>
        </w:trPr>
        <w:tc>
          <w:tcPr>
            <w:tcW w:w="370" w:type="pct"/>
            <w:shd w:val="clear" w:color="auto" w:fill="auto"/>
            <w:noWrap/>
            <w:vAlign w:val="bottom"/>
            <w:hideMark/>
          </w:tcPr>
          <w:p w14:paraId="0D06F078"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13</w:t>
            </w:r>
          </w:p>
        </w:tc>
        <w:tc>
          <w:tcPr>
            <w:tcW w:w="386" w:type="pct"/>
            <w:shd w:val="clear" w:color="000000" w:fill="DDEBF7"/>
            <w:noWrap/>
            <w:vAlign w:val="bottom"/>
            <w:hideMark/>
          </w:tcPr>
          <w:p w14:paraId="5E43D87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w:t>
            </w:r>
          </w:p>
        </w:tc>
        <w:tc>
          <w:tcPr>
            <w:tcW w:w="453" w:type="pct"/>
            <w:shd w:val="clear" w:color="000000" w:fill="DDEBF7"/>
            <w:noWrap/>
            <w:vAlign w:val="bottom"/>
            <w:hideMark/>
          </w:tcPr>
          <w:p w14:paraId="6BD4929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15</w:t>
            </w:r>
          </w:p>
        </w:tc>
        <w:tc>
          <w:tcPr>
            <w:tcW w:w="319" w:type="pct"/>
            <w:shd w:val="clear" w:color="000000" w:fill="DDEBF7"/>
            <w:noWrap/>
            <w:vAlign w:val="bottom"/>
            <w:hideMark/>
          </w:tcPr>
          <w:p w14:paraId="550895A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0.010137</w:t>
            </w:r>
          </w:p>
        </w:tc>
        <w:tc>
          <w:tcPr>
            <w:tcW w:w="385" w:type="pct"/>
            <w:shd w:val="clear" w:color="auto" w:fill="auto"/>
            <w:noWrap/>
            <w:vAlign w:val="bottom"/>
            <w:hideMark/>
          </w:tcPr>
          <w:p w14:paraId="4561152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9</w:t>
            </w:r>
          </w:p>
        </w:tc>
        <w:tc>
          <w:tcPr>
            <w:tcW w:w="453" w:type="pct"/>
            <w:shd w:val="clear" w:color="auto" w:fill="auto"/>
            <w:noWrap/>
            <w:vAlign w:val="bottom"/>
            <w:hideMark/>
          </w:tcPr>
          <w:p w14:paraId="387681C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15</w:t>
            </w:r>
          </w:p>
        </w:tc>
        <w:tc>
          <w:tcPr>
            <w:tcW w:w="319" w:type="pct"/>
            <w:shd w:val="clear" w:color="auto" w:fill="auto"/>
            <w:noWrap/>
            <w:vAlign w:val="bottom"/>
            <w:hideMark/>
          </w:tcPr>
          <w:p w14:paraId="355E1AC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0.417598</w:t>
            </w:r>
          </w:p>
        </w:tc>
        <w:tc>
          <w:tcPr>
            <w:tcW w:w="459" w:type="pct"/>
            <w:shd w:val="clear" w:color="auto" w:fill="auto"/>
            <w:noWrap/>
            <w:vAlign w:val="bottom"/>
            <w:hideMark/>
          </w:tcPr>
          <w:p w14:paraId="7636B39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w:t>
            </w:r>
          </w:p>
        </w:tc>
        <w:tc>
          <w:tcPr>
            <w:tcW w:w="379" w:type="pct"/>
            <w:shd w:val="clear" w:color="auto" w:fill="auto"/>
            <w:noWrap/>
            <w:vAlign w:val="bottom"/>
            <w:hideMark/>
          </w:tcPr>
          <w:p w14:paraId="2B956E0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w:t>
            </w:r>
          </w:p>
        </w:tc>
        <w:tc>
          <w:tcPr>
            <w:tcW w:w="319" w:type="pct"/>
            <w:shd w:val="clear" w:color="auto" w:fill="auto"/>
            <w:noWrap/>
            <w:vAlign w:val="bottom"/>
            <w:hideMark/>
          </w:tcPr>
          <w:p w14:paraId="1EAA838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385" w:type="pct"/>
            <w:shd w:val="clear" w:color="auto" w:fill="auto"/>
            <w:noWrap/>
            <w:vAlign w:val="bottom"/>
            <w:hideMark/>
          </w:tcPr>
          <w:p w14:paraId="0E8446A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w:t>
            </w:r>
          </w:p>
        </w:tc>
        <w:tc>
          <w:tcPr>
            <w:tcW w:w="453" w:type="pct"/>
            <w:shd w:val="clear" w:color="auto" w:fill="auto"/>
            <w:noWrap/>
            <w:vAlign w:val="bottom"/>
            <w:hideMark/>
          </w:tcPr>
          <w:p w14:paraId="03975D7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w:t>
            </w:r>
          </w:p>
        </w:tc>
        <w:tc>
          <w:tcPr>
            <w:tcW w:w="319" w:type="pct"/>
            <w:shd w:val="clear" w:color="auto" w:fill="auto"/>
            <w:noWrap/>
            <w:vAlign w:val="bottom"/>
            <w:hideMark/>
          </w:tcPr>
          <w:p w14:paraId="60EA890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r>
      <w:tr w:rsidR="00BC4E72" w:rsidRPr="002E12FC" w14:paraId="12DEC043" w14:textId="77777777" w:rsidTr="002E12FC">
        <w:trPr>
          <w:trHeight w:val="300"/>
          <w:jc w:val="center"/>
        </w:trPr>
        <w:tc>
          <w:tcPr>
            <w:tcW w:w="370" w:type="pct"/>
            <w:shd w:val="clear" w:color="auto" w:fill="auto"/>
            <w:noWrap/>
            <w:vAlign w:val="bottom"/>
            <w:hideMark/>
          </w:tcPr>
          <w:p w14:paraId="7E3BFCB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14</w:t>
            </w:r>
          </w:p>
        </w:tc>
        <w:tc>
          <w:tcPr>
            <w:tcW w:w="386" w:type="pct"/>
            <w:shd w:val="clear" w:color="auto" w:fill="auto"/>
            <w:noWrap/>
            <w:vAlign w:val="bottom"/>
            <w:hideMark/>
          </w:tcPr>
          <w:p w14:paraId="5E59F6A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12</w:t>
            </w:r>
          </w:p>
        </w:tc>
        <w:tc>
          <w:tcPr>
            <w:tcW w:w="453" w:type="pct"/>
            <w:shd w:val="clear" w:color="auto" w:fill="auto"/>
            <w:noWrap/>
            <w:vAlign w:val="bottom"/>
            <w:hideMark/>
          </w:tcPr>
          <w:p w14:paraId="3C5760B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16</w:t>
            </w:r>
          </w:p>
        </w:tc>
        <w:tc>
          <w:tcPr>
            <w:tcW w:w="319" w:type="pct"/>
            <w:shd w:val="clear" w:color="auto" w:fill="auto"/>
            <w:noWrap/>
            <w:vAlign w:val="bottom"/>
            <w:hideMark/>
          </w:tcPr>
          <w:p w14:paraId="7F2651B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0.450001</w:t>
            </w:r>
          </w:p>
        </w:tc>
        <w:tc>
          <w:tcPr>
            <w:tcW w:w="385" w:type="pct"/>
            <w:shd w:val="clear" w:color="auto" w:fill="auto"/>
            <w:noWrap/>
            <w:vAlign w:val="bottom"/>
            <w:hideMark/>
          </w:tcPr>
          <w:p w14:paraId="7C193E9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11</w:t>
            </w:r>
          </w:p>
        </w:tc>
        <w:tc>
          <w:tcPr>
            <w:tcW w:w="453" w:type="pct"/>
            <w:shd w:val="clear" w:color="auto" w:fill="auto"/>
            <w:noWrap/>
            <w:vAlign w:val="bottom"/>
            <w:hideMark/>
          </w:tcPr>
          <w:p w14:paraId="6F82AC0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21</w:t>
            </w:r>
          </w:p>
        </w:tc>
        <w:tc>
          <w:tcPr>
            <w:tcW w:w="319" w:type="pct"/>
            <w:shd w:val="clear" w:color="auto" w:fill="auto"/>
            <w:noWrap/>
            <w:vAlign w:val="bottom"/>
            <w:hideMark/>
          </w:tcPr>
          <w:p w14:paraId="030E508E"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0.213684</w:t>
            </w:r>
          </w:p>
        </w:tc>
        <w:tc>
          <w:tcPr>
            <w:tcW w:w="459" w:type="pct"/>
            <w:shd w:val="clear" w:color="auto" w:fill="auto"/>
            <w:noWrap/>
            <w:vAlign w:val="bottom"/>
            <w:hideMark/>
          </w:tcPr>
          <w:p w14:paraId="5734FA2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7</w:t>
            </w:r>
          </w:p>
        </w:tc>
        <w:tc>
          <w:tcPr>
            <w:tcW w:w="379" w:type="pct"/>
            <w:shd w:val="clear" w:color="auto" w:fill="auto"/>
            <w:noWrap/>
            <w:vAlign w:val="bottom"/>
            <w:hideMark/>
          </w:tcPr>
          <w:p w14:paraId="266C93B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6</w:t>
            </w:r>
          </w:p>
        </w:tc>
        <w:tc>
          <w:tcPr>
            <w:tcW w:w="319" w:type="pct"/>
            <w:shd w:val="clear" w:color="auto" w:fill="auto"/>
            <w:noWrap/>
            <w:vAlign w:val="bottom"/>
            <w:hideMark/>
          </w:tcPr>
          <w:p w14:paraId="2E6BA82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0.783045</w:t>
            </w:r>
          </w:p>
        </w:tc>
        <w:tc>
          <w:tcPr>
            <w:tcW w:w="385" w:type="pct"/>
            <w:shd w:val="clear" w:color="auto" w:fill="auto"/>
            <w:noWrap/>
            <w:vAlign w:val="bottom"/>
            <w:hideMark/>
          </w:tcPr>
          <w:p w14:paraId="731E9D6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20</w:t>
            </w:r>
          </w:p>
        </w:tc>
        <w:tc>
          <w:tcPr>
            <w:tcW w:w="453" w:type="pct"/>
            <w:shd w:val="clear" w:color="auto" w:fill="auto"/>
            <w:noWrap/>
            <w:vAlign w:val="bottom"/>
            <w:hideMark/>
          </w:tcPr>
          <w:p w14:paraId="7888A1C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12</w:t>
            </w:r>
          </w:p>
        </w:tc>
        <w:tc>
          <w:tcPr>
            <w:tcW w:w="319" w:type="pct"/>
            <w:shd w:val="clear" w:color="auto" w:fill="auto"/>
            <w:noWrap/>
            <w:vAlign w:val="bottom"/>
            <w:hideMark/>
          </w:tcPr>
          <w:p w14:paraId="2CB4103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0.11231</w:t>
            </w:r>
          </w:p>
        </w:tc>
      </w:tr>
      <w:tr w:rsidR="00BC4E72" w:rsidRPr="002E12FC" w14:paraId="4A138085" w14:textId="77777777" w:rsidTr="002E12FC">
        <w:trPr>
          <w:trHeight w:val="300"/>
          <w:jc w:val="center"/>
        </w:trPr>
        <w:tc>
          <w:tcPr>
            <w:tcW w:w="370" w:type="pct"/>
            <w:shd w:val="clear" w:color="auto" w:fill="auto"/>
            <w:noWrap/>
            <w:vAlign w:val="bottom"/>
            <w:hideMark/>
          </w:tcPr>
          <w:p w14:paraId="06827940"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15</w:t>
            </w:r>
          </w:p>
        </w:tc>
        <w:tc>
          <w:tcPr>
            <w:tcW w:w="386" w:type="pct"/>
            <w:shd w:val="clear" w:color="auto" w:fill="auto"/>
            <w:noWrap/>
            <w:vAlign w:val="bottom"/>
            <w:hideMark/>
          </w:tcPr>
          <w:p w14:paraId="5672347C"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16</w:t>
            </w:r>
          </w:p>
        </w:tc>
        <w:tc>
          <w:tcPr>
            <w:tcW w:w="453" w:type="pct"/>
            <w:shd w:val="clear" w:color="auto" w:fill="auto"/>
            <w:noWrap/>
            <w:vAlign w:val="bottom"/>
            <w:hideMark/>
          </w:tcPr>
          <w:p w14:paraId="765467A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14</w:t>
            </w:r>
          </w:p>
        </w:tc>
        <w:tc>
          <w:tcPr>
            <w:tcW w:w="319" w:type="pct"/>
            <w:shd w:val="clear" w:color="auto" w:fill="auto"/>
            <w:noWrap/>
            <w:vAlign w:val="bottom"/>
            <w:hideMark/>
          </w:tcPr>
          <w:p w14:paraId="1F18DC5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0.856647</w:t>
            </w:r>
          </w:p>
        </w:tc>
        <w:tc>
          <w:tcPr>
            <w:tcW w:w="385" w:type="pct"/>
            <w:shd w:val="clear" w:color="auto" w:fill="auto"/>
            <w:noWrap/>
            <w:vAlign w:val="bottom"/>
            <w:hideMark/>
          </w:tcPr>
          <w:p w14:paraId="17C8CBE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20</w:t>
            </w:r>
          </w:p>
        </w:tc>
        <w:tc>
          <w:tcPr>
            <w:tcW w:w="453" w:type="pct"/>
            <w:shd w:val="clear" w:color="auto" w:fill="auto"/>
            <w:noWrap/>
            <w:vAlign w:val="bottom"/>
            <w:hideMark/>
          </w:tcPr>
          <w:p w14:paraId="0D42DA13"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21</w:t>
            </w:r>
          </w:p>
        </w:tc>
        <w:tc>
          <w:tcPr>
            <w:tcW w:w="319" w:type="pct"/>
            <w:shd w:val="clear" w:color="auto" w:fill="auto"/>
            <w:noWrap/>
            <w:vAlign w:val="bottom"/>
            <w:hideMark/>
          </w:tcPr>
          <w:p w14:paraId="58B4C22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0.875592</w:t>
            </w:r>
          </w:p>
        </w:tc>
        <w:tc>
          <w:tcPr>
            <w:tcW w:w="459" w:type="pct"/>
            <w:shd w:val="clear" w:color="000000" w:fill="FCE4D6"/>
            <w:noWrap/>
            <w:vAlign w:val="bottom"/>
            <w:hideMark/>
          </w:tcPr>
          <w:p w14:paraId="29881A7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10</w:t>
            </w:r>
          </w:p>
        </w:tc>
        <w:tc>
          <w:tcPr>
            <w:tcW w:w="379" w:type="pct"/>
            <w:shd w:val="clear" w:color="000000" w:fill="FCE4D6"/>
            <w:noWrap/>
            <w:vAlign w:val="bottom"/>
            <w:hideMark/>
          </w:tcPr>
          <w:p w14:paraId="656B529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3</w:t>
            </w:r>
          </w:p>
        </w:tc>
        <w:tc>
          <w:tcPr>
            <w:tcW w:w="319" w:type="pct"/>
            <w:shd w:val="clear" w:color="000000" w:fill="FCE4D6"/>
            <w:noWrap/>
            <w:vAlign w:val="bottom"/>
            <w:hideMark/>
          </w:tcPr>
          <w:p w14:paraId="614B65A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0.048462</w:t>
            </w:r>
          </w:p>
        </w:tc>
        <w:tc>
          <w:tcPr>
            <w:tcW w:w="385" w:type="pct"/>
            <w:shd w:val="clear" w:color="auto" w:fill="auto"/>
            <w:noWrap/>
            <w:vAlign w:val="bottom"/>
            <w:hideMark/>
          </w:tcPr>
          <w:p w14:paraId="2486D357"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25</w:t>
            </w:r>
          </w:p>
        </w:tc>
        <w:tc>
          <w:tcPr>
            <w:tcW w:w="453" w:type="pct"/>
            <w:shd w:val="clear" w:color="auto" w:fill="auto"/>
            <w:noWrap/>
            <w:vAlign w:val="bottom"/>
            <w:hideMark/>
          </w:tcPr>
          <w:p w14:paraId="6366822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17</w:t>
            </w:r>
          </w:p>
        </w:tc>
        <w:tc>
          <w:tcPr>
            <w:tcW w:w="319" w:type="pct"/>
            <w:shd w:val="clear" w:color="auto" w:fill="auto"/>
            <w:noWrap/>
            <w:vAlign w:val="bottom"/>
            <w:hideMark/>
          </w:tcPr>
          <w:p w14:paraId="6E9AF770"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0.16335</w:t>
            </w:r>
          </w:p>
        </w:tc>
      </w:tr>
      <w:tr w:rsidR="00BC4E72" w:rsidRPr="002E12FC" w14:paraId="37221468" w14:textId="77777777" w:rsidTr="002E12FC">
        <w:trPr>
          <w:trHeight w:val="315"/>
          <w:jc w:val="center"/>
        </w:trPr>
        <w:tc>
          <w:tcPr>
            <w:tcW w:w="370" w:type="pct"/>
            <w:shd w:val="clear" w:color="auto" w:fill="auto"/>
            <w:noWrap/>
            <w:vAlign w:val="bottom"/>
            <w:hideMark/>
          </w:tcPr>
          <w:p w14:paraId="69363978" w14:textId="77777777" w:rsidR="00BC4E72" w:rsidRPr="002E12FC" w:rsidRDefault="00BC4E72" w:rsidP="002E12FC">
            <w:pPr>
              <w:spacing w:after="0" w:line="276" w:lineRule="auto"/>
              <w:jc w:val="center"/>
              <w:rPr>
                <w:rFonts w:eastAsia="Times New Roman" w:cs="Times New Roman"/>
                <w:b/>
                <w:color w:val="000000"/>
                <w:sz w:val="14"/>
                <w:szCs w:val="18"/>
                <w:lang w:eastAsia="en-AU"/>
              </w:rPr>
            </w:pPr>
            <w:r w:rsidRPr="002E12FC">
              <w:rPr>
                <w:rFonts w:eastAsia="Times New Roman" w:cs="Times New Roman"/>
                <w:b/>
                <w:color w:val="000000"/>
                <w:sz w:val="14"/>
                <w:szCs w:val="18"/>
                <w:lang w:eastAsia="en-AU"/>
              </w:rPr>
              <w:t>16</w:t>
            </w:r>
          </w:p>
        </w:tc>
        <w:tc>
          <w:tcPr>
            <w:tcW w:w="386" w:type="pct"/>
            <w:shd w:val="clear" w:color="auto" w:fill="auto"/>
            <w:noWrap/>
            <w:vAlign w:val="bottom"/>
            <w:hideMark/>
          </w:tcPr>
          <w:p w14:paraId="6047918D"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453" w:type="pct"/>
            <w:shd w:val="clear" w:color="auto" w:fill="auto"/>
            <w:noWrap/>
            <w:vAlign w:val="bottom"/>
            <w:hideMark/>
          </w:tcPr>
          <w:p w14:paraId="34A7A9B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4</w:t>
            </w:r>
          </w:p>
        </w:tc>
        <w:tc>
          <w:tcPr>
            <w:tcW w:w="319" w:type="pct"/>
            <w:shd w:val="clear" w:color="auto" w:fill="auto"/>
            <w:noWrap/>
            <w:vAlign w:val="bottom"/>
            <w:hideMark/>
          </w:tcPr>
          <w:p w14:paraId="1F267CA4"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0.056388</w:t>
            </w:r>
          </w:p>
        </w:tc>
        <w:tc>
          <w:tcPr>
            <w:tcW w:w="385" w:type="pct"/>
            <w:shd w:val="clear" w:color="auto" w:fill="auto"/>
            <w:noWrap/>
            <w:vAlign w:val="bottom"/>
            <w:hideMark/>
          </w:tcPr>
          <w:p w14:paraId="22886B08"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453" w:type="pct"/>
            <w:shd w:val="clear" w:color="auto" w:fill="auto"/>
            <w:noWrap/>
            <w:vAlign w:val="bottom"/>
            <w:hideMark/>
          </w:tcPr>
          <w:p w14:paraId="667EE85F"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319" w:type="pct"/>
            <w:shd w:val="clear" w:color="auto" w:fill="auto"/>
            <w:noWrap/>
            <w:vAlign w:val="bottom"/>
            <w:hideMark/>
          </w:tcPr>
          <w:p w14:paraId="2DA575E1"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0.466011</w:t>
            </w:r>
          </w:p>
        </w:tc>
        <w:tc>
          <w:tcPr>
            <w:tcW w:w="459" w:type="pct"/>
            <w:shd w:val="clear" w:color="auto" w:fill="auto"/>
            <w:noWrap/>
            <w:vAlign w:val="bottom"/>
            <w:hideMark/>
          </w:tcPr>
          <w:p w14:paraId="3FA80BC2"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379" w:type="pct"/>
            <w:shd w:val="clear" w:color="auto" w:fill="auto"/>
            <w:noWrap/>
            <w:vAlign w:val="bottom"/>
            <w:hideMark/>
          </w:tcPr>
          <w:p w14:paraId="2CD7F53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319" w:type="pct"/>
            <w:shd w:val="clear" w:color="auto" w:fill="auto"/>
            <w:noWrap/>
            <w:vAlign w:val="bottom"/>
            <w:hideMark/>
          </w:tcPr>
          <w:p w14:paraId="73E6C306"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c>
          <w:tcPr>
            <w:tcW w:w="385" w:type="pct"/>
            <w:shd w:val="clear" w:color="auto" w:fill="auto"/>
            <w:noWrap/>
            <w:vAlign w:val="bottom"/>
            <w:hideMark/>
          </w:tcPr>
          <w:p w14:paraId="76D4B609"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453" w:type="pct"/>
            <w:shd w:val="clear" w:color="auto" w:fill="auto"/>
            <w:noWrap/>
            <w:vAlign w:val="bottom"/>
            <w:hideMark/>
          </w:tcPr>
          <w:p w14:paraId="59587705"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0</w:t>
            </w:r>
          </w:p>
        </w:tc>
        <w:tc>
          <w:tcPr>
            <w:tcW w:w="319" w:type="pct"/>
            <w:shd w:val="clear" w:color="auto" w:fill="auto"/>
            <w:noWrap/>
            <w:vAlign w:val="bottom"/>
            <w:hideMark/>
          </w:tcPr>
          <w:p w14:paraId="31DAEF7B" w14:textId="77777777" w:rsidR="00BC4E72" w:rsidRPr="002E12FC" w:rsidRDefault="00BC4E72" w:rsidP="002E12FC">
            <w:pPr>
              <w:spacing w:after="0" w:line="276" w:lineRule="auto"/>
              <w:jc w:val="center"/>
              <w:rPr>
                <w:rFonts w:eastAsia="Times New Roman" w:cs="Times New Roman"/>
                <w:color w:val="000000"/>
                <w:sz w:val="14"/>
                <w:szCs w:val="18"/>
                <w:lang w:eastAsia="en-AU"/>
              </w:rPr>
            </w:pPr>
            <w:r w:rsidRPr="002E12FC">
              <w:rPr>
                <w:rFonts w:eastAsia="Times New Roman" w:cs="Times New Roman"/>
                <w:color w:val="000000"/>
                <w:sz w:val="14"/>
                <w:szCs w:val="18"/>
                <w:lang w:eastAsia="en-AU"/>
              </w:rPr>
              <w:t>1</w:t>
            </w:r>
          </w:p>
        </w:tc>
      </w:tr>
    </w:tbl>
    <w:p w14:paraId="3175A1A4" w14:textId="77777777" w:rsidR="002A544A" w:rsidRPr="002E12FC" w:rsidRDefault="002A544A" w:rsidP="002E12FC">
      <w:pPr>
        <w:spacing w:after="0" w:line="276" w:lineRule="auto"/>
        <w:jc w:val="center"/>
        <w:rPr>
          <w:sz w:val="18"/>
          <w:szCs w:val="18"/>
        </w:rPr>
      </w:pPr>
      <w:r w:rsidRPr="002E12FC">
        <w:rPr>
          <w:sz w:val="18"/>
          <w:szCs w:val="18"/>
        </w:rPr>
        <w:t>*Pink = the number of upregulated genes in the phylostratum is greater than expected.</w:t>
      </w:r>
    </w:p>
    <w:p w14:paraId="08C6CB7A" w14:textId="77777777" w:rsidR="009703DE" w:rsidRPr="002E12FC" w:rsidRDefault="002A544A" w:rsidP="002E12FC">
      <w:pPr>
        <w:spacing w:after="0" w:line="276" w:lineRule="auto"/>
        <w:jc w:val="center"/>
        <w:rPr>
          <w:sz w:val="18"/>
          <w:szCs w:val="18"/>
        </w:rPr>
      </w:pPr>
      <w:r w:rsidRPr="002E12FC">
        <w:rPr>
          <w:sz w:val="18"/>
          <w:szCs w:val="18"/>
        </w:rPr>
        <w:t xml:space="preserve">*Blue = </w:t>
      </w:r>
      <w:r w:rsidR="009703DE" w:rsidRPr="002E12FC">
        <w:rPr>
          <w:sz w:val="18"/>
          <w:szCs w:val="18"/>
        </w:rPr>
        <w:t>the number of downregulated genes in the phylostratum is greater than expected.</w:t>
      </w:r>
    </w:p>
    <w:p w14:paraId="4D78B1F4" w14:textId="77777777" w:rsidR="002A544A" w:rsidRPr="002E12FC" w:rsidRDefault="002A544A" w:rsidP="002E12FC">
      <w:pPr>
        <w:spacing w:after="0" w:line="276" w:lineRule="auto"/>
        <w:jc w:val="center"/>
        <w:rPr>
          <w:sz w:val="18"/>
          <w:szCs w:val="18"/>
        </w:rPr>
      </w:pPr>
      <w:r w:rsidRPr="002E12FC">
        <w:rPr>
          <w:sz w:val="18"/>
          <w:szCs w:val="18"/>
        </w:rPr>
        <w:t xml:space="preserve">*White = </w:t>
      </w:r>
      <w:r w:rsidR="009703DE" w:rsidRPr="002E12FC">
        <w:rPr>
          <w:sz w:val="18"/>
          <w:szCs w:val="18"/>
        </w:rPr>
        <w:t>neither the number of upregulated or downregulated genes is different to what is expected.</w:t>
      </w:r>
    </w:p>
    <w:p w14:paraId="2A4FC50B" w14:textId="77777777" w:rsidR="00C052BB" w:rsidRPr="002E12FC" w:rsidRDefault="009703DE" w:rsidP="002E12FC">
      <w:pPr>
        <w:spacing w:after="0" w:line="276" w:lineRule="auto"/>
        <w:jc w:val="center"/>
        <w:rPr>
          <w:sz w:val="18"/>
          <w:szCs w:val="18"/>
        </w:rPr>
      </w:pPr>
      <w:r w:rsidRPr="002E12FC">
        <w:rPr>
          <w:sz w:val="18"/>
          <w:szCs w:val="18"/>
        </w:rPr>
        <w:t>*Note: significant p-values means that the number of upregulated and downregulated genes in a phylostrata is not associated with the total number of up and downregulated genes</w:t>
      </w:r>
    </w:p>
    <w:p w14:paraId="514703F2" w14:textId="77777777" w:rsidR="002A544A" w:rsidRDefault="002A544A" w:rsidP="004548CD">
      <w:pPr>
        <w:spacing w:line="360" w:lineRule="auto"/>
      </w:pPr>
    </w:p>
    <w:p w14:paraId="2C6F49A9" w14:textId="77777777" w:rsidR="00ED5E5C" w:rsidRDefault="00ED5E5C" w:rsidP="004548CD">
      <w:pPr>
        <w:pStyle w:val="Heading3"/>
        <w:spacing w:line="360" w:lineRule="auto"/>
      </w:pPr>
      <w:bookmarkStart w:id="149" w:name="_Toc404262900"/>
      <w:r>
        <w:lastRenderedPageBreak/>
        <w:t>2.3 Ancientness of the core set of DEG in tumours</w:t>
      </w:r>
      <w:bookmarkEnd w:id="149"/>
    </w:p>
    <w:p w14:paraId="44699DB4" w14:textId="2559AE26" w:rsidR="002B0F85" w:rsidRDefault="005E70F5" w:rsidP="00975B20">
      <w:pPr>
        <w:spacing w:line="360" w:lineRule="auto"/>
        <w:jc w:val="both"/>
      </w:pPr>
      <w:r>
        <w:t>W</w:t>
      </w:r>
      <w:r w:rsidR="002E12FC">
        <w:t xml:space="preserve">e </w:t>
      </w:r>
      <w:r w:rsidR="00975B20">
        <w:t xml:space="preserve">found a </w:t>
      </w:r>
      <w:r w:rsidR="002E12FC">
        <w:t xml:space="preserve">core set of </w:t>
      </w:r>
      <w:r w:rsidR="00975B20">
        <w:t xml:space="preserve">2815 overlapping DEG </w:t>
      </w:r>
      <w:r w:rsidR="002E12FC">
        <w:t>in the four cancer types studied</w:t>
      </w:r>
      <w:r w:rsidR="00783648">
        <w:t xml:space="preserve"> (</w:t>
      </w:r>
      <w:r w:rsidR="00783648">
        <w:fldChar w:fldCharType="begin"/>
      </w:r>
      <w:r w:rsidR="00783648">
        <w:instrText xml:space="preserve"> REF _Ref400389261 \h </w:instrText>
      </w:r>
      <w:r w:rsidR="002B0F85">
        <w:instrText xml:space="preserve"> \* MERGEFORMAT </w:instrText>
      </w:r>
      <w:r w:rsidR="00783648">
        <w:fldChar w:fldCharType="separate"/>
      </w:r>
      <w:r w:rsidR="00F85D63" w:rsidRPr="00F85D63">
        <w:rPr>
          <w:b/>
          <w:i/>
        </w:rPr>
        <w:t xml:space="preserve">Figure </w:t>
      </w:r>
      <w:r w:rsidR="00F85D63">
        <w:rPr>
          <w:b/>
          <w:i/>
          <w:noProof/>
        </w:rPr>
        <w:t>12</w:t>
      </w:r>
      <w:r w:rsidR="00783648">
        <w:fldChar w:fldCharType="end"/>
      </w:r>
      <w:r w:rsidR="00783648">
        <w:t xml:space="preserve">). </w:t>
      </w:r>
      <w:r w:rsidR="002B0F85">
        <w:t xml:space="preserve">Although this number increases when only 3 or 2 tumour types are considered, there is still a considerable number of DEG that are unique to a single tissue type. </w:t>
      </w:r>
    </w:p>
    <w:p w14:paraId="22D3DCE8" w14:textId="77777777" w:rsidR="00C052BB" w:rsidRDefault="00C052BB" w:rsidP="004548CD">
      <w:pPr>
        <w:spacing w:line="360" w:lineRule="auto"/>
        <w:jc w:val="center"/>
      </w:pPr>
      <w:r w:rsidRPr="00C052BB">
        <w:rPr>
          <w:noProof/>
          <w:lang w:eastAsia="en-AU"/>
        </w:rPr>
        <w:drawing>
          <wp:inline distT="0" distB="0" distL="0" distR="0" wp14:anchorId="3C65BE2C" wp14:editId="263D7DBF">
            <wp:extent cx="3002915" cy="2499576"/>
            <wp:effectExtent l="0" t="0" r="6985" b="0"/>
            <wp:docPr id="10" name="Picture 10" descr="C:\Users\Anna\Documents\Unimelb\Thesis\TAI all types\Overlap_of_DEG_cance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ocuments\Unimelb\Thesis\TAI all types\Overlap_of_DEG_cancer_type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762"/>
                    <a:stretch/>
                  </pic:blipFill>
                  <pic:spPr bwMode="auto">
                    <a:xfrm>
                      <a:off x="0" y="0"/>
                      <a:ext cx="3003809" cy="25003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4CE73F1" w14:textId="77777777" w:rsidR="00A77FE5" w:rsidRPr="00A77FE5" w:rsidRDefault="00A77FE5" w:rsidP="002E12FC">
      <w:pPr>
        <w:pStyle w:val="Caption"/>
        <w:spacing w:line="276" w:lineRule="auto"/>
        <w:jc w:val="both"/>
        <w:rPr>
          <w:b/>
          <w:i w:val="0"/>
          <w:color w:val="auto"/>
        </w:rPr>
      </w:pPr>
      <w:bookmarkStart w:id="150" w:name="_Ref400389261"/>
      <w:bookmarkStart w:id="151" w:name="_Toc402204864"/>
      <w:bookmarkStart w:id="152" w:name="_Toc404262942"/>
      <w:r w:rsidRPr="00A77FE5">
        <w:rPr>
          <w:b/>
          <w:i w:val="0"/>
          <w:color w:val="auto"/>
        </w:rPr>
        <w:t xml:space="preserve">Figure </w:t>
      </w:r>
      <w:r w:rsidRPr="00A77FE5">
        <w:rPr>
          <w:b/>
          <w:i w:val="0"/>
          <w:color w:val="auto"/>
        </w:rPr>
        <w:fldChar w:fldCharType="begin"/>
      </w:r>
      <w:r w:rsidRPr="00A77FE5">
        <w:rPr>
          <w:b/>
          <w:i w:val="0"/>
          <w:color w:val="auto"/>
        </w:rPr>
        <w:instrText xml:space="preserve"> SEQ Figure \* ARABIC </w:instrText>
      </w:r>
      <w:r w:rsidRPr="00A77FE5">
        <w:rPr>
          <w:b/>
          <w:i w:val="0"/>
          <w:color w:val="auto"/>
        </w:rPr>
        <w:fldChar w:fldCharType="separate"/>
      </w:r>
      <w:r w:rsidR="00F85D63">
        <w:rPr>
          <w:b/>
          <w:i w:val="0"/>
          <w:noProof/>
          <w:color w:val="auto"/>
        </w:rPr>
        <w:t>12</w:t>
      </w:r>
      <w:r w:rsidRPr="00A77FE5">
        <w:rPr>
          <w:b/>
          <w:i w:val="0"/>
          <w:color w:val="auto"/>
        </w:rPr>
        <w:fldChar w:fldCharType="end"/>
      </w:r>
      <w:bookmarkEnd w:id="150"/>
      <w:r w:rsidRPr="00A77FE5">
        <w:rPr>
          <w:b/>
          <w:i w:val="0"/>
          <w:color w:val="auto"/>
        </w:rPr>
        <w:t>. Overlap of DEG between cancer types.</w:t>
      </w:r>
      <w:r w:rsidR="00B23EE5">
        <w:rPr>
          <w:b/>
          <w:i w:val="0"/>
          <w:color w:val="auto"/>
        </w:rPr>
        <w:t xml:space="preserve"> </w:t>
      </w:r>
      <w:r w:rsidR="00B23EE5" w:rsidRPr="00B23EE5">
        <w:rPr>
          <w:i w:val="0"/>
          <w:color w:val="auto"/>
        </w:rPr>
        <w:t xml:space="preserve">There is a core set of 2815 genes that are </w:t>
      </w:r>
      <w:r w:rsidR="005204AE">
        <w:rPr>
          <w:i w:val="0"/>
          <w:color w:val="auto"/>
        </w:rPr>
        <w:t xml:space="preserve">differentially expressed in the four </w:t>
      </w:r>
      <w:r w:rsidR="00B23EE5" w:rsidRPr="00B23EE5">
        <w:rPr>
          <w:i w:val="0"/>
          <w:color w:val="auto"/>
        </w:rPr>
        <w:t xml:space="preserve">cancer types. </w:t>
      </w:r>
      <w:r w:rsidR="00B23EE5">
        <w:rPr>
          <w:i w:val="0"/>
          <w:color w:val="auto"/>
        </w:rPr>
        <w:t xml:space="preserve">A large set of 2038 DEG are shared by the LUAD, BRCA, KIRC, but not HNSC. The number of DEG unique to each cancer type is close to 600 for LUAD, and KIRC, but only 375 for BRCA and 137 for HNSC. Although the KIRC samples have not followed the phylostrata-associated patterns of overall gene expressions, their DEG are </w:t>
      </w:r>
      <w:r w:rsidR="002E12FC">
        <w:rPr>
          <w:i w:val="0"/>
          <w:color w:val="auto"/>
        </w:rPr>
        <w:t xml:space="preserve">largely </w:t>
      </w:r>
      <w:r w:rsidR="00B23EE5">
        <w:rPr>
          <w:i w:val="0"/>
          <w:color w:val="auto"/>
        </w:rPr>
        <w:t>consistent with the other cancer types.</w:t>
      </w:r>
      <w:bookmarkEnd w:id="151"/>
      <w:bookmarkEnd w:id="152"/>
    </w:p>
    <w:p w14:paraId="6F42BF36" w14:textId="62F2AF11" w:rsidR="00C052BB" w:rsidRDefault="00E046CE" w:rsidP="00932018">
      <w:pPr>
        <w:spacing w:line="360" w:lineRule="auto"/>
      </w:pPr>
      <w:r>
        <w:t>We aimed to discern whether the genes of the core set were enriched for genes of early phylostrata and poor in newer genes</w:t>
      </w:r>
      <w:r w:rsidR="00614A54">
        <w:t xml:space="preserve"> using </w:t>
      </w:r>
      <w:r>
        <w:t xml:space="preserve">Fisher Exact tests. </w:t>
      </w:r>
      <w:r w:rsidR="00285108">
        <w:t>To avoid having the overrepresentation of early genes in all DEG (</w:t>
      </w:r>
      <w:r w:rsidR="00285108">
        <w:fldChar w:fldCharType="begin"/>
      </w:r>
      <w:r w:rsidR="00285108">
        <w:instrText xml:space="preserve"> REF _Ref400383586 \h </w:instrText>
      </w:r>
      <w:r w:rsidR="004548CD">
        <w:instrText xml:space="preserve"> \* MERGEFORMAT </w:instrText>
      </w:r>
      <w:r w:rsidR="00285108">
        <w:fldChar w:fldCharType="separate"/>
      </w:r>
      <w:r w:rsidR="00F85D63" w:rsidRPr="002E12FC">
        <w:rPr>
          <w:b/>
        </w:rPr>
        <w:t xml:space="preserve">Table </w:t>
      </w:r>
      <w:r w:rsidR="00F85D63" w:rsidRPr="00F85D63">
        <w:rPr>
          <w:b/>
          <w:noProof/>
        </w:rPr>
        <w:t>VI</w:t>
      </w:r>
      <w:r w:rsidR="00285108">
        <w:fldChar w:fldCharType="end"/>
      </w:r>
      <w:r w:rsidR="00285108">
        <w:t xml:space="preserve">) as a confounder of the test, </w:t>
      </w:r>
      <w:r w:rsidR="00614A54">
        <w:t xml:space="preserve">the Fisher tests were </w:t>
      </w:r>
      <w:r w:rsidR="00285108">
        <w:t>performed</w:t>
      </w:r>
      <w:r w:rsidR="00614A54">
        <w:t xml:space="preserve"> </w:t>
      </w:r>
      <w:r w:rsidR="00285108">
        <w:t xml:space="preserve">with only the total number DEG as the reference, rather than the entire set of genes. </w:t>
      </w:r>
      <w:r w:rsidR="00E02187">
        <w:t>T</w:t>
      </w:r>
      <w:r w:rsidR="00614A54">
        <w:t>he core gene set was found to be enriched with genes of phylostrata 1 and 2, whereas post-bilaterian genes (p</w:t>
      </w:r>
      <w:r w:rsidR="00E6007B">
        <w:t>hylostrata 6, 8-10, 12 and 13) we</w:t>
      </w:r>
      <w:r w:rsidR="00614A54">
        <w:t>re underrepresented</w:t>
      </w:r>
      <w:r w:rsidR="00285108">
        <w:t xml:space="preserve"> (</w:t>
      </w:r>
      <w:r w:rsidR="00285108">
        <w:fldChar w:fldCharType="begin"/>
      </w:r>
      <w:r w:rsidR="00285108">
        <w:instrText xml:space="preserve"> REF _Ref400390557 \h </w:instrText>
      </w:r>
      <w:r w:rsidR="004548CD">
        <w:instrText xml:space="preserve"> \* MERGEFORMAT </w:instrText>
      </w:r>
      <w:r w:rsidR="00285108">
        <w:fldChar w:fldCharType="separate"/>
      </w:r>
      <w:r w:rsidR="00F85D63" w:rsidRPr="00E6007B">
        <w:rPr>
          <w:b/>
        </w:rPr>
        <w:t xml:space="preserve">Table </w:t>
      </w:r>
      <w:r w:rsidR="00F85D63">
        <w:rPr>
          <w:b/>
          <w:i/>
          <w:noProof/>
        </w:rPr>
        <w:t>VII</w:t>
      </w:r>
      <w:r w:rsidR="00285108">
        <w:fldChar w:fldCharType="end"/>
      </w:r>
      <w:r w:rsidR="00285108">
        <w:t>)</w:t>
      </w:r>
      <w:r w:rsidR="00614A54">
        <w:t xml:space="preserve">.  </w:t>
      </w:r>
    </w:p>
    <w:p w14:paraId="6EAE7293" w14:textId="77777777" w:rsidR="005204AE" w:rsidRDefault="005204AE" w:rsidP="004548CD">
      <w:pPr>
        <w:spacing w:line="360" w:lineRule="auto"/>
      </w:pPr>
    </w:p>
    <w:p w14:paraId="356E6A43" w14:textId="77777777" w:rsidR="00E6007B" w:rsidRDefault="00E6007B" w:rsidP="004548CD">
      <w:pPr>
        <w:spacing w:line="360" w:lineRule="auto"/>
      </w:pPr>
    </w:p>
    <w:p w14:paraId="0175F07B" w14:textId="77777777" w:rsidR="001B2B09" w:rsidRDefault="001B2B09" w:rsidP="00E6007B">
      <w:pPr>
        <w:pStyle w:val="Caption"/>
        <w:spacing w:line="276" w:lineRule="auto"/>
        <w:jc w:val="both"/>
        <w:rPr>
          <w:b/>
          <w:i w:val="0"/>
          <w:color w:val="auto"/>
        </w:rPr>
      </w:pPr>
      <w:bookmarkStart w:id="153" w:name="_Ref400390557"/>
    </w:p>
    <w:p w14:paraId="24974367" w14:textId="77777777" w:rsidR="001B2B09" w:rsidRDefault="001B2B09" w:rsidP="00E6007B">
      <w:pPr>
        <w:pStyle w:val="Caption"/>
        <w:spacing w:line="276" w:lineRule="auto"/>
        <w:jc w:val="both"/>
        <w:rPr>
          <w:b/>
          <w:i w:val="0"/>
          <w:color w:val="auto"/>
        </w:rPr>
      </w:pPr>
    </w:p>
    <w:p w14:paraId="18FE33C3" w14:textId="77777777" w:rsidR="001B2B09" w:rsidRDefault="001B2B09" w:rsidP="001B2B09"/>
    <w:p w14:paraId="6B148692" w14:textId="77777777" w:rsidR="001B2B09" w:rsidRDefault="001B2B09" w:rsidP="001B2B09"/>
    <w:p w14:paraId="0D7B7ADD" w14:textId="77777777" w:rsidR="001B2B09" w:rsidRDefault="001B2B09" w:rsidP="001B2B09"/>
    <w:p w14:paraId="55253272" w14:textId="77777777" w:rsidR="001B2B09" w:rsidRPr="001B2B09" w:rsidRDefault="001B2B09" w:rsidP="001B2B09"/>
    <w:p w14:paraId="67EF65BA" w14:textId="77777777" w:rsidR="000822BF" w:rsidRPr="00E6007B" w:rsidRDefault="006D5592" w:rsidP="00E6007B">
      <w:pPr>
        <w:pStyle w:val="Caption"/>
        <w:spacing w:line="276" w:lineRule="auto"/>
        <w:jc w:val="both"/>
        <w:rPr>
          <w:i w:val="0"/>
        </w:rPr>
      </w:pPr>
      <w:bookmarkStart w:id="154" w:name="_Toc404263031"/>
      <w:r w:rsidRPr="00E6007B">
        <w:rPr>
          <w:b/>
          <w:i w:val="0"/>
          <w:color w:val="auto"/>
        </w:rPr>
        <w:lastRenderedPageBreak/>
        <w:t xml:space="preserve">Table </w:t>
      </w:r>
      <w:r w:rsidRPr="00E6007B">
        <w:rPr>
          <w:b/>
          <w:i w:val="0"/>
          <w:color w:val="auto"/>
        </w:rPr>
        <w:fldChar w:fldCharType="begin"/>
      </w:r>
      <w:r w:rsidRPr="00E6007B">
        <w:rPr>
          <w:b/>
          <w:i w:val="0"/>
          <w:color w:val="auto"/>
        </w:rPr>
        <w:instrText xml:space="preserve"> SEQ Table \* ROMAN </w:instrText>
      </w:r>
      <w:r w:rsidRPr="00E6007B">
        <w:rPr>
          <w:b/>
          <w:i w:val="0"/>
          <w:color w:val="auto"/>
        </w:rPr>
        <w:fldChar w:fldCharType="separate"/>
      </w:r>
      <w:r w:rsidR="00F85D63">
        <w:rPr>
          <w:b/>
          <w:i w:val="0"/>
          <w:noProof/>
          <w:color w:val="auto"/>
        </w:rPr>
        <w:t>VII</w:t>
      </w:r>
      <w:r w:rsidRPr="00E6007B">
        <w:rPr>
          <w:b/>
          <w:i w:val="0"/>
          <w:color w:val="auto"/>
        </w:rPr>
        <w:fldChar w:fldCharType="end"/>
      </w:r>
      <w:bookmarkEnd w:id="153"/>
      <w:r w:rsidRPr="00E6007B">
        <w:rPr>
          <w:b/>
          <w:i w:val="0"/>
          <w:color w:val="auto"/>
        </w:rPr>
        <w:t>. Two-</w:t>
      </w:r>
      <w:r w:rsidR="00AC6137" w:rsidRPr="00E6007B">
        <w:rPr>
          <w:b/>
          <w:i w:val="0"/>
          <w:color w:val="auto"/>
        </w:rPr>
        <w:t xml:space="preserve"> and one-</w:t>
      </w:r>
      <w:r w:rsidRPr="00E6007B">
        <w:rPr>
          <w:b/>
          <w:i w:val="0"/>
          <w:color w:val="auto"/>
        </w:rPr>
        <w:t xml:space="preserve">sided p-values of the Fisher </w:t>
      </w:r>
      <w:r w:rsidR="00E046CE" w:rsidRPr="00E6007B">
        <w:rPr>
          <w:b/>
          <w:i w:val="0"/>
          <w:color w:val="auto"/>
        </w:rPr>
        <w:t xml:space="preserve">Exact </w:t>
      </w:r>
      <w:r w:rsidRPr="00E6007B">
        <w:rPr>
          <w:b/>
          <w:i w:val="0"/>
          <w:color w:val="auto"/>
        </w:rPr>
        <w:t>tests for enrichment of phylostrata in the genes of the core set of overlapping DEG.</w:t>
      </w:r>
      <w:r w:rsidR="00AC6137" w:rsidRPr="00E6007B">
        <w:rPr>
          <w:b/>
          <w:i w:val="0"/>
          <w:color w:val="auto"/>
        </w:rPr>
        <w:t xml:space="preserve"> </w:t>
      </w:r>
      <w:r w:rsidR="00090171" w:rsidRPr="00E6007B">
        <w:rPr>
          <w:i w:val="0"/>
          <w:color w:val="auto"/>
        </w:rPr>
        <w:t>Fisher Exact tests were used to determine if the number of genes of a certain phylostrata in the core set was greater or lower than expected given the t</w:t>
      </w:r>
      <w:r w:rsidR="00332AF9" w:rsidRPr="00E6007B">
        <w:rPr>
          <w:i w:val="0"/>
          <w:color w:val="auto"/>
        </w:rPr>
        <w:t>otal number of DEG of that phyl</w:t>
      </w:r>
      <w:r w:rsidR="00090171" w:rsidRPr="00E6007B">
        <w:rPr>
          <w:i w:val="0"/>
          <w:color w:val="auto"/>
        </w:rPr>
        <w:t>o</w:t>
      </w:r>
      <w:r w:rsidR="00332AF9" w:rsidRPr="00E6007B">
        <w:rPr>
          <w:i w:val="0"/>
          <w:color w:val="auto"/>
        </w:rPr>
        <w:t>s</w:t>
      </w:r>
      <w:r w:rsidR="00090171" w:rsidRPr="00E6007B">
        <w:rPr>
          <w:i w:val="0"/>
          <w:color w:val="auto"/>
        </w:rPr>
        <w:t>trata. The core set of DEG is enriched for genes that emerged in phylostrata 1 and 2, but is poor in genes of phylostrata 6, 8, 9, 10, 12 and 13.</w:t>
      </w:r>
      <w:bookmarkEnd w:id="154"/>
    </w:p>
    <w:tbl>
      <w:tblPr>
        <w:tblW w:w="5778" w:type="dxa"/>
        <w:jc w:val="center"/>
        <w:tblLook w:val="04A0" w:firstRow="1" w:lastRow="0" w:firstColumn="1" w:lastColumn="0" w:noHBand="0" w:noVBand="1"/>
      </w:tblPr>
      <w:tblGrid>
        <w:gridCol w:w="1073"/>
        <w:gridCol w:w="960"/>
        <w:gridCol w:w="960"/>
        <w:gridCol w:w="992"/>
        <w:gridCol w:w="992"/>
        <w:gridCol w:w="992"/>
      </w:tblGrid>
      <w:tr w:rsidR="00EF06A5" w:rsidRPr="00E6007B" w14:paraId="73BDB3A3" w14:textId="77777777" w:rsidTr="00090171">
        <w:trPr>
          <w:trHeight w:val="495"/>
          <w:jc w:val="center"/>
        </w:trPr>
        <w:tc>
          <w:tcPr>
            <w:tcW w:w="9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1E8528"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Phylostrata</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BE741A6"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 xml:space="preserve">DEG in </w:t>
            </w:r>
            <w:r w:rsidR="00AC6137" w:rsidRPr="00E6007B">
              <w:rPr>
                <w:rFonts w:eastAsia="Times New Roman" w:cs="Times New Roman"/>
                <w:b/>
                <w:bCs/>
                <w:color w:val="000000"/>
                <w:sz w:val="18"/>
                <w:szCs w:val="18"/>
                <w:lang w:eastAsia="en-AU"/>
              </w:rPr>
              <w:t>core set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1CE4948"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 xml:space="preserve">DEG not in </w:t>
            </w:r>
            <w:r w:rsidR="00AC6137" w:rsidRPr="00E6007B">
              <w:rPr>
                <w:rFonts w:eastAsia="Times New Roman" w:cs="Times New Roman"/>
                <w:b/>
                <w:bCs/>
                <w:color w:val="000000"/>
                <w:sz w:val="18"/>
                <w:szCs w:val="18"/>
                <w:lang w:eastAsia="en-AU"/>
              </w:rPr>
              <w:t>core set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1DE300A"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Two-sided p-value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E5C427"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Greater p-value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0A2E1D0"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Less p-value</w:t>
            </w:r>
          </w:p>
        </w:tc>
      </w:tr>
      <w:tr w:rsidR="00EF06A5" w:rsidRPr="00E6007B" w14:paraId="503A7FA1" w14:textId="77777777" w:rsidTr="00090171">
        <w:trPr>
          <w:trHeight w:val="300"/>
          <w:jc w:val="center"/>
        </w:trPr>
        <w:tc>
          <w:tcPr>
            <w:tcW w:w="978" w:type="dxa"/>
            <w:tcBorders>
              <w:top w:val="nil"/>
              <w:left w:val="single" w:sz="8" w:space="0" w:color="auto"/>
              <w:bottom w:val="nil"/>
              <w:right w:val="single" w:sz="8" w:space="0" w:color="auto"/>
            </w:tcBorders>
            <w:shd w:val="clear" w:color="000000" w:fill="FCE4D6"/>
            <w:noWrap/>
            <w:vAlign w:val="center"/>
            <w:hideMark/>
          </w:tcPr>
          <w:p w14:paraId="4FA17491"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w:t>
            </w:r>
          </w:p>
        </w:tc>
        <w:tc>
          <w:tcPr>
            <w:tcW w:w="960" w:type="dxa"/>
            <w:tcBorders>
              <w:top w:val="nil"/>
              <w:left w:val="nil"/>
              <w:bottom w:val="nil"/>
              <w:right w:val="single" w:sz="8" w:space="0" w:color="auto"/>
            </w:tcBorders>
            <w:shd w:val="clear" w:color="000000" w:fill="FCE4D6"/>
            <w:noWrap/>
            <w:vAlign w:val="bottom"/>
            <w:hideMark/>
          </w:tcPr>
          <w:p w14:paraId="0001BE5D"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416</w:t>
            </w:r>
          </w:p>
        </w:tc>
        <w:tc>
          <w:tcPr>
            <w:tcW w:w="960" w:type="dxa"/>
            <w:tcBorders>
              <w:top w:val="nil"/>
              <w:left w:val="nil"/>
              <w:bottom w:val="nil"/>
              <w:right w:val="single" w:sz="8" w:space="0" w:color="auto"/>
            </w:tcBorders>
            <w:shd w:val="clear" w:color="000000" w:fill="FCE4D6"/>
            <w:noWrap/>
            <w:vAlign w:val="center"/>
            <w:hideMark/>
          </w:tcPr>
          <w:p w14:paraId="5DF0A789" w14:textId="77777777" w:rsidR="00EF06A5" w:rsidRPr="00E6007B" w:rsidRDefault="00EF06A5" w:rsidP="00E6007B">
            <w:pPr>
              <w:spacing w:after="0" w:line="240" w:lineRule="auto"/>
              <w:jc w:val="center"/>
              <w:rPr>
                <w:rFonts w:eastAsia="Times New Roman" w:cs="Consolas"/>
                <w:color w:val="000000"/>
                <w:sz w:val="18"/>
                <w:szCs w:val="18"/>
                <w:lang w:eastAsia="en-AU"/>
              </w:rPr>
            </w:pPr>
            <w:r w:rsidRPr="00E6007B">
              <w:rPr>
                <w:rFonts w:eastAsia="Times New Roman" w:cs="Consolas"/>
                <w:color w:val="000000"/>
                <w:sz w:val="18"/>
                <w:szCs w:val="18"/>
                <w:lang w:eastAsia="en-AU"/>
              </w:rPr>
              <w:t>1055</w:t>
            </w:r>
          </w:p>
        </w:tc>
        <w:tc>
          <w:tcPr>
            <w:tcW w:w="960" w:type="dxa"/>
            <w:tcBorders>
              <w:top w:val="nil"/>
              <w:left w:val="nil"/>
              <w:bottom w:val="nil"/>
              <w:right w:val="single" w:sz="8" w:space="0" w:color="auto"/>
            </w:tcBorders>
            <w:shd w:val="clear" w:color="000000" w:fill="FCE4D6"/>
            <w:noWrap/>
            <w:vAlign w:val="center"/>
            <w:hideMark/>
          </w:tcPr>
          <w:p w14:paraId="745823F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0.0007465</w:t>
            </w:r>
          </w:p>
        </w:tc>
        <w:tc>
          <w:tcPr>
            <w:tcW w:w="960" w:type="dxa"/>
            <w:tcBorders>
              <w:top w:val="nil"/>
              <w:left w:val="nil"/>
              <w:bottom w:val="nil"/>
              <w:right w:val="single" w:sz="8" w:space="0" w:color="auto"/>
            </w:tcBorders>
            <w:shd w:val="clear" w:color="000000" w:fill="FCE4D6"/>
            <w:noWrap/>
            <w:vAlign w:val="center"/>
            <w:hideMark/>
          </w:tcPr>
          <w:p w14:paraId="746973DA"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0.0003847</w:t>
            </w:r>
          </w:p>
        </w:tc>
        <w:tc>
          <w:tcPr>
            <w:tcW w:w="960" w:type="dxa"/>
            <w:tcBorders>
              <w:top w:val="nil"/>
              <w:left w:val="nil"/>
              <w:bottom w:val="nil"/>
              <w:right w:val="single" w:sz="8" w:space="0" w:color="auto"/>
            </w:tcBorders>
            <w:shd w:val="clear" w:color="000000" w:fill="FCE4D6"/>
            <w:noWrap/>
            <w:vAlign w:val="center"/>
            <w:hideMark/>
          </w:tcPr>
          <w:p w14:paraId="0C8E7566"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0.9996946</w:t>
            </w:r>
          </w:p>
        </w:tc>
      </w:tr>
      <w:tr w:rsidR="00EF06A5" w:rsidRPr="00E6007B" w14:paraId="43D132C7" w14:textId="77777777" w:rsidTr="00090171">
        <w:trPr>
          <w:trHeight w:val="300"/>
          <w:jc w:val="center"/>
        </w:trPr>
        <w:tc>
          <w:tcPr>
            <w:tcW w:w="978" w:type="dxa"/>
            <w:tcBorders>
              <w:top w:val="nil"/>
              <w:left w:val="single" w:sz="8" w:space="0" w:color="auto"/>
              <w:bottom w:val="nil"/>
              <w:right w:val="single" w:sz="8" w:space="0" w:color="auto"/>
            </w:tcBorders>
            <w:shd w:val="clear" w:color="000000" w:fill="FCE4D6"/>
            <w:noWrap/>
            <w:vAlign w:val="center"/>
            <w:hideMark/>
          </w:tcPr>
          <w:p w14:paraId="6F3F1874"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2</w:t>
            </w:r>
          </w:p>
        </w:tc>
        <w:tc>
          <w:tcPr>
            <w:tcW w:w="960" w:type="dxa"/>
            <w:tcBorders>
              <w:top w:val="nil"/>
              <w:left w:val="nil"/>
              <w:bottom w:val="nil"/>
              <w:right w:val="single" w:sz="8" w:space="0" w:color="auto"/>
            </w:tcBorders>
            <w:shd w:val="clear" w:color="000000" w:fill="FCE4D6"/>
            <w:noWrap/>
            <w:vAlign w:val="bottom"/>
            <w:hideMark/>
          </w:tcPr>
          <w:p w14:paraId="629A1998"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1087</w:t>
            </w:r>
          </w:p>
        </w:tc>
        <w:tc>
          <w:tcPr>
            <w:tcW w:w="960" w:type="dxa"/>
            <w:tcBorders>
              <w:top w:val="nil"/>
              <w:left w:val="nil"/>
              <w:bottom w:val="nil"/>
              <w:right w:val="single" w:sz="8" w:space="0" w:color="auto"/>
            </w:tcBorders>
            <w:shd w:val="clear" w:color="000000" w:fill="FCE4D6"/>
            <w:noWrap/>
            <w:vAlign w:val="bottom"/>
            <w:hideMark/>
          </w:tcPr>
          <w:p w14:paraId="4CD4B502"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2837</w:t>
            </w:r>
          </w:p>
        </w:tc>
        <w:tc>
          <w:tcPr>
            <w:tcW w:w="960" w:type="dxa"/>
            <w:tcBorders>
              <w:top w:val="nil"/>
              <w:left w:val="nil"/>
              <w:bottom w:val="nil"/>
              <w:right w:val="single" w:sz="8" w:space="0" w:color="auto"/>
            </w:tcBorders>
            <w:shd w:val="clear" w:color="000000" w:fill="FCE4D6"/>
            <w:noWrap/>
            <w:vAlign w:val="center"/>
            <w:hideMark/>
          </w:tcPr>
          <w:p w14:paraId="1730F0E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6.79E-08</w:t>
            </w:r>
          </w:p>
        </w:tc>
        <w:tc>
          <w:tcPr>
            <w:tcW w:w="960" w:type="dxa"/>
            <w:tcBorders>
              <w:top w:val="nil"/>
              <w:left w:val="nil"/>
              <w:bottom w:val="nil"/>
              <w:right w:val="single" w:sz="8" w:space="0" w:color="auto"/>
            </w:tcBorders>
            <w:shd w:val="clear" w:color="000000" w:fill="FCE4D6"/>
            <w:noWrap/>
            <w:vAlign w:val="center"/>
            <w:hideMark/>
          </w:tcPr>
          <w:p w14:paraId="4B97C72E"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3.84E-08</w:t>
            </w:r>
          </w:p>
        </w:tc>
        <w:tc>
          <w:tcPr>
            <w:tcW w:w="960" w:type="dxa"/>
            <w:tcBorders>
              <w:top w:val="nil"/>
              <w:left w:val="nil"/>
              <w:bottom w:val="nil"/>
              <w:right w:val="single" w:sz="8" w:space="0" w:color="auto"/>
            </w:tcBorders>
            <w:shd w:val="clear" w:color="000000" w:fill="FCE4D6"/>
            <w:noWrap/>
            <w:vAlign w:val="center"/>
            <w:hideMark/>
          </w:tcPr>
          <w:p w14:paraId="18C11F0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w:t>
            </w:r>
          </w:p>
        </w:tc>
      </w:tr>
      <w:tr w:rsidR="00EF06A5" w:rsidRPr="00E6007B" w14:paraId="14AB698B"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4B95DC33"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3</w:t>
            </w:r>
          </w:p>
        </w:tc>
        <w:tc>
          <w:tcPr>
            <w:tcW w:w="960" w:type="dxa"/>
            <w:tcBorders>
              <w:top w:val="nil"/>
              <w:left w:val="nil"/>
              <w:bottom w:val="nil"/>
              <w:right w:val="single" w:sz="8" w:space="0" w:color="auto"/>
            </w:tcBorders>
            <w:shd w:val="clear" w:color="auto" w:fill="auto"/>
            <w:noWrap/>
            <w:vAlign w:val="bottom"/>
            <w:hideMark/>
          </w:tcPr>
          <w:p w14:paraId="4F2D7D8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62</w:t>
            </w:r>
          </w:p>
        </w:tc>
        <w:tc>
          <w:tcPr>
            <w:tcW w:w="960" w:type="dxa"/>
            <w:tcBorders>
              <w:top w:val="nil"/>
              <w:left w:val="nil"/>
              <w:bottom w:val="nil"/>
              <w:right w:val="single" w:sz="8" w:space="0" w:color="auto"/>
            </w:tcBorders>
            <w:shd w:val="clear" w:color="auto" w:fill="auto"/>
            <w:noWrap/>
            <w:vAlign w:val="bottom"/>
            <w:hideMark/>
          </w:tcPr>
          <w:p w14:paraId="1F3648B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155</w:t>
            </w:r>
          </w:p>
        </w:tc>
        <w:tc>
          <w:tcPr>
            <w:tcW w:w="960" w:type="dxa"/>
            <w:tcBorders>
              <w:top w:val="nil"/>
              <w:left w:val="nil"/>
              <w:bottom w:val="nil"/>
              <w:right w:val="single" w:sz="8" w:space="0" w:color="auto"/>
            </w:tcBorders>
            <w:shd w:val="clear" w:color="auto" w:fill="auto"/>
            <w:noWrap/>
            <w:vAlign w:val="center"/>
            <w:hideMark/>
          </w:tcPr>
          <w:p w14:paraId="00905AB1"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0.1772853</w:t>
            </w:r>
          </w:p>
        </w:tc>
        <w:tc>
          <w:tcPr>
            <w:tcW w:w="960" w:type="dxa"/>
            <w:tcBorders>
              <w:top w:val="nil"/>
              <w:left w:val="nil"/>
              <w:bottom w:val="nil"/>
              <w:right w:val="single" w:sz="8" w:space="0" w:color="auto"/>
            </w:tcBorders>
            <w:shd w:val="clear" w:color="auto" w:fill="auto"/>
            <w:noWrap/>
            <w:vAlign w:val="center"/>
            <w:hideMark/>
          </w:tcPr>
          <w:p w14:paraId="3CF3F358"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0.1042649</w:t>
            </w:r>
          </w:p>
        </w:tc>
        <w:tc>
          <w:tcPr>
            <w:tcW w:w="960" w:type="dxa"/>
            <w:tcBorders>
              <w:top w:val="nil"/>
              <w:left w:val="nil"/>
              <w:bottom w:val="nil"/>
              <w:right w:val="single" w:sz="8" w:space="0" w:color="auto"/>
            </w:tcBorders>
            <w:shd w:val="clear" w:color="auto" w:fill="auto"/>
            <w:noWrap/>
            <w:vAlign w:val="center"/>
            <w:hideMark/>
          </w:tcPr>
          <w:p w14:paraId="75CB55E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0.9209691</w:t>
            </w:r>
          </w:p>
        </w:tc>
      </w:tr>
      <w:tr w:rsidR="00EF06A5" w:rsidRPr="00E6007B" w14:paraId="082E6241"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0EFCBF42"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4</w:t>
            </w:r>
          </w:p>
        </w:tc>
        <w:tc>
          <w:tcPr>
            <w:tcW w:w="960" w:type="dxa"/>
            <w:tcBorders>
              <w:top w:val="nil"/>
              <w:left w:val="nil"/>
              <w:bottom w:val="nil"/>
              <w:right w:val="single" w:sz="8" w:space="0" w:color="auto"/>
            </w:tcBorders>
            <w:shd w:val="clear" w:color="auto" w:fill="auto"/>
            <w:noWrap/>
            <w:vAlign w:val="bottom"/>
            <w:hideMark/>
          </w:tcPr>
          <w:p w14:paraId="1141FE94"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375</w:t>
            </w:r>
          </w:p>
        </w:tc>
        <w:tc>
          <w:tcPr>
            <w:tcW w:w="960" w:type="dxa"/>
            <w:tcBorders>
              <w:top w:val="nil"/>
              <w:left w:val="nil"/>
              <w:bottom w:val="nil"/>
              <w:right w:val="single" w:sz="8" w:space="0" w:color="auto"/>
            </w:tcBorders>
            <w:shd w:val="clear" w:color="auto" w:fill="auto"/>
            <w:noWrap/>
            <w:vAlign w:val="bottom"/>
            <w:hideMark/>
          </w:tcPr>
          <w:p w14:paraId="2BD01EB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1173</w:t>
            </w:r>
          </w:p>
        </w:tc>
        <w:tc>
          <w:tcPr>
            <w:tcW w:w="960" w:type="dxa"/>
            <w:tcBorders>
              <w:top w:val="nil"/>
              <w:left w:val="nil"/>
              <w:bottom w:val="nil"/>
              <w:right w:val="single" w:sz="8" w:space="0" w:color="auto"/>
            </w:tcBorders>
            <w:shd w:val="clear" w:color="auto" w:fill="auto"/>
            <w:noWrap/>
            <w:vAlign w:val="center"/>
            <w:hideMark/>
          </w:tcPr>
          <w:p w14:paraId="6A3695F0"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0.6802255</w:t>
            </w:r>
          </w:p>
        </w:tc>
        <w:tc>
          <w:tcPr>
            <w:tcW w:w="960" w:type="dxa"/>
            <w:tcBorders>
              <w:top w:val="nil"/>
              <w:left w:val="nil"/>
              <w:bottom w:val="nil"/>
              <w:right w:val="single" w:sz="8" w:space="0" w:color="auto"/>
            </w:tcBorders>
            <w:shd w:val="clear" w:color="auto" w:fill="auto"/>
            <w:noWrap/>
            <w:vAlign w:val="center"/>
            <w:hideMark/>
          </w:tcPr>
          <w:p w14:paraId="4B22FB04"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0.6812652</w:t>
            </w:r>
          </w:p>
        </w:tc>
        <w:tc>
          <w:tcPr>
            <w:tcW w:w="960" w:type="dxa"/>
            <w:tcBorders>
              <w:top w:val="nil"/>
              <w:left w:val="nil"/>
              <w:bottom w:val="nil"/>
              <w:right w:val="single" w:sz="8" w:space="0" w:color="auto"/>
            </w:tcBorders>
            <w:shd w:val="clear" w:color="auto" w:fill="auto"/>
            <w:noWrap/>
            <w:vAlign w:val="center"/>
            <w:hideMark/>
          </w:tcPr>
          <w:p w14:paraId="1804B8B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0.3417806</w:t>
            </w:r>
          </w:p>
        </w:tc>
      </w:tr>
      <w:tr w:rsidR="00EF06A5" w:rsidRPr="00E6007B" w14:paraId="6E185A82"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767C0611"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5</w:t>
            </w:r>
          </w:p>
        </w:tc>
        <w:tc>
          <w:tcPr>
            <w:tcW w:w="960" w:type="dxa"/>
            <w:tcBorders>
              <w:top w:val="nil"/>
              <w:left w:val="nil"/>
              <w:bottom w:val="nil"/>
              <w:right w:val="single" w:sz="8" w:space="0" w:color="auto"/>
            </w:tcBorders>
            <w:shd w:val="clear" w:color="auto" w:fill="auto"/>
            <w:noWrap/>
            <w:vAlign w:val="bottom"/>
            <w:hideMark/>
          </w:tcPr>
          <w:p w14:paraId="0F01ABB2"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199</w:t>
            </w:r>
          </w:p>
        </w:tc>
        <w:tc>
          <w:tcPr>
            <w:tcW w:w="960" w:type="dxa"/>
            <w:tcBorders>
              <w:top w:val="nil"/>
              <w:left w:val="nil"/>
              <w:bottom w:val="nil"/>
              <w:right w:val="single" w:sz="8" w:space="0" w:color="auto"/>
            </w:tcBorders>
            <w:shd w:val="clear" w:color="auto" w:fill="auto"/>
            <w:noWrap/>
            <w:vAlign w:val="bottom"/>
            <w:hideMark/>
          </w:tcPr>
          <w:p w14:paraId="4E248655"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614</w:t>
            </w:r>
          </w:p>
        </w:tc>
        <w:tc>
          <w:tcPr>
            <w:tcW w:w="960" w:type="dxa"/>
            <w:tcBorders>
              <w:top w:val="nil"/>
              <w:left w:val="nil"/>
              <w:bottom w:val="nil"/>
              <w:right w:val="single" w:sz="8" w:space="0" w:color="auto"/>
            </w:tcBorders>
            <w:shd w:val="clear" w:color="auto" w:fill="auto"/>
            <w:noWrap/>
            <w:vAlign w:val="center"/>
            <w:hideMark/>
          </w:tcPr>
          <w:p w14:paraId="6A424D55"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0.9327301</w:t>
            </w:r>
          </w:p>
        </w:tc>
        <w:tc>
          <w:tcPr>
            <w:tcW w:w="960" w:type="dxa"/>
            <w:tcBorders>
              <w:top w:val="nil"/>
              <w:left w:val="nil"/>
              <w:bottom w:val="nil"/>
              <w:right w:val="single" w:sz="8" w:space="0" w:color="auto"/>
            </w:tcBorders>
            <w:shd w:val="clear" w:color="auto" w:fill="auto"/>
            <w:noWrap/>
            <w:vAlign w:val="center"/>
            <w:hideMark/>
          </w:tcPr>
          <w:p w14:paraId="0C9DA9A6"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0.5684518</w:t>
            </w:r>
          </w:p>
        </w:tc>
        <w:tc>
          <w:tcPr>
            <w:tcW w:w="960" w:type="dxa"/>
            <w:tcBorders>
              <w:top w:val="nil"/>
              <w:left w:val="nil"/>
              <w:bottom w:val="nil"/>
              <w:right w:val="single" w:sz="8" w:space="0" w:color="auto"/>
            </w:tcBorders>
            <w:shd w:val="clear" w:color="auto" w:fill="auto"/>
            <w:noWrap/>
            <w:vAlign w:val="center"/>
            <w:hideMark/>
          </w:tcPr>
          <w:p w14:paraId="1781EAC6"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0.4649814</w:t>
            </w:r>
          </w:p>
        </w:tc>
      </w:tr>
      <w:tr w:rsidR="00EF06A5" w:rsidRPr="00E6007B" w14:paraId="5E9EFBFE"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3755305A"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6</w:t>
            </w:r>
          </w:p>
        </w:tc>
        <w:tc>
          <w:tcPr>
            <w:tcW w:w="960" w:type="dxa"/>
            <w:tcBorders>
              <w:top w:val="nil"/>
              <w:left w:val="nil"/>
              <w:bottom w:val="nil"/>
              <w:right w:val="single" w:sz="8" w:space="0" w:color="auto"/>
            </w:tcBorders>
            <w:shd w:val="clear" w:color="000000" w:fill="DDEBF7"/>
            <w:noWrap/>
            <w:vAlign w:val="bottom"/>
            <w:hideMark/>
          </w:tcPr>
          <w:p w14:paraId="5A2CC1BD"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154</w:t>
            </w:r>
          </w:p>
        </w:tc>
        <w:tc>
          <w:tcPr>
            <w:tcW w:w="960" w:type="dxa"/>
            <w:tcBorders>
              <w:top w:val="nil"/>
              <w:left w:val="nil"/>
              <w:bottom w:val="nil"/>
              <w:right w:val="single" w:sz="8" w:space="0" w:color="auto"/>
            </w:tcBorders>
            <w:shd w:val="clear" w:color="000000" w:fill="DDEBF7"/>
            <w:noWrap/>
            <w:vAlign w:val="bottom"/>
            <w:hideMark/>
          </w:tcPr>
          <w:p w14:paraId="02114FB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565</w:t>
            </w:r>
          </w:p>
        </w:tc>
        <w:tc>
          <w:tcPr>
            <w:tcW w:w="960" w:type="dxa"/>
            <w:tcBorders>
              <w:top w:val="nil"/>
              <w:left w:val="nil"/>
              <w:bottom w:val="nil"/>
              <w:right w:val="single" w:sz="8" w:space="0" w:color="auto"/>
            </w:tcBorders>
            <w:shd w:val="clear" w:color="000000" w:fill="DDEBF7"/>
            <w:noWrap/>
            <w:vAlign w:val="center"/>
            <w:hideMark/>
          </w:tcPr>
          <w:p w14:paraId="6D2C1A6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0.0357773</w:t>
            </w:r>
          </w:p>
        </w:tc>
        <w:tc>
          <w:tcPr>
            <w:tcW w:w="960" w:type="dxa"/>
            <w:tcBorders>
              <w:top w:val="nil"/>
              <w:left w:val="nil"/>
              <w:bottom w:val="nil"/>
              <w:right w:val="single" w:sz="8" w:space="0" w:color="auto"/>
            </w:tcBorders>
            <w:shd w:val="clear" w:color="000000" w:fill="DDEBF7"/>
            <w:noWrap/>
            <w:vAlign w:val="center"/>
            <w:hideMark/>
          </w:tcPr>
          <w:p w14:paraId="4FFF174D"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0.984727</w:t>
            </w:r>
          </w:p>
        </w:tc>
        <w:tc>
          <w:tcPr>
            <w:tcW w:w="960" w:type="dxa"/>
            <w:tcBorders>
              <w:top w:val="nil"/>
              <w:left w:val="nil"/>
              <w:bottom w:val="nil"/>
              <w:right w:val="single" w:sz="8" w:space="0" w:color="auto"/>
            </w:tcBorders>
            <w:shd w:val="clear" w:color="000000" w:fill="DDEBF7"/>
            <w:noWrap/>
            <w:vAlign w:val="center"/>
            <w:hideMark/>
          </w:tcPr>
          <w:p w14:paraId="082DC30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0.019187</w:t>
            </w:r>
          </w:p>
        </w:tc>
      </w:tr>
      <w:tr w:rsidR="00EF06A5" w:rsidRPr="00E6007B" w14:paraId="09BDDA32"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14361811"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7</w:t>
            </w:r>
          </w:p>
        </w:tc>
        <w:tc>
          <w:tcPr>
            <w:tcW w:w="960" w:type="dxa"/>
            <w:tcBorders>
              <w:top w:val="nil"/>
              <w:left w:val="nil"/>
              <w:bottom w:val="nil"/>
              <w:right w:val="single" w:sz="8" w:space="0" w:color="auto"/>
            </w:tcBorders>
            <w:shd w:val="clear" w:color="auto" w:fill="auto"/>
            <w:noWrap/>
            <w:vAlign w:val="bottom"/>
            <w:hideMark/>
          </w:tcPr>
          <w:p w14:paraId="7A460104"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44</w:t>
            </w:r>
          </w:p>
        </w:tc>
        <w:tc>
          <w:tcPr>
            <w:tcW w:w="960" w:type="dxa"/>
            <w:tcBorders>
              <w:top w:val="nil"/>
              <w:left w:val="nil"/>
              <w:bottom w:val="nil"/>
              <w:right w:val="single" w:sz="8" w:space="0" w:color="auto"/>
            </w:tcBorders>
            <w:shd w:val="clear" w:color="auto" w:fill="auto"/>
            <w:noWrap/>
            <w:vAlign w:val="bottom"/>
            <w:hideMark/>
          </w:tcPr>
          <w:p w14:paraId="6AA1E32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148</w:t>
            </w:r>
          </w:p>
        </w:tc>
        <w:tc>
          <w:tcPr>
            <w:tcW w:w="960" w:type="dxa"/>
            <w:tcBorders>
              <w:top w:val="nil"/>
              <w:left w:val="nil"/>
              <w:bottom w:val="nil"/>
              <w:right w:val="single" w:sz="8" w:space="0" w:color="auto"/>
            </w:tcBorders>
            <w:shd w:val="clear" w:color="auto" w:fill="auto"/>
            <w:noWrap/>
            <w:vAlign w:val="center"/>
            <w:hideMark/>
          </w:tcPr>
          <w:p w14:paraId="5F94FE6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0.6130405</w:t>
            </w:r>
          </w:p>
        </w:tc>
        <w:tc>
          <w:tcPr>
            <w:tcW w:w="960" w:type="dxa"/>
            <w:tcBorders>
              <w:top w:val="nil"/>
              <w:left w:val="nil"/>
              <w:bottom w:val="nil"/>
              <w:right w:val="single" w:sz="8" w:space="0" w:color="auto"/>
            </w:tcBorders>
            <w:shd w:val="clear" w:color="auto" w:fill="auto"/>
            <w:noWrap/>
            <w:vAlign w:val="center"/>
            <w:hideMark/>
          </w:tcPr>
          <w:p w14:paraId="71F0931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0.7410228</w:t>
            </w:r>
          </w:p>
        </w:tc>
        <w:tc>
          <w:tcPr>
            <w:tcW w:w="960" w:type="dxa"/>
            <w:tcBorders>
              <w:top w:val="nil"/>
              <w:left w:val="nil"/>
              <w:bottom w:val="nil"/>
              <w:right w:val="single" w:sz="8" w:space="0" w:color="auto"/>
            </w:tcBorders>
            <w:shd w:val="clear" w:color="auto" w:fill="auto"/>
            <w:noWrap/>
            <w:vAlign w:val="center"/>
            <w:hideMark/>
          </w:tcPr>
          <w:p w14:paraId="3547420E"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0.3174002</w:t>
            </w:r>
          </w:p>
        </w:tc>
      </w:tr>
      <w:tr w:rsidR="00EF06A5" w:rsidRPr="00E6007B" w14:paraId="60D2E112"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5368721A"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8</w:t>
            </w:r>
          </w:p>
        </w:tc>
        <w:tc>
          <w:tcPr>
            <w:tcW w:w="960" w:type="dxa"/>
            <w:tcBorders>
              <w:top w:val="nil"/>
              <w:left w:val="nil"/>
              <w:bottom w:val="nil"/>
              <w:right w:val="single" w:sz="8" w:space="0" w:color="auto"/>
            </w:tcBorders>
            <w:shd w:val="clear" w:color="000000" w:fill="DDEBF7"/>
            <w:noWrap/>
            <w:vAlign w:val="bottom"/>
            <w:hideMark/>
          </w:tcPr>
          <w:p w14:paraId="68EE234A"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344</w:t>
            </w:r>
          </w:p>
        </w:tc>
        <w:tc>
          <w:tcPr>
            <w:tcW w:w="960" w:type="dxa"/>
            <w:tcBorders>
              <w:top w:val="nil"/>
              <w:left w:val="nil"/>
              <w:bottom w:val="nil"/>
              <w:right w:val="single" w:sz="8" w:space="0" w:color="auto"/>
            </w:tcBorders>
            <w:shd w:val="clear" w:color="000000" w:fill="DDEBF7"/>
            <w:noWrap/>
            <w:vAlign w:val="bottom"/>
            <w:hideMark/>
          </w:tcPr>
          <w:p w14:paraId="12CCB18A"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1283</w:t>
            </w:r>
          </w:p>
        </w:tc>
        <w:tc>
          <w:tcPr>
            <w:tcW w:w="960" w:type="dxa"/>
            <w:tcBorders>
              <w:top w:val="nil"/>
              <w:left w:val="nil"/>
              <w:bottom w:val="nil"/>
              <w:right w:val="single" w:sz="8" w:space="0" w:color="auto"/>
            </w:tcBorders>
            <w:shd w:val="clear" w:color="000000" w:fill="DDEBF7"/>
            <w:noWrap/>
            <w:vAlign w:val="center"/>
            <w:hideMark/>
          </w:tcPr>
          <w:p w14:paraId="51C3C4F0"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0.0003142</w:t>
            </w:r>
          </w:p>
        </w:tc>
        <w:tc>
          <w:tcPr>
            <w:tcW w:w="960" w:type="dxa"/>
            <w:tcBorders>
              <w:top w:val="nil"/>
              <w:left w:val="nil"/>
              <w:bottom w:val="nil"/>
              <w:right w:val="single" w:sz="8" w:space="0" w:color="auto"/>
            </w:tcBorders>
            <w:shd w:val="clear" w:color="000000" w:fill="DDEBF7"/>
            <w:noWrap/>
            <w:vAlign w:val="center"/>
            <w:hideMark/>
          </w:tcPr>
          <w:p w14:paraId="5E6701CE"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0.9998684</w:t>
            </w:r>
          </w:p>
        </w:tc>
        <w:tc>
          <w:tcPr>
            <w:tcW w:w="960" w:type="dxa"/>
            <w:tcBorders>
              <w:top w:val="nil"/>
              <w:left w:val="nil"/>
              <w:bottom w:val="nil"/>
              <w:right w:val="single" w:sz="8" w:space="0" w:color="auto"/>
            </w:tcBorders>
            <w:shd w:val="clear" w:color="000000" w:fill="DDEBF7"/>
            <w:noWrap/>
            <w:vAlign w:val="center"/>
            <w:hideMark/>
          </w:tcPr>
          <w:p w14:paraId="30BD14C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0.0001684</w:t>
            </w:r>
          </w:p>
        </w:tc>
      </w:tr>
      <w:tr w:rsidR="00EF06A5" w:rsidRPr="00E6007B" w14:paraId="53966C6E"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15115405"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9</w:t>
            </w:r>
          </w:p>
        </w:tc>
        <w:tc>
          <w:tcPr>
            <w:tcW w:w="960" w:type="dxa"/>
            <w:tcBorders>
              <w:top w:val="nil"/>
              <w:left w:val="nil"/>
              <w:bottom w:val="nil"/>
              <w:right w:val="single" w:sz="8" w:space="0" w:color="auto"/>
            </w:tcBorders>
            <w:shd w:val="clear" w:color="000000" w:fill="DDEBF7"/>
            <w:noWrap/>
            <w:vAlign w:val="bottom"/>
            <w:hideMark/>
          </w:tcPr>
          <w:p w14:paraId="54D10D8B"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40</w:t>
            </w:r>
          </w:p>
        </w:tc>
        <w:tc>
          <w:tcPr>
            <w:tcW w:w="960" w:type="dxa"/>
            <w:tcBorders>
              <w:top w:val="nil"/>
              <w:left w:val="nil"/>
              <w:bottom w:val="nil"/>
              <w:right w:val="single" w:sz="8" w:space="0" w:color="auto"/>
            </w:tcBorders>
            <w:shd w:val="clear" w:color="000000" w:fill="DDEBF7"/>
            <w:noWrap/>
            <w:vAlign w:val="bottom"/>
            <w:hideMark/>
          </w:tcPr>
          <w:p w14:paraId="73018381"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198</w:t>
            </w:r>
          </w:p>
        </w:tc>
        <w:tc>
          <w:tcPr>
            <w:tcW w:w="960" w:type="dxa"/>
            <w:tcBorders>
              <w:top w:val="nil"/>
              <w:left w:val="nil"/>
              <w:bottom w:val="nil"/>
              <w:right w:val="single" w:sz="8" w:space="0" w:color="auto"/>
            </w:tcBorders>
            <w:shd w:val="clear" w:color="000000" w:fill="DDEBF7"/>
            <w:noWrap/>
            <w:vAlign w:val="center"/>
            <w:hideMark/>
          </w:tcPr>
          <w:p w14:paraId="1C1EEF4A"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0.0038059</w:t>
            </w:r>
          </w:p>
        </w:tc>
        <w:tc>
          <w:tcPr>
            <w:tcW w:w="960" w:type="dxa"/>
            <w:tcBorders>
              <w:top w:val="nil"/>
              <w:left w:val="nil"/>
              <w:bottom w:val="nil"/>
              <w:right w:val="single" w:sz="8" w:space="0" w:color="auto"/>
            </w:tcBorders>
            <w:shd w:val="clear" w:color="000000" w:fill="DDEBF7"/>
            <w:noWrap/>
            <w:vAlign w:val="center"/>
            <w:hideMark/>
          </w:tcPr>
          <w:p w14:paraId="69CEB46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0.9987954</w:t>
            </w:r>
          </w:p>
        </w:tc>
        <w:tc>
          <w:tcPr>
            <w:tcW w:w="960" w:type="dxa"/>
            <w:tcBorders>
              <w:top w:val="nil"/>
              <w:left w:val="nil"/>
              <w:bottom w:val="nil"/>
              <w:right w:val="single" w:sz="8" w:space="0" w:color="auto"/>
            </w:tcBorders>
            <w:shd w:val="clear" w:color="000000" w:fill="DDEBF7"/>
            <w:noWrap/>
            <w:vAlign w:val="center"/>
            <w:hideMark/>
          </w:tcPr>
          <w:p w14:paraId="39ECFC4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0.0020617</w:t>
            </w:r>
          </w:p>
        </w:tc>
      </w:tr>
      <w:tr w:rsidR="00EF06A5" w:rsidRPr="00E6007B" w14:paraId="5C1C36EA"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4CCAACD9"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10</w:t>
            </w:r>
          </w:p>
        </w:tc>
        <w:tc>
          <w:tcPr>
            <w:tcW w:w="960" w:type="dxa"/>
            <w:tcBorders>
              <w:top w:val="nil"/>
              <w:left w:val="nil"/>
              <w:bottom w:val="nil"/>
              <w:right w:val="single" w:sz="8" w:space="0" w:color="auto"/>
            </w:tcBorders>
            <w:shd w:val="clear" w:color="000000" w:fill="DDEBF7"/>
            <w:noWrap/>
            <w:vAlign w:val="bottom"/>
            <w:hideMark/>
          </w:tcPr>
          <w:p w14:paraId="1655E876"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15</w:t>
            </w:r>
          </w:p>
        </w:tc>
        <w:tc>
          <w:tcPr>
            <w:tcW w:w="960" w:type="dxa"/>
            <w:tcBorders>
              <w:top w:val="nil"/>
              <w:left w:val="nil"/>
              <w:bottom w:val="nil"/>
              <w:right w:val="single" w:sz="8" w:space="0" w:color="auto"/>
            </w:tcBorders>
            <w:shd w:val="clear" w:color="000000" w:fill="DDEBF7"/>
            <w:noWrap/>
            <w:vAlign w:val="bottom"/>
            <w:hideMark/>
          </w:tcPr>
          <w:p w14:paraId="78C3B25B"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131</w:t>
            </w:r>
          </w:p>
        </w:tc>
        <w:tc>
          <w:tcPr>
            <w:tcW w:w="960" w:type="dxa"/>
            <w:tcBorders>
              <w:top w:val="nil"/>
              <w:left w:val="nil"/>
              <w:bottom w:val="nil"/>
              <w:right w:val="single" w:sz="8" w:space="0" w:color="auto"/>
            </w:tcBorders>
            <w:shd w:val="clear" w:color="000000" w:fill="DDEBF7"/>
            <w:noWrap/>
            <w:vAlign w:val="center"/>
            <w:hideMark/>
          </w:tcPr>
          <w:p w14:paraId="069E55CE"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1.66E-05</w:t>
            </w:r>
          </w:p>
        </w:tc>
        <w:tc>
          <w:tcPr>
            <w:tcW w:w="960" w:type="dxa"/>
            <w:tcBorders>
              <w:top w:val="nil"/>
              <w:left w:val="nil"/>
              <w:bottom w:val="nil"/>
              <w:right w:val="single" w:sz="8" w:space="0" w:color="auto"/>
            </w:tcBorders>
            <w:shd w:val="clear" w:color="000000" w:fill="DDEBF7"/>
            <w:noWrap/>
            <w:vAlign w:val="center"/>
            <w:hideMark/>
          </w:tcPr>
          <w:p w14:paraId="034E865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0.9999973</w:t>
            </w:r>
          </w:p>
        </w:tc>
        <w:tc>
          <w:tcPr>
            <w:tcW w:w="960" w:type="dxa"/>
            <w:tcBorders>
              <w:top w:val="nil"/>
              <w:left w:val="nil"/>
              <w:bottom w:val="nil"/>
              <w:right w:val="single" w:sz="8" w:space="0" w:color="auto"/>
            </w:tcBorders>
            <w:shd w:val="clear" w:color="000000" w:fill="DDEBF7"/>
            <w:noWrap/>
            <w:vAlign w:val="center"/>
            <w:hideMark/>
          </w:tcPr>
          <w:p w14:paraId="7684B4E2"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8.30E-06</w:t>
            </w:r>
          </w:p>
        </w:tc>
      </w:tr>
      <w:tr w:rsidR="00EF06A5" w:rsidRPr="00E6007B" w14:paraId="4E4E52C8"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4173A6AB"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11</w:t>
            </w:r>
          </w:p>
        </w:tc>
        <w:tc>
          <w:tcPr>
            <w:tcW w:w="960" w:type="dxa"/>
            <w:tcBorders>
              <w:top w:val="nil"/>
              <w:left w:val="nil"/>
              <w:bottom w:val="nil"/>
              <w:right w:val="single" w:sz="8" w:space="0" w:color="auto"/>
            </w:tcBorders>
            <w:shd w:val="clear" w:color="auto" w:fill="auto"/>
            <w:noWrap/>
            <w:vAlign w:val="bottom"/>
            <w:hideMark/>
          </w:tcPr>
          <w:p w14:paraId="0CCDCB0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32</w:t>
            </w:r>
          </w:p>
        </w:tc>
        <w:tc>
          <w:tcPr>
            <w:tcW w:w="960" w:type="dxa"/>
            <w:tcBorders>
              <w:top w:val="nil"/>
              <w:left w:val="nil"/>
              <w:bottom w:val="nil"/>
              <w:right w:val="single" w:sz="8" w:space="0" w:color="auto"/>
            </w:tcBorders>
            <w:shd w:val="clear" w:color="auto" w:fill="auto"/>
            <w:noWrap/>
            <w:vAlign w:val="bottom"/>
            <w:hideMark/>
          </w:tcPr>
          <w:p w14:paraId="4DF2D4B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128</w:t>
            </w:r>
          </w:p>
        </w:tc>
        <w:tc>
          <w:tcPr>
            <w:tcW w:w="960" w:type="dxa"/>
            <w:tcBorders>
              <w:top w:val="nil"/>
              <w:left w:val="nil"/>
              <w:bottom w:val="nil"/>
              <w:right w:val="single" w:sz="8" w:space="0" w:color="auto"/>
            </w:tcBorders>
            <w:shd w:val="clear" w:color="auto" w:fill="auto"/>
            <w:noWrap/>
            <w:vAlign w:val="center"/>
            <w:hideMark/>
          </w:tcPr>
          <w:p w14:paraId="77D8208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0.1956862</w:t>
            </w:r>
          </w:p>
        </w:tc>
        <w:tc>
          <w:tcPr>
            <w:tcW w:w="960" w:type="dxa"/>
            <w:tcBorders>
              <w:top w:val="nil"/>
              <w:left w:val="nil"/>
              <w:bottom w:val="nil"/>
              <w:right w:val="single" w:sz="8" w:space="0" w:color="auto"/>
            </w:tcBorders>
            <w:shd w:val="clear" w:color="auto" w:fill="auto"/>
            <w:noWrap/>
            <w:vAlign w:val="center"/>
            <w:hideMark/>
          </w:tcPr>
          <w:p w14:paraId="39652BB8"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0.9324519</w:t>
            </w:r>
          </w:p>
        </w:tc>
        <w:tc>
          <w:tcPr>
            <w:tcW w:w="960" w:type="dxa"/>
            <w:tcBorders>
              <w:top w:val="nil"/>
              <w:left w:val="nil"/>
              <w:bottom w:val="nil"/>
              <w:right w:val="single" w:sz="8" w:space="0" w:color="auto"/>
            </w:tcBorders>
            <w:shd w:val="clear" w:color="auto" w:fill="auto"/>
            <w:noWrap/>
            <w:vAlign w:val="center"/>
            <w:hideMark/>
          </w:tcPr>
          <w:p w14:paraId="794B06B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0.0966762</w:t>
            </w:r>
          </w:p>
        </w:tc>
      </w:tr>
      <w:tr w:rsidR="00EF06A5" w:rsidRPr="00E6007B" w14:paraId="00FF66B3"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2DCA9F7E"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12</w:t>
            </w:r>
          </w:p>
        </w:tc>
        <w:tc>
          <w:tcPr>
            <w:tcW w:w="960" w:type="dxa"/>
            <w:tcBorders>
              <w:top w:val="nil"/>
              <w:left w:val="nil"/>
              <w:bottom w:val="nil"/>
              <w:right w:val="single" w:sz="8" w:space="0" w:color="auto"/>
            </w:tcBorders>
            <w:shd w:val="clear" w:color="000000" w:fill="DDEBF7"/>
            <w:noWrap/>
            <w:vAlign w:val="bottom"/>
            <w:hideMark/>
          </w:tcPr>
          <w:p w14:paraId="515580A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31</w:t>
            </w:r>
          </w:p>
        </w:tc>
        <w:tc>
          <w:tcPr>
            <w:tcW w:w="960" w:type="dxa"/>
            <w:tcBorders>
              <w:top w:val="nil"/>
              <w:left w:val="nil"/>
              <w:bottom w:val="nil"/>
              <w:right w:val="single" w:sz="8" w:space="0" w:color="auto"/>
            </w:tcBorders>
            <w:shd w:val="clear" w:color="000000" w:fill="DDEBF7"/>
            <w:noWrap/>
            <w:vAlign w:val="bottom"/>
            <w:hideMark/>
          </w:tcPr>
          <w:p w14:paraId="5834BB3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186</w:t>
            </w:r>
          </w:p>
        </w:tc>
        <w:tc>
          <w:tcPr>
            <w:tcW w:w="960" w:type="dxa"/>
            <w:tcBorders>
              <w:top w:val="nil"/>
              <w:left w:val="nil"/>
              <w:bottom w:val="nil"/>
              <w:right w:val="single" w:sz="8" w:space="0" w:color="auto"/>
            </w:tcBorders>
            <w:shd w:val="clear" w:color="000000" w:fill="DDEBF7"/>
            <w:noWrap/>
            <w:vAlign w:val="center"/>
            <w:hideMark/>
          </w:tcPr>
          <w:p w14:paraId="79FF0A30"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0.0002332</w:t>
            </w:r>
          </w:p>
        </w:tc>
        <w:tc>
          <w:tcPr>
            <w:tcW w:w="960" w:type="dxa"/>
            <w:tcBorders>
              <w:top w:val="nil"/>
              <w:left w:val="nil"/>
              <w:bottom w:val="nil"/>
              <w:right w:val="single" w:sz="8" w:space="0" w:color="auto"/>
            </w:tcBorders>
            <w:shd w:val="clear" w:color="000000" w:fill="DDEBF7"/>
            <w:noWrap/>
            <w:vAlign w:val="center"/>
            <w:hideMark/>
          </w:tcPr>
          <w:p w14:paraId="4836D224"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0.9999463</w:t>
            </w:r>
          </w:p>
        </w:tc>
        <w:tc>
          <w:tcPr>
            <w:tcW w:w="960" w:type="dxa"/>
            <w:tcBorders>
              <w:top w:val="nil"/>
              <w:left w:val="nil"/>
              <w:bottom w:val="nil"/>
              <w:right w:val="single" w:sz="8" w:space="0" w:color="auto"/>
            </w:tcBorders>
            <w:shd w:val="clear" w:color="000000" w:fill="DDEBF7"/>
            <w:noWrap/>
            <w:vAlign w:val="center"/>
            <w:hideMark/>
          </w:tcPr>
          <w:p w14:paraId="7A288EE8"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0.000111</w:t>
            </w:r>
          </w:p>
        </w:tc>
      </w:tr>
      <w:tr w:rsidR="00EF06A5" w:rsidRPr="00E6007B" w14:paraId="0D142FD0" w14:textId="77777777" w:rsidTr="00090171">
        <w:trPr>
          <w:trHeight w:val="300"/>
          <w:jc w:val="center"/>
        </w:trPr>
        <w:tc>
          <w:tcPr>
            <w:tcW w:w="978" w:type="dxa"/>
            <w:tcBorders>
              <w:top w:val="nil"/>
              <w:left w:val="single" w:sz="8" w:space="0" w:color="auto"/>
              <w:bottom w:val="nil"/>
              <w:right w:val="single" w:sz="8" w:space="0" w:color="auto"/>
            </w:tcBorders>
            <w:shd w:val="clear" w:color="000000" w:fill="DDEBF7"/>
            <w:noWrap/>
            <w:vAlign w:val="center"/>
            <w:hideMark/>
          </w:tcPr>
          <w:p w14:paraId="6113A3C9"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13</w:t>
            </w:r>
          </w:p>
        </w:tc>
        <w:tc>
          <w:tcPr>
            <w:tcW w:w="960" w:type="dxa"/>
            <w:tcBorders>
              <w:top w:val="nil"/>
              <w:left w:val="nil"/>
              <w:bottom w:val="nil"/>
              <w:right w:val="single" w:sz="8" w:space="0" w:color="auto"/>
            </w:tcBorders>
            <w:shd w:val="clear" w:color="000000" w:fill="DDEBF7"/>
            <w:noWrap/>
            <w:vAlign w:val="bottom"/>
            <w:hideMark/>
          </w:tcPr>
          <w:p w14:paraId="497F502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2</w:t>
            </w:r>
          </w:p>
        </w:tc>
        <w:tc>
          <w:tcPr>
            <w:tcW w:w="960" w:type="dxa"/>
            <w:tcBorders>
              <w:top w:val="nil"/>
              <w:left w:val="nil"/>
              <w:bottom w:val="nil"/>
              <w:right w:val="single" w:sz="8" w:space="0" w:color="auto"/>
            </w:tcBorders>
            <w:shd w:val="clear" w:color="000000" w:fill="DDEBF7"/>
            <w:noWrap/>
            <w:vAlign w:val="bottom"/>
            <w:hideMark/>
          </w:tcPr>
          <w:p w14:paraId="3432D052"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30</w:t>
            </w:r>
          </w:p>
        </w:tc>
        <w:tc>
          <w:tcPr>
            <w:tcW w:w="960" w:type="dxa"/>
            <w:tcBorders>
              <w:top w:val="nil"/>
              <w:left w:val="nil"/>
              <w:bottom w:val="nil"/>
              <w:right w:val="single" w:sz="8" w:space="0" w:color="auto"/>
            </w:tcBorders>
            <w:shd w:val="clear" w:color="000000" w:fill="DDEBF7"/>
            <w:noWrap/>
            <w:vAlign w:val="center"/>
            <w:hideMark/>
          </w:tcPr>
          <w:p w14:paraId="1C6E9FB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0.0125767</w:t>
            </w:r>
          </w:p>
        </w:tc>
        <w:tc>
          <w:tcPr>
            <w:tcW w:w="960" w:type="dxa"/>
            <w:tcBorders>
              <w:top w:val="nil"/>
              <w:left w:val="nil"/>
              <w:bottom w:val="nil"/>
              <w:right w:val="single" w:sz="8" w:space="0" w:color="auto"/>
            </w:tcBorders>
            <w:shd w:val="clear" w:color="000000" w:fill="DDEBF7"/>
            <w:noWrap/>
            <w:vAlign w:val="center"/>
            <w:hideMark/>
          </w:tcPr>
          <w:p w14:paraId="5AF15B8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0.9986902</w:t>
            </w:r>
          </w:p>
        </w:tc>
        <w:tc>
          <w:tcPr>
            <w:tcW w:w="960" w:type="dxa"/>
            <w:tcBorders>
              <w:top w:val="nil"/>
              <w:left w:val="nil"/>
              <w:bottom w:val="nil"/>
              <w:right w:val="single" w:sz="8" w:space="0" w:color="auto"/>
            </w:tcBorders>
            <w:shd w:val="clear" w:color="000000" w:fill="DDEBF7"/>
            <w:noWrap/>
            <w:vAlign w:val="center"/>
            <w:hideMark/>
          </w:tcPr>
          <w:p w14:paraId="78526C5D"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0.0074026</w:t>
            </w:r>
          </w:p>
        </w:tc>
      </w:tr>
      <w:tr w:rsidR="00EF06A5" w:rsidRPr="00E6007B" w14:paraId="13F6AF6C"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5A7AF423"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14</w:t>
            </w:r>
          </w:p>
        </w:tc>
        <w:tc>
          <w:tcPr>
            <w:tcW w:w="960" w:type="dxa"/>
            <w:tcBorders>
              <w:top w:val="nil"/>
              <w:left w:val="nil"/>
              <w:bottom w:val="nil"/>
              <w:right w:val="single" w:sz="8" w:space="0" w:color="auto"/>
            </w:tcBorders>
            <w:shd w:val="clear" w:color="auto" w:fill="auto"/>
            <w:noWrap/>
            <w:vAlign w:val="bottom"/>
            <w:hideMark/>
          </w:tcPr>
          <w:p w14:paraId="39F4B7AF"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5</w:t>
            </w:r>
          </w:p>
        </w:tc>
        <w:tc>
          <w:tcPr>
            <w:tcW w:w="960" w:type="dxa"/>
            <w:tcBorders>
              <w:top w:val="nil"/>
              <w:left w:val="nil"/>
              <w:bottom w:val="nil"/>
              <w:right w:val="single" w:sz="8" w:space="0" w:color="auto"/>
            </w:tcBorders>
            <w:shd w:val="clear" w:color="auto" w:fill="auto"/>
            <w:noWrap/>
            <w:vAlign w:val="bottom"/>
            <w:hideMark/>
          </w:tcPr>
          <w:p w14:paraId="7C378DA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39</w:t>
            </w:r>
          </w:p>
        </w:tc>
        <w:tc>
          <w:tcPr>
            <w:tcW w:w="960" w:type="dxa"/>
            <w:tcBorders>
              <w:top w:val="nil"/>
              <w:left w:val="nil"/>
              <w:bottom w:val="nil"/>
              <w:right w:val="single" w:sz="8" w:space="0" w:color="auto"/>
            </w:tcBorders>
            <w:shd w:val="clear" w:color="auto" w:fill="auto"/>
            <w:noWrap/>
            <w:vAlign w:val="center"/>
            <w:hideMark/>
          </w:tcPr>
          <w:p w14:paraId="7A428B78"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0.0517598</w:t>
            </w:r>
          </w:p>
        </w:tc>
        <w:tc>
          <w:tcPr>
            <w:tcW w:w="960" w:type="dxa"/>
            <w:tcBorders>
              <w:top w:val="nil"/>
              <w:left w:val="nil"/>
              <w:bottom w:val="nil"/>
              <w:right w:val="single" w:sz="8" w:space="0" w:color="auto"/>
            </w:tcBorders>
            <w:shd w:val="clear" w:color="auto" w:fill="auto"/>
            <w:noWrap/>
            <w:vAlign w:val="center"/>
            <w:hideMark/>
          </w:tcPr>
          <w:p w14:paraId="65ED7D31"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0.9918362</w:t>
            </w:r>
          </w:p>
        </w:tc>
        <w:tc>
          <w:tcPr>
            <w:tcW w:w="960" w:type="dxa"/>
            <w:tcBorders>
              <w:top w:val="nil"/>
              <w:left w:val="nil"/>
              <w:bottom w:val="nil"/>
              <w:right w:val="single" w:sz="8" w:space="0" w:color="auto"/>
            </w:tcBorders>
            <w:shd w:val="clear" w:color="auto" w:fill="auto"/>
            <w:noWrap/>
            <w:vAlign w:val="center"/>
            <w:hideMark/>
          </w:tcPr>
          <w:p w14:paraId="62E8B1B7"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0.0238192</w:t>
            </w:r>
          </w:p>
        </w:tc>
      </w:tr>
      <w:tr w:rsidR="00EF06A5" w:rsidRPr="00E6007B" w14:paraId="3023B33B" w14:textId="77777777" w:rsidTr="00090171">
        <w:trPr>
          <w:trHeight w:val="300"/>
          <w:jc w:val="center"/>
        </w:trPr>
        <w:tc>
          <w:tcPr>
            <w:tcW w:w="978" w:type="dxa"/>
            <w:tcBorders>
              <w:top w:val="nil"/>
              <w:left w:val="single" w:sz="8" w:space="0" w:color="auto"/>
              <w:bottom w:val="nil"/>
              <w:right w:val="single" w:sz="8" w:space="0" w:color="auto"/>
            </w:tcBorders>
            <w:shd w:val="clear" w:color="auto" w:fill="auto"/>
            <w:noWrap/>
            <w:vAlign w:val="center"/>
            <w:hideMark/>
          </w:tcPr>
          <w:p w14:paraId="79B471F6"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15</w:t>
            </w:r>
          </w:p>
        </w:tc>
        <w:tc>
          <w:tcPr>
            <w:tcW w:w="960" w:type="dxa"/>
            <w:tcBorders>
              <w:top w:val="nil"/>
              <w:left w:val="nil"/>
              <w:bottom w:val="nil"/>
              <w:right w:val="single" w:sz="8" w:space="0" w:color="auto"/>
            </w:tcBorders>
            <w:shd w:val="clear" w:color="auto" w:fill="auto"/>
            <w:noWrap/>
            <w:vAlign w:val="bottom"/>
            <w:hideMark/>
          </w:tcPr>
          <w:p w14:paraId="1A84DF42"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9</w:t>
            </w:r>
          </w:p>
        </w:tc>
        <w:tc>
          <w:tcPr>
            <w:tcW w:w="960" w:type="dxa"/>
            <w:tcBorders>
              <w:top w:val="nil"/>
              <w:left w:val="nil"/>
              <w:bottom w:val="nil"/>
              <w:right w:val="single" w:sz="8" w:space="0" w:color="auto"/>
            </w:tcBorders>
            <w:shd w:val="clear" w:color="auto" w:fill="auto"/>
            <w:noWrap/>
            <w:vAlign w:val="bottom"/>
            <w:hideMark/>
          </w:tcPr>
          <w:p w14:paraId="7675A83C"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47</w:t>
            </w:r>
          </w:p>
        </w:tc>
        <w:tc>
          <w:tcPr>
            <w:tcW w:w="960" w:type="dxa"/>
            <w:tcBorders>
              <w:top w:val="nil"/>
              <w:left w:val="nil"/>
              <w:bottom w:val="nil"/>
              <w:right w:val="single" w:sz="8" w:space="0" w:color="auto"/>
            </w:tcBorders>
            <w:shd w:val="clear" w:color="auto" w:fill="auto"/>
            <w:noWrap/>
            <w:vAlign w:val="center"/>
            <w:hideMark/>
          </w:tcPr>
          <w:p w14:paraId="1AC40E05"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0.1618082</w:t>
            </w:r>
          </w:p>
        </w:tc>
        <w:tc>
          <w:tcPr>
            <w:tcW w:w="960" w:type="dxa"/>
            <w:tcBorders>
              <w:top w:val="nil"/>
              <w:left w:val="nil"/>
              <w:bottom w:val="nil"/>
              <w:right w:val="single" w:sz="8" w:space="0" w:color="auto"/>
            </w:tcBorders>
            <w:shd w:val="clear" w:color="auto" w:fill="auto"/>
            <w:noWrap/>
            <w:vAlign w:val="center"/>
            <w:hideMark/>
          </w:tcPr>
          <w:p w14:paraId="6E5A91FB"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0.9564513</w:t>
            </w:r>
          </w:p>
        </w:tc>
        <w:tc>
          <w:tcPr>
            <w:tcW w:w="960" w:type="dxa"/>
            <w:tcBorders>
              <w:top w:val="nil"/>
              <w:left w:val="nil"/>
              <w:bottom w:val="nil"/>
              <w:right w:val="single" w:sz="8" w:space="0" w:color="auto"/>
            </w:tcBorders>
            <w:shd w:val="clear" w:color="auto" w:fill="auto"/>
            <w:noWrap/>
            <w:vAlign w:val="center"/>
            <w:hideMark/>
          </w:tcPr>
          <w:p w14:paraId="239F44EB"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0.0856452</w:t>
            </w:r>
          </w:p>
        </w:tc>
      </w:tr>
      <w:tr w:rsidR="00EF06A5" w:rsidRPr="00E6007B" w14:paraId="390EA708" w14:textId="77777777" w:rsidTr="00090171">
        <w:trPr>
          <w:trHeight w:val="315"/>
          <w:jc w:val="center"/>
        </w:trPr>
        <w:tc>
          <w:tcPr>
            <w:tcW w:w="978" w:type="dxa"/>
            <w:tcBorders>
              <w:top w:val="nil"/>
              <w:left w:val="single" w:sz="8" w:space="0" w:color="auto"/>
              <w:bottom w:val="single" w:sz="8" w:space="0" w:color="auto"/>
              <w:right w:val="single" w:sz="8" w:space="0" w:color="auto"/>
            </w:tcBorders>
            <w:shd w:val="clear" w:color="auto" w:fill="auto"/>
            <w:noWrap/>
            <w:vAlign w:val="center"/>
            <w:hideMark/>
          </w:tcPr>
          <w:p w14:paraId="649F9953" w14:textId="77777777" w:rsidR="00EF06A5" w:rsidRPr="00E6007B" w:rsidRDefault="00EF06A5" w:rsidP="00E6007B">
            <w:pPr>
              <w:spacing w:after="0" w:line="240" w:lineRule="auto"/>
              <w:jc w:val="center"/>
              <w:rPr>
                <w:rFonts w:eastAsia="Times New Roman" w:cs="Times New Roman"/>
                <w:b/>
                <w:bCs/>
                <w:color w:val="000000"/>
                <w:sz w:val="18"/>
                <w:szCs w:val="18"/>
                <w:lang w:eastAsia="en-AU"/>
              </w:rPr>
            </w:pPr>
            <w:r w:rsidRPr="00E6007B">
              <w:rPr>
                <w:rFonts w:eastAsia="Times New Roman" w:cs="Times New Roman"/>
                <w:b/>
                <w:bCs/>
                <w:color w:val="000000"/>
                <w:sz w:val="18"/>
                <w:szCs w:val="18"/>
                <w:lang w:eastAsia="en-AU"/>
              </w:rPr>
              <w:t>16</w:t>
            </w:r>
          </w:p>
        </w:tc>
        <w:tc>
          <w:tcPr>
            <w:tcW w:w="960" w:type="dxa"/>
            <w:tcBorders>
              <w:top w:val="nil"/>
              <w:left w:val="nil"/>
              <w:bottom w:val="single" w:sz="8" w:space="0" w:color="auto"/>
              <w:right w:val="single" w:sz="8" w:space="0" w:color="auto"/>
            </w:tcBorders>
            <w:shd w:val="clear" w:color="auto" w:fill="auto"/>
            <w:noWrap/>
            <w:vAlign w:val="bottom"/>
            <w:hideMark/>
          </w:tcPr>
          <w:p w14:paraId="59C9FC83"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w:t>
            </w:r>
          </w:p>
        </w:tc>
        <w:tc>
          <w:tcPr>
            <w:tcW w:w="960" w:type="dxa"/>
            <w:tcBorders>
              <w:top w:val="nil"/>
              <w:left w:val="nil"/>
              <w:bottom w:val="single" w:sz="8" w:space="0" w:color="auto"/>
              <w:right w:val="single" w:sz="8" w:space="0" w:color="auto"/>
            </w:tcBorders>
            <w:shd w:val="clear" w:color="auto" w:fill="auto"/>
            <w:noWrap/>
            <w:vAlign w:val="bottom"/>
            <w:hideMark/>
          </w:tcPr>
          <w:p w14:paraId="34E914FE"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4</w:t>
            </w:r>
          </w:p>
        </w:tc>
        <w:tc>
          <w:tcPr>
            <w:tcW w:w="960" w:type="dxa"/>
            <w:tcBorders>
              <w:top w:val="nil"/>
              <w:left w:val="nil"/>
              <w:bottom w:val="single" w:sz="8" w:space="0" w:color="auto"/>
              <w:right w:val="single" w:sz="8" w:space="0" w:color="auto"/>
            </w:tcBorders>
            <w:shd w:val="clear" w:color="auto" w:fill="auto"/>
            <w:noWrap/>
            <w:vAlign w:val="center"/>
            <w:hideMark/>
          </w:tcPr>
          <w:p w14:paraId="6CD72139"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0.578098</w:t>
            </w:r>
          </w:p>
        </w:tc>
        <w:tc>
          <w:tcPr>
            <w:tcW w:w="960" w:type="dxa"/>
            <w:tcBorders>
              <w:top w:val="nil"/>
              <w:left w:val="nil"/>
              <w:bottom w:val="single" w:sz="8" w:space="0" w:color="auto"/>
              <w:right w:val="single" w:sz="8" w:space="0" w:color="auto"/>
            </w:tcBorders>
            <w:shd w:val="clear" w:color="auto" w:fill="auto"/>
            <w:noWrap/>
            <w:vAlign w:val="center"/>
            <w:hideMark/>
          </w:tcPr>
          <w:p w14:paraId="14227674"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1</w:t>
            </w:r>
          </w:p>
        </w:tc>
        <w:tc>
          <w:tcPr>
            <w:tcW w:w="960" w:type="dxa"/>
            <w:tcBorders>
              <w:top w:val="nil"/>
              <w:left w:val="nil"/>
              <w:bottom w:val="single" w:sz="8" w:space="0" w:color="auto"/>
              <w:right w:val="single" w:sz="8" w:space="0" w:color="auto"/>
            </w:tcBorders>
            <w:shd w:val="clear" w:color="auto" w:fill="auto"/>
            <w:noWrap/>
            <w:vAlign w:val="center"/>
            <w:hideMark/>
          </w:tcPr>
          <w:p w14:paraId="0927059A" w14:textId="77777777" w:rsidR="00EF06A5" w:rsidRPr="00E6007B" w:rsidRDefault="00EF06A5" w:rsidP="00E6007B">
            <w:pPr>
              <w:spacing w:after="0" w:line="240" w:lineRule="auto"/>
              <w:jc w:val="center"/>
              <w:rPr>
                <w:rFonts w:eastAsia="Times New Roman" w:cs="Times New Roman"/>
                <w:color w:val="000000"/>
                <w:sz w:val="18"/>
                <w:szCs w:val="18"/>
                <w:lang w:eastAsia="en-AU"/>
              </w:rPr>
            </w:pPr>
            <w:r w:rsidRPr="00E6007B">
              <w:rPr>
                <w:rFonts w:eastAsia="Times New Roman" w:cs="Times New Roman"/>
                <w:color w:val="000000"/>
                <w:sz w:val="18"/>
                <w:szCs w:val="18"/>
                <w:lang w:eastAsia="en-AU"/>
              </w:rPr>
              <w:t>0.3218595</w:t>
            </w:r>
          </w:p>
        </w:tc>
      </w:tr>
    </w:tbl>
    <w:p w14:paraId="022ABFB1" w14:textId="77777777" w:rsidR="00090171" w:rsidRPr="00E6007B" w:rsidRDefault="00090171" w:rsidP="00E6007B">
      <w:pPr>
        <w:spacing w:after="0" w:line="276" w:lineRule="auto"/>
        <w:jc w:val="center"/>
        <w:rPr>
          <w:sz w:val="18"/>
          <w:szCs w:val="18"/>
        </w:rPr>
      </w:pPr>
      <w:r w:rsidRPr="00E6007B">
        <w:rPr>
          <w:sz w:val="18"/>
          <w:szCs w:val="18"/>
        </w:rPr>
        <w:t xml:space="preserve">*Pink = </w:t>
      </w:r>
      <w:r w:rsidR="00332AF9" w:rsidRPr="00E6007B">
        <w:rPr>
          <w:sz w:val="18"/>
          <w:szCs w:val="18"/>
        </w:rPr>
        <w:t>the number of genes of the phylostratum in the core set is greater than expected</w:t>
      </w:r>
      <w:r w:rsidRPr="00E6007B">
        <w:rPr>
          <w:sz w:val="18"/>
          <w:szCs w:val="18"/>
        </w:rPr>
        <w:t>.</w:t>
      </w:r>
    </w:p>
    <w:p w14:paraId="3D089E5A" w14:textId="77777777" w:rsidR="00332AF9" w:rsidRPr="00E6007B" w:rsidRDefault="00090171" w:rsidP="00E6007B">
      <w:pPr>
        <w:spacing w:after="0" w:line="276" w:lineRule="auto"/>
        <w:jc w:val="center"/>
        <w:rPr>
          <w:sz w:val="18"/>
          <w:szCs w:val="18"/>
        </w:rPr>
      </w:pPr>
      <w:r w:rsidRPr="00E6007B">
        <w:rPr>
          <w:sz w:val="18"/>
          <w:szCs w:val="18"/>
        </w:rPr>
        <w:t xml:space="preserve">*Blue = </w:t>
      </w:r>
      <w:r w:rsidR="00332AF9" w:rsidRPr="00E6007B">
        <w:rPr>
          <w:sz w:val="18"/>
          <w:szCs w:val="18"/>
        </w:rPr>
        <w:t>the number of genes of the phylostratum in the core set is less than expected.</w:t>
      </w:r>
    </w:p>
    <w:p w14:paraId="0EAFAD41" w14:textId="77777777" w:rsidR="00090171" w:rsidRDefault="00090171" w:rsidP="00E6007B">
      <w:pPr>
        <w:spacing w:after="0" w:line="276" w:lineRule="auto"/>
        <w:jc w:val="center"/>
        <w:rPr>
          <w:sz w:val="18"/>
          <w:szCs w:val="18"/>
        </w:rPr>
      </w:pPr>
      <w:r w:rsidRPr="00E6007B">
        <w:rPr>
          <w:sz w:val="18"/>
          <w:szCs w:val="18"/>
        </w:rPr>
        <w:t xml:space="preserve">*White = </w:t>
      </w:r>
      <w:r w:rsidR="00332AF9" w:rsidRPr="00E6007B">
        <w:rPr>
          <w:sz w:val="18"/>
          <w:szCs w:val="18"/>
        </w:rPr>
        <w:t>the number of genes of the phylostrat</w:t>
      </w:r>
      <w:r w:rsidR="00E72521" w:rsidRPr="00E6007B">
        <w:rPr>
          <w:sz w:val="18"/>
          <w:szCs w:val="18"/>
        </w:rPr>
        <w:t>a</w:t>
      </w:r>
      <w:r w:rsidR="00332AF9" w:rsidRPr="00E6007B">
        <w:rPr>
          <w:sz w:val="18"/>
          <w:szCs w:val="18"/>
        </w:rPr>
        <w:t xml:space="preserve"> in the core is not statistically </w:t>
      </w:r>
      <w:r w:rsidRPr="00E6007B">
        <w:rPr>
          <w:sz w:val="18"/>
          <w:szCs w:val="18"/>
        </w:rPr>
        <w:t>different to what is expected.</w:t>
      </w:r>
    </w:p>
    <w:p w14:paraId="7712F019" w14:textId="7C7AA791" w:rsidR="00B9311C" w:rsidRPr="00E6007B" w:rsidRDefault="00B9311C" w:rsidP="00E6007B">
      <w:pPr>
        <w:spacing w:after="0" w:line="276" w:lineRule="auto"/>
        <w:jc w:val="center"/>
        <w:rPr>
          <w:sz w:val="18"/>
          <w:szCs w:val="18"/>
        </w:rPr>
      </w:pPr>
      <w:r>
        <w:rPr>
          <w:sz w:val="18"/>
          <w:szCs w:val="18"/>
        </w:rPr>
        <w:t>Note: The DEG not in the core set are those that were DE in at least one cancer type, but not</w:t>
      </w:r>
      <w:r w:rsidR="00975B20">
        <w:rPr>
          <w:sz w:val="18"/>
          <w:szCs w:val="18"/>
        </w:rPr>
        <w:t xml:space="preserve"> in</w:t>
      </w:r>
      <w:r>
        <w:rPr>
          <w:sz w:val="18"/>
          <w:szCs w:val="18"/>
        </w:rPr>
        <w:t xml:space="preserve"> all four</w:t>
      </w:r>
    </w:p>
    <w:p w14:paraId="049656D5" w14:textId="77777777" w:rsidR="0056426A" w:rsidRDefault="0056426A" w:rsidP="004548CD">
      <w:pPr>
        <w:spacing w:line="360" w:lineRule="auto"/>
      </w:pPr>
    </w:p>
    <w:p w14:paraId="168DD00B" w14:textId="77777777" w:rsidR="00405778" w:rsidRDefault="00405778" w:rsidP="004548CD">
      <w:pPr>
        <w:pStyle w:val="Heading2"/>
        <w:numPr>
          <w:ilvl w:val="0"/>
          <w:numId w:val="18"/>
        </w:numPr>
        <w:spacing w:line="360" w:lineRule="auto"/>
      </w:pPr>
      <w:bookmarkStart w:id="155" w:name="_Toc404262901"/>
      <w:r>
        <w:t>Functional studies</w:t>
      </w:r>
      <w:bookmarkEnd w:id="155"/>
    </w:p>
    <w:p w14:paraId="59730558" w14:textId="763F2DBC" w:rsidR="00BC1C50" w:rsidRDefault="00E72521" w:rsidP="004548CD">
      <w:pPr>
        <w:spacing w:line="360" w:lineRule="auto"/>
        <w:jc w:val="both"/>
      </w:pPr>
      <w:r>
        <w:t xml:space="preserve">Until now our analysis of the atavism hypothesis </w:t>
      </w:r>
      <w:r w:rsidR="00512FFF">
        <w:t xml:space="preserve">has been from </w:t>
      </w:r>
      <w:r>
        <w:t xml:space="preserve">the point of view of the association between the age of genes and their expression levels. </w:t>
      </w:r>
      <w:r w:rsidR="00512FFF">
        <w:t>A</w:t>
      </w:r>
      <w:r>
        <w:t xml:space="preserve">nother dimension of the atavism hypothesis can be addressed by </w:t>
      </w:r>
      <w:r w:rsidR="003A0EF1">
        <w:t xml:space="preserve">also taking into account the </w:t>
      </w:r>
      <w:r w:rsidR="003D29D4">
        <w:t xml:space="preserve">biological functions of the </w:t>
      </w:r>
      <w:r w:rsidR="003A0EF1">
        <w:t>gene</w:t>
      </w:r>
      <w:r w:rsidR="003D29D4">
        <w:t>s</w:t>
      </w:r>
      <w:r w:rsidR="003A0EF1">
        <w:t>.</w:t>
      </w:r>
      <w:r w:rsidR="00BC1C50">
        <w:t xml:space="preserve"> </w:t>
      </w:r>
    </w:p>
    <w:p w14:paraId="2CA0E885" w14:textId="0B844C51" w:rsidR="00E72521" w:rsidRDefault="00166A2E" w:rsidP="004548CD">
      <w:pPr>
        <w:pStyle w:val="Heading3"/>
        <w:spacing w:line="360" w:lineRule="auto"/>
      </w:pPr>
      <w:bookmarkStart w:id="156" w:name="_Toc404262902"/>
      <w:r>
        <w:t>3.1</w:t>
      </w:r>
      <w:r w:rsidR="00B25B43">
        <w:t xml:space="preserve"> </w:t>
      </w:r>
      <w:r w:rsidR="00D40068">
        <w:t>D</w:t>
      </w:r>
      <w:r w:rsidR="00601032">
        <w:t xml:space="preserve">ifferentially expressed </w:t>
      </w:r>
      <w:r w:rsidR="00D40068">
        <w:t xml:space="preserve">gene functions </w:t>
      </w:r>
      <w:r w:rsidR="00B25B43">
        <w:t xml:space="preserve">in </w:t>
      </w:r>
      <w:del w:id="157" w:author="David Goode" w:date="2014-11-04T16:49:00Z">
        <w:r w:rsidR="00601032" w:rsidDel="000C2875">
          <w:delText xml:space="preserve">the </w:delText>
        </w:r>
      </w:del>
      <w:ins w:id="158" w:author="David Goode" w:date="2014-11-04T16:49:00Z">
        <w:r w:rsidR="000C2875">
          <w:t xml:space="preserve">each </w:t>
        </w:r>
      </w:ins>
      <w:r w:rsidR="00B25B43">
        <w:t>phylostrat</w:t>
      </w:r>
      <w:ins w:id="159" w:author="David Goode" w:date="2014-11-04T16:49:00Z">
        <w:r w:rsidR="000C2875">
          <w:t>um</w:t>
        </w:r>
      </w:ins>
      <w:bookmarkEnd w:id="156"/>
      <w:del w:id="160" w:author="David Goode" w:date="2014-11-04T16:49:00Z">
        <w:r w:rsidR="00B25B43" w:rsidDel="000C2875">
          <w:delText>a</w:delText>
        </w:r>
      </w:del>
    </w:p>
    <w:p w14:paraId="34051135" w14:textId="0A3F0FE2" w:rsidR="003217E4" w:rsidRDefault="00166A2E" w:rsidP="00D40068">
      <w:pPr>
        <w:spacing w:line="360" w:lineRule="auto"/>
        <w:jc w:val="both"/>
      </w:pPr>
      <w:r>
        <w:t>The</w:t>
      </w:r>
      <w:r w:rsidR="005248B2">
        <w:t xml:space="preserve"> </w:t>
      </w:r>
      <w:r w:rsidR="00D40068">
        <w:t>collapsed</w:t>
      </w:r>
      <w:r w:rsidR="00791331">
        <w:t xml:space="preserve"> set of gene annotations was</w:t>
      </w:r>
      <w:r w:rsidR="005248B2">
        <w:t xml:space="preserve"> used to determine the functional groups that were up- and downregulated in each phylostratum </w:t>
      </w:r>
      <w:r w:rsidR="00066631">
        <w:t xml:space="preserve">for the four tumour types </w:t>
      </w:r>
      <w:r w:rsidR="005248B2">
        <w:t>(</w:t>
      </w:r>
      <w:r w:rsidR="005248B2">
        <w:fldChar w:fldCharType="begin"/>
      </w:r>
      <w:r w:rsidR="005248B2">
        <w:instrText xml:space="preserve"> REF _Ref401043721 \h </w:instrText>
      </w:r>
      <w:r w:rsidR="004548CD">
        <w:instrText xml:space="preserve"> \* MERGEFORMAT </w:instrText>
      </w:r>
      <w:r w:rsidR="005248B2">
        <w:fldChar w:fldCharType="separate"/>
      </w:r>
      <w:r w:rsidR="00F85D63" w:rsidRPr="00F85D63">
        <w:rPr>
          <w:b/>
          <w:i/>
        </w:rPr>
        <w:t xml:space="preserve">Figure </w:t>
      </w:r>
      <w:r w:rsidR="00F85D63">
        <w:rPr>
          <w:b/>
          <w:i/>
          <w:noProof/>
        </w:rPr>
        <w:t>13</w:t>
      </w:r>
      <w:r w:rsidR="005248B2">
        <w:fldChar w:fldCharType="end"/>
      </w:r>
      <w:r w:rsidR="005248B2">
        <w:t xml:space="preserve">). </w:t>
      </w:r>
      <w:r w:rsidR="00066631">
        <w:t xml:space="preserve">There </w:t>
      </w:r>
      <w:r w:rsidR="00791331">
        <w:t>wa</w:t>
      </w:r>
      <w:r w:rsidR="00066631">
        <w:t xml:space="preserve">s large consistency </w:t>
      </w:r>
      <w:r w:rsidR="00791331">
        <w:t>of the up- and downregulated function</w:t>
      </w:r>
      <w:r w:rsidR="00512FFF">
        <w:t>s</w:t>
      </w:r>
      <w:r w:rsidR="00791331">
        <w:t xml:space="preserve"> between </w:t>
      </w:r>
      <w:r w:rsidR="00066631">
        <w:t>cancer types</w:t>
      </w:r>
      <w:r w:rsidR="003217E4">
        <w:t xml:space="preserve"> in unicellular </w:t>
      </w:r>
      <w:r w:rsidR="00791331">
        <w:t xml:space="preserve">and </w:t>
      </w:r>
      <w:r w:rsidR="00B9311C">
        <w:t>e</w:t>
      </w:r>
      <w:r w:rsidR="00791331">
        <w:t>a</w:t>
      </w:r>
      <w:r w:rsidR="00B9311C">
        <w:t>rly m</w:t>
      </w:r>
      <w:r w:rsidR="00791331">
        <w:t xml:space="preserve">etazoan </w:t>
      </w:r>
      <w:r w:rsidR="003217E4">
        <w:t xml:space="preserve">phylostrata. In the case </w:t>
      </w:r>
      <w:r w:rsidR="00B9311C">
        <w:t>of m</w:t>
      </w:r>
      <w:r w:rsidR="00791331">
        <w:t>ammalian phylostrata, there wa</w:t>
      </w:r>
      <w:r w:rsidR="003217E4">
        <w:t>s overall consistency in the nearly non-existent differentially expressed functions</w:t>
      </w:r>
      <w:r w:rsidR="00D40068">
        <w:t>, which agrees with the lack of gene expression differences between normal and tumours previously found.</w:t>
      </w:r>
    </w:p>
    <w:p w14:paraId="4171DE65" w14:textId="6EA828D6" w:rsidR="008F7BCF" w:rsidRDefault="003217E4" w:rsidP="004548CD">
      <w:pPr>
        <w:spacing w:line="360" w:lineRule="auto"/>
        <w:jc w:val="both"/>
      </w:pPr>
      <w:r>
        <w:t xml:space="preserve">The functional sets that have the largest number of upregulated GO-term sets </w:t>
      </w:r>
      <w:r w:rsidR="00791331">
        <w:t>we</w:t>
      </w:r>
      <w:r>
        <w:t xml:space="preserve">re those related to DNA and RNA processes and metabolism, the cell cycle and protein processes, and </w:t>
      </w:r>
      <w:r w:rsidR="00B9311C">
        <w:t xml:space="preserve">were mainly found </w:t>
      </w:r>
      <w:r w:rsidR="00B9311C">
        <w:lastRenderedPageBreak/>
        <w:t>in u</w:t>
      </w:r>
      <w:r>
        <w:t xml:space="preserve">nicellular phylostrata. </w:t>
      </w:r>
      <w:r w:rsidR="008F7BCF">
        <w:t xml:space="preserve">However, gene sets involved in signalling and amino acid, ion and lipid metabolism </w:t>
      </w:r>
      <w:r w:rsidR="00791331">
        <w:t>we</w:t>
      </w:r>
      <w:r w:rsidR="008F7BCF">
        <w:t xml:space="preserve">re strongly downregulated in </w:t>
      </w:r>
      <w:r w:rsidR="00791331">
        <w:t xml:space="preserve">these </w:t>
      </w:r>
      <w:r w:rsidR="008F7BCF">
        <w:t xml:space="preserve">phylostrata. </w:t>
      </w:r>
      <w:r w:rsidR="00791331">
        <w:t xml:space="preserve">However, strong signals of </w:t>
      </w:r>
      <w:r w:rsidR="008F7BCF">
        <w:t>these functions fade</w:t>
      </w:r>
      <w:r w:rsidR="00791331">
        <w:t>d</w:t>
      </w:r>
      <w:r w:rsidR="008F7BCF">
        <w:t xml:space="preserve"> </w:t>
      </w:r>
      <w:r w:rsidR="00166A2E">
        <w:t>in newer phylostrata</w:t>
      </w:r>
      <w:r w:rsidR="00791331">
        <w:t>, and were</w:t>
      </w:r>
      <w:r w:rsidR="008F7BCF">
        <w:t xml:space="preserve"> not present in </w:t>
      </w:r>
      <w:r w:rsidR="00B9311C">
        <w:t>m</w:t>
      </w:r>
      <w:r w:rsidR="008F7BCF">
        <w:t>ammalian phylostrata.</w:t>
      </w:r>
    </w:p>
    <w:p w14:paraId="486D8EC0" w14:textId="48AEA769" w:rsidR="003217E4" w:rsidRDefault="003217E4" w:rsidP="004548CD">
      <w:pPr>
        <w:spacing w:line="360" w:lineRule="auto"/>
        <w:jc w:val="both"/>
      </w:pPr>
      <w:r>
        <w:t xml:space="preserve">Contrarily, gene sets involved in defence and cell adhesion, communication and differentiation that show </w:t>
      </w:r>
      <w:del w:id="161" w:author="David Goode" w:date="2014-11-04T16:51:00Z">
        <w:r w:rsidDel="000C2875">
          <w:delText xml:space="preserve">a </w:delText>
        </w:r>
      </w:del>
      <w:r>
        <w:t xml:space="preserve">differential expression are concentrated in genes emerged in </w:t>
      </w:r>
      <w:r w:rsidR="00B9311C">
        <w:t>e</w:t>
      </w:r>
      <w:r>
        <w:t xml:space="preserve">arly </w:t>
      </w:r>
      <w:r w:rsidR="00B9311C">
        <w:t>m</w:t>
      </w:r>
      <w:r>
        <w:t xml:space="preserve">etazoan genes, but not in </w:t>
      </w:r>
      <w:r w:rsidR="00B9311C">
        <w:t>u</w:t>
      </w:r>
      <w:r>
        <w:t xml:space="preserve">nicellular phylostrata. </w:t>
      </w:r>
    </w:p>
    <w:p w14:paraId="2E0A2F39" w14:textId="48E4400D" w:rsidR="00307423" w:rsidRDefault="00307423" w:rsidP="004548CD">
      <w:pPr>
        <w:spacing w:line="360" w:lineRule="auto"/>
        <w:jc w:val="both"/>
      </w:pPr>
    </w:p>
    <w:p w14:paraId="57C25E85" w14:textId="77777777" w:rsidR="00B25B43" w:rsidRDefault="00166A2E" w:rsidP="004548CD">
      <w:pPr>
        <w:spacing w:line="360" w:lineRule="auto"/>
      </w:pPr>
      <w:r w:rsidRPr="009942B6">
        <w:rPr>
          <w:b/>
          <w:i/>
          <w:noProof/>
          <w:lang w:eastAsia="en-AU"/>
        </w:rPr>
        <w:drawing>
          <wp:anchor distT="0" distB="0" distL="114300" distR="114300" simplePos="0" relativeHeight="251670528" behindDoc="0" locked="0" layoutInCell="1" allowOverlap="1" wp14:anchorId="200DC11C" wp14:editId="4AB615E7">
            <wp:simplePos x="0" y="0"/>
            <wp:positionH relativeFrom="column">
              <wp:posOffset>4882393</wp:posOffset>
            </wp:positionH>
            <wp:positionV relativeFrom="paragraph">
              <wp:posOffset>3403472</wp:posOffset>
            </wp:positionV>
            <wp:extent cx="1170695" cy="84772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extLst>
                        <a:ext uri="{28A0092B-C50C-407E-A947-70E740481C1C}">
                          <a14:useLocalDpi xmlns:a14="http://schemas.microsoft.com/office/drawing/2010/main" val="0"/>
                        </a:ext>
                      </a:extLst>
                    </a:blip>
                    <a:srcRect l="5541" r="72969" b="75019"/>
                    <a:stretch/>
                  </pic:blipFill>
                  <pic:spPr>
                    <a:xfrm>
                      <a:off x="0" y="0"/>
                      <a:ext cx="1170695" cy="847725"/>
                    </a:xfrm>
                    <a:prstGeom prst="rect">
                      <a:avLst/>
                    </a:prstGeom>
                  </pic:spPr>
                </pic:pic>
              </a:graphicData>
            </a:graphic>
            <wp14:sizeRelH relativeFrom="page">
              <wp14:pctWidth>0</wp14:pctWidth>
            </wp14:sizeRelH>
            <wp14:sizeRelV relativeFrom="page">
              <wp14:pctHeight>0</wp14:pctHeight>
            </wp14:sizeRelV>
          </wp:anchor>
        </w:drawing>
      </w:r>
      <w:r w:rsidR="007F0F04">
        <w:rPr>
          <w:noProof/>
          <w:lang w:eastAsia="en-AU"/>
        </w:rPr>
        <w:drawing>
          <wp:inline distT="0" distB="0" distL="0" distR="0" wp14:anchorId="46732ABD" wp14:editId="4B3B7D1C">
            <wp:extent cx="6347349" cy="398064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9819" cy="3982193"/>
                    </a:xfrm>
                    <a:prstGeom prst="rect">
                      <a:avLst/>
                    </a:prstGeom>
                    <a:noFill/>
                  </pic:spPr>
                </pic:pic>
              </a:graphicData>
            </a:graphic>
          </wp:inline>
        </w:drawing>
      </w:r>
    </w:p>
    <w:p w14:paraId="56B0F2BA" w14:textId="0A106B81" w:rsidR="004829F0" w:rsidRPr="0017548D" w:rsidRDefault="005C3F94" w:rsidP="004548CD">
      <w:pPr>
        <w:pStyle w:val="Caption"/>
        <w:spacing w:line="360" w:lineRule="auto"/>
        <w:jc w:val="both"/>
        <w:rPr>
          <w:i w:val="0"/>
        </w:rPr>
      </w:pPr>
      <w:bookmarkStart w:id="162" w:name="_Ref401043721"/>
      <w:bookmarkStart w:id="163" w:name="_Toc402204866"/>
      <w:bookmarkStart w:id="164" w:name="_Toc404262943"/>
      <w:r w:rsidRPr="005C3F94">
        <w:rPr>
          <w:b/>
          <w:i w:val="0"/>
          <w:color w:val="auto"/>
        </w:rPr>
        <w:t xml:space="preserve">Figure </w:t>
      </w:r>
      <w:r w:rsidRPr="005C3F94">
        <w:rPr>
          <w:b/>
          <w:i w:val="0"/>
          <w:color w:val="auto"/>
        </w:rPr>
        <w:fldChar w:fldCharType="begin"/>
      </w:r>
      <w:r w:rsidRPr="005C3F94">
        <w:rPr>
          <w:b/>
          <w:i w:val="0"/>
          <w:color w:val="auto"/>
        </w:rPr>
        <w:instrText xml:space="preserve"> SEQ Figure \* ARABIC </w:instrText>
      </w:r>
      <w:r w:rsidRPr="005C3F94">
        <w:rPr>
          <w:b/>
          <w:i w:val="0"/>
          <w:color w:val="auto"/>
        </w:rPr>
        <w:fldChar w:fldCharType="separate"/>
      </w:r>
      <w:r w:rsidR="00F85D63">
        <w:rPr>
          <w:b/>
          <w:i w:val="0"/>
          <w:noProof/>
          <w:color w:val="auto"/>
        </w:rPr>
        <w:t>13</w:t>
      </w:r>
      <w:r w:rsidRPr="005C3F94">
        <w:rPr>
          <w:b/>
          <w:i w:val="0"/>
          <w:color w:val="auto"/>
        </w:rPr>
        <w:fldChar w:fldCharType="end"/>
      </w:r>
      <w:bookmarkEnd w:id="162"/>
      <w:r w:rsidRPr="005C3F94">
        <w:rPr>
          <w:b/>
          <w:i w:val="0"/>
          <w:color w:val="auto"/>
        </w:rPr>
        <w:t>. Up- and downregulated functions in the phylostrata.</w:t>
      </w:r>
      <w:r w:rsidR="009942B6">
        <w:rPr>
          <w:b/>
          <w:i w:val="0"/>
          <w:color w:val="auto"/>
        </w:rPr>
        <w:t xml:space="preserve"> </w:t>
      </w:r>
      <w:r w:rsidR="003217E4" w:rsidRPr="003217E4">
        <w:rPr>
          <w:i w:val="0"/>
          <w:color w:val="auto"/>
        </w:rPr>
        <w:t>The phylostrata correspond to the time of emergence of genes.</w:t>
      </w:r>
      <w:r w:rsidR="003217E4">
        <w:rPr>
          <w:b/>
          <w:i w:val="0"/>
          <w:color w:val="auto"/>
        </w:rPr>
        <w:t xml:space="preserve"> </w:t>
      </w:r>
      <w:r w:rsidR="009942B6" w:rsidRPr="009942B6">
        <w:rPr>
          <w:i w:val="0"/>
          <w:color w:val="auto"/>
        </w:rPr>
        <w:t>The</w:t>
      </w:r>
      <w:r w:rsidR="009942B6">
        <w:rPr>
          <w:b/>
          <w:i w:val="0"/>
          <w:color w:val="auto"/>
        </w:rPr>
        <w:t xml:space="preserve"> </w:t>
      </w:r>
      <w:r w:rsidR="009942B6" w:rsidRPr="0017548D">
        <w:rPr>
          <w:i w:val="0"/>
          <w:color w:val="auto"/>
        </w:rPr>
        <w:t>number of up-</w:t>
      </w:r>
      <w:r w:rsidR="00166A2E">
        <w:rPr>
          <w:i w:val="0"/>
          <w:color w:val="auto"/>
        </w:rPr>
        <w:t xml:space="preserve"> </w:t>
      </w:r>
      <w:r w:rsidR="0017548D">
        <w:rPr>
          <w:i w:val="0"/>
          <w:color w:val="auto"/>
        </w:rPr>
        <w:t xml:space="preserve">(red) </w:t>
      </w:r>
      <w:r w:rsidR="009942B6" w:rsidRPr="0017548D">
        <w:rPr>
          <w:i w:val="0"/>
          <w:color w:val="auto"/>
        </w:rPr>
        <w:t xml:space="preserve">and downregulated </w:t>
      </w:r>
      <w:r w:rsidR="0017548D">
        <w:rPr>
          <w:i w:val="0"/>
          <w:color w:val="auto"/>
        </w:rPr>
        <w:t xml:space="preserve">(blue) specific GO-term </w:t>
      </w:r>
      <w:r w:rsidR="009942B6" w:rsidRPr="0017548D">
        <w:rPr>
          <w:i w:val="0"/>
          <w:color w:val="auto"/>
        </w:rPr>
        <w:t xml:space="preserve">functions were counted for </w:t>
      </w:r>
      <w:r w:rsidR="0017548D">
        <w:rPr>
          <w:i w:val="0"/>
          <w:color w:val="auto"/>
        </w:rPr>
        <w:t>every</w:t>
      </w:r>
      <w:r w:rsidR="009942B6" w:rsidRPr="0017548D">
        <w:rPr>
          <w:i w:val="0"/>
          <w:color w:val="auto"/>
        </w:rPr>
        <w:t xml:space="preserve"> </w:t>
      </w:r>
      <w:r w:rsidR="0017548D">
        <w:rPr>
          <w:i w:val="0"/>
          <w:color w:val="auto"/>
        </w:rPr>
        <w:t xml:space="preserve">umbrella term for each cancer type. </w:t>
      </w:r>
      <w:r w:rsidR="00C87F00">
        <w:rPr>
          <w:i w:val="0"/>
          <w:color w:val="auto"/>
        </w:rPr>
        <w:t>Dotted vertical lines within each umbrella term correspond to r</w:t>
      </w:r>
      <w:r w:rsidR="0017548D">
        <w:rPr>
          <w:i w:val="0"/>
          <w:color w:val="auto"/>
        </w:rPr>
        <w:t xml:space="preserve">esults for each cancer type presented in the following order: LUAD, BRCA, HNSC and KIRC. There is an overall consistency between the number of up- and downregulated GO-terms across cancer types. The </w:t>
      </w:r>
      <w:r w:rsidR="00B9311C">
        <w:rPr>
          <w:i w:val="0"/>
          <w:color w:val="auto"/>
        </w:rPr>
        <w:t>strongest signals are found in u</w:t>
      </w:r>
      <w:r w:rsidR="0017548D">
        <w:rPr>
          <w:i w:val="0"/>
          <w:color w:val="auto"/>
        </w:rPr>
        <w:t>nicellular phylostrata, which are mainly upregulated in DNA- and RNA-related processes, cell cycle and protein metabolism, and downregulated in amino acid, ion and lipid metabolism. Early metazoans are characterized by an upregulation of defence- and cell-adhesion, communication and differentiation- related GO-terms. There are no evident strong signals</w:t>
      </w:r>
      <w:r w:rsidR="00B9311C">
        <w:rPr>
          <w:i w:val="0"/>
          <w:color w:val="auto"/>
        </w:rPr>
        <w:t xml:space="preserve"> in m</w:t>
      </w:r>
      <w:r w:rsidR="0017548D">
        <w:rPr>
          <w:i w:val="0"/>
          <w:color w:val="auto"/>
        </w:rPr>
        <w:t>ammalian phylostrata.</w:t>
      </w:r>
      <w:bookmarkEnd w:id="163"/>
      <w:bookmarkEnd w:id="164"/>
    </w:p>
    <w:p w14:paraId="5D5C9E50" w14:textId="77777777" w:rsidR="00166A2E" w:rsidRPr="003D29D4" w:rsidRDefault="00166A2E" w:rsidP="00166A2E">
      <w:pPr>
        <w:pStyle w:val="Heading3"/>
        <w:numPr>
          <w:ilvl w:val="1"/>
          <w:numId w:val="24"/>
        </w:numPr>
        <w:spacing w:line="360" w:lineRule="auto"/>
      </w:pPr>
      <w:bookmarkStart w:id="165" w:name="_Toc404262903"/>
      <w:r>
        <w:t>Dating GO terms</w:t>
      </w:r>
      <w:bookmarkEnd w:id="165"/>
    </w:p>
    <w:p w14:paraId="45324D9C" w14:textId="42E7270C" w:rsidR="00166A2E" w:rsidRDefault="00166A2E" w:rsidP="00166A2E">
      <w:pPr>
        <w:spacing w:line="360" w:lineRule="auto"/>
        <w:jc w:val="both"/>
      </w:pPr>
      <w:r>
        <w:t xml:space="preserve">The </w:t>
      </w:r>
      <w:r w:rsidR="00C87F00">
        <w:t xml:space="preserve">sixth-generation </w:t>
      </w:r>
      <w:r>
        <w:t>GO terms were dated by their phylostratum of emergence in order to pinpoint the ancientness of the functions (</w:t>
      </w:r>
      <w:r>
        <w:fldChar w:fldCharType="begin"/>
      </w:r>
      <w:r>
        <w:instrText xml:space="preserve"> REF _Ref400620795 \h  \* MERGEFORMAT </w:instrText>
      </w:r>
      <w:r>
        <w:fldChar w:fldCharType="separate"/>
      </w:r>
      <w:r w:rsidR="00F85D63" w:rsidRPr="00F85D63">
        <w:rPr>
          <w:b/>
          <w:i/>
        </w:rPr>
        <w:t xml:space="preserve">Figure </w:t>
      </w:r>
      <w:r w:rsidR="00F85D63">
        <w:rPr>
          <w:b/>
          <w:i/>
          <w:noProof/>
        </w:rPr>
        <w:t>14</w:t>
      </w:r>
      <w:r>
        <w:fldChar w:fldCharType="end"/>
      </w:r>
      <w:r>
        <w:t>). The distribution of functional innovations is</w:t>
      </w:r>
      <w:r w:rsidR="00C87F00">
        <w:t xml:space="preserve"> uneven </w:t>
      </w:r>
      <w:r w:rsidR="00C87F00">
        <w:lastRenderedPageBreak/>
        <w:t>through the phylostrata, likely due to t</w:t>
      </w:r>
      <w:r>
        <w:t xml:space="preserve">he limited number of species with annotations </w:t>
      </w:r>
      <w:r w:rsidR="00C87F00">
        <w:t xml:space="preserve">in certain phylostrata </w:t>
      </w:r>
      <w:r>
        <w:t>and the incomplete annotation of species that are not routinely used as model organism</w:t>
      </w:r>
      <w:r w:rsidR="002B2628">
        <w:t>s</w:t>
      </w:r>
      <w:r>
        <w:t>. However, it is also possible that some phylostrata do not represent large evolutionary jumps that would involve the generation of numerous new functions and GO terms.</w:t>
      </w:r>
    </w:p>
    <w:p w14:paraId="35D83EC0" w14:textId="77777777" w:rsidR="00166A2E" w:rsidRDefault="00166A2E" w:rsidP="00166A2E">
      <w:pPr>
        <w:spacing w:line="360" w:lineRule="auto"/>
      </w:pPr>
      <w:r w:rsidRPr="00562842">
        <w:rPr>
          <w:noProof/>
          <w:lang w:eastAsia="en-AU"/>
        </w:rPr>
        <w:drawing>
          <wp:inline distT="0" distB="0" distL="0" distR="0" wp14:anchorId="443B7CF4" wp14:editId="3935780E">
            <wp:extent cx="5731510" cy="3233042"/>
            <wp:effectExtent l="0" t="0" r="254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8"/>
                    <a:srcRect t="8543"/>
                    <a:stretch/>
                  </pic:blipFill>
                  <pic:spPr bwMode="auto">
                    <a:xfrm>
                      <a:off x="0" y="0"/>
                      <a:ext cx="5731510" cy="323304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43EC26DD" w14:textId="77777777" w:rsidR="00166A2E" w:rsidRPr="00562842" w:rsidRDefault="00166A2E" w:rsidP="00166A2E">
      <w:pPr>
        <w:pStyle w:val="Caption"/>
        <w:spacing w:line="276" w:lineRule="auto"/>
        <w:jc w:val="both"/>
        <w:rPr>
          <w:i w:val="0"/>
          <w:color w:val="auto"/>
        </w:rPr>
      </w:pPr>
      <w:bookmarkStart w:id="166" w:name="_Ref400620795"/>
      <w:bookmarkStart w:id="167" w:name="_Toc402204865"/>
      <w:bookmarkStart w:id="168" w:name="_Toc404262944"/>
      <w:r w:rsidRPr="00562842">
        <w:rPr>
          <w:b/>
          <w:i w:val="0"/>
          <w:color w:val="auto"/>
        </w:rPr>
        <w:t xml:space="preserve">Figure </w:t>
      </w:r>
      <w:r w:rsidRPr="00562842">
        <w:rPr>
          <w:b/>
          <w:i w:val="0"/>
          <w:color w:val="auto"/>
        </w:rPr>
        <w:fldChar w:fldCharType="begin"/>
      </w:r>
      <w:r w:rsidRPr="00562842">
        <w:rPr>
          <w:b/>
          <w:i w:val="0"/>
          <w:color w:val="auto"/>
        </w:rPr>
        <w:instrText xml:space="preserve"> SEQ Figure \* ARABIC </w:instrText>
      </w:r>
      <w:r w:rsidRPr="00562842">
        <w:rPr>
          <w:b/>
          <w:i w:val="0"/>
          <w:color w:val="auto"/>
        </w:rPr>
        <w:fldChar w:fldCharType="separate"/>
      </w:r>
      <w:r w:rsidR="00F85D63">
        <w:rPr>
          <w:b/>
          <w:i w:val="0"/>
          <w:noProof/>
          <w:color w:val="auto"/>
        </w:rPr>
        <w:t>14</w:t>
      </w:r>
      <w:r w:rsidRPr="00562842">
        <w:rPr>
          <w:b/>
          <w:i w:val="0"/>
          <w:color w:val="auto"/>
        </w:rPr>
        <w:fldChar w:fldCharType="end"/>
      </w:r>
      <w:bookmarkEnd w:id="166"/>
      <w:r w:rsidRPr="00562842">
        <w:rPr>
          <w:b/>
          <w:i w:val="0"/>
          <w:color w:val="auto"/>
        </w:rPr>
        <w:t xml:space="preserve">. Distribution of </w:t>
      </w:r>
      <w:r>
        <w:rPr>
          <w:b/>
          <w:i w:val="0"/>
          <w:color w:val="auto"/>
        </w:rPr>
        <w:t xml:space="preserve">sixth-generation </w:t>
      </w:r>
      <w:r w:rsidRPr="00562842">
        <w:rPr>
          <w:b/>
          <w:i w:val="0"/>
          <w:color w:val="auto"/>
        </w:rPr>
        <w:t>GO terms by their phylostratum of emergence.</w:t>
      </w:r>
      <w:r>
        <w:rPr>
          <w:b/>
          <w:i w:val="0"/>
          <w:color w:val="auto"/>
        </w:rPr>
        <w:t xml:space="preserve"> </w:t>
      </w:r>
      <w:r w:rsidRPr="00562842">
        <w:rPr>
          <w:i w:val="0"/>
          <w:color w:val="auto"/>
        </w:rPr>
        <w:t>Assignment of</w:t>
      </w:r>
      <w:r>
        <w:rPr>
          <w:b/>
          <w:i w:val="0"/>
          <w:color w:val="auto"/>
        </w:rPr>
        <w:t xml:space="preserve"> </w:t>
      </w:r>
      <w:r>
        <w:rPr>
          <w:i w:val="0"/>
          <w:color w:val="auto"/>
        </w:rPr>
        <w:t>GO terms to a phylostratum was determined by the oldest species annotated with the term. The bars represent the number of functional innovations originated in a phylostratum. The small number of functional innovations in phylostratum 4, 5, 7, 10, 11, 14 and 15 are probably due to a combination of the low-quality annotation of species of these phylostrata and a real biological lack of functional innovation.</w:t>
      </w:r>
      <w:bookmarkEnd w:id="167"/>
      <w:bookmarkEnd w:id="168"/>
    </w:p>
    <w:p w14:paraId="559BC154" w14:textId="77777777" w:rsidR="00166A2E" w:rsidRDefault="00166A2E" w:rsidP="00BE1D79"/>
    <w:p w14:paraId="53549393" w14:textId="50347BBF" w:rsidR="00077144" w:rsidRDefault="00BE1D79" w:rsidP="00166A2E">
      <w:pPr>
        <w:spacing w:line="360" w:lineRule="auto"/>
        <w:jc w:val="both"/>
      </w:pPr>
      <w:r>
        <w:t>T</w:t>
      </w:r>
      <w:r w:rsidR="00166A2E">
        <w:t>he uneven distribution and large gaps in the number of GO-terms across the phylostrata could cause biased results towards better characterized phylostrata</w:t>
      </w:r>
      <w:r w:rsidR="00512FFF">
        <w:t xml:space="preserve">, due to </w:t>
      </w:r>
      <w:r w:rsidR="00E315C6">
        <w:t>a loss of power when checking for enrichment of a certain phylostrata in the upregulated gene sets</w:t>
      </w:r>
      <w:r w:rsidR="00C87F00">
        <w:t xml:space="preserve"> and </w:t>
      </w:r>
      <w:r w:rsidR="00E315C6">
        <w:t xml:space="preserve">to detect </w:t>
      </w:r>
      <w:r w:rsidR="00B9322F">
        <w:t>patterns. Therefore, the phylostrata of emergence were collapsed into three groups, c</w:t>
      </w:r>
      <w:r w:rsidR="00BA0B48">
        <w:t>overing the</w:t>
      </w:r>
      <w:r w:rsidR="00B9322F">
        <w:t xml:space="preserve"> Unicellular, Early Metazoan or Mammalian origin</w:t>
      </w:r>
      <w:r w:rsidR="00BA0B48">
        <w:t>s</w:t>
      </w:r>
      <w:r w:rsidR="00B9322F">
        <w:t xml:space="preserve"> of GO term</w:t>
      </w:r>
      <w:r w:rsidR="00BA0B48">
        <w:t>s</w:t>
      </w:r>
      <w:r w:rsidR="00B9322F">
        <w:t xml:space="preserve"> (</w:t>
      </w:r>
      <w:r w:rsidR="00B9322F">
        <w:fldChar w:fldCharType="begin"/>
      </w:r>
      <w:r w:rsidR="00B9322F">
        <w:instrText xml:space="preserve"> REF _Ref400707103 \h </w:instrText>
      </w:r>
      <w:r w:rsidR="004548CD">
        <w:instrText xml:space="preserve"> \* MERGEFORMAT </w:instrText>
      </w:r>
      <w:r w:rsidR="00B9322F">
        <w:fldChar w:fldCharType="separate"/>
      </w:r>
      <w:r w:rsidR="00F85D63" w:rsidRPr="00F85D63">
        <w:rPr>
          <w:b/>
          <w:i/>
        </w:rPr>
        <w:t xml:space="preserve">Figure </w:t>
      </w:r>
      <w:r w:rsidR="00F85D63">
        <w:rPr>
          <w:b/>
          <w:i/>
          <w:noProof/>
        </w:rPr>
        <w:t>15</w:t>
      </w:r>
      <w:r w:rsidR="00B9322F">
        <w:fldChar w:fldCharType="end"/>
      </w:r>
      <w:r w:rsidR="00B9322F">
        <w:t xml:space="preserve">). </w:t>
      </w:r>
      <w:r w:rsidR="00BA0B48">
        <w:t xml:space="preserve">This new grouping revealed that a roughly similar number of GO terms emerged in each </w:t>
      </w:r>
      <w:r w:rsidR="00512FFF">
        <w:t>group</w:t>
      </w:r>
      <w:r w:rsidR="00BA0B48">
        <w:t>.</w:t>
      </w:r>
    </w:p>
    <w:p w14:paraId="6EAE42FE" w14:textId="77777777" w:rsidR="004829F0" w:rsidRPr="00E72521" w:rsidRDefault="004829F0" w:rsidP="004548CD">
      <w:pPr>
        <w:spacing w:line="360" w:lineRule="auto"/>
        <w:jc w:val="center"/>
      </w:pPr>
      <w:r w:rsidRPr="004829F0">
        <w:rPr>
          <w:noProof/>
          <w:lang w:eastAsia="en-AU"/>
        </w:rPr>
        <w:lastRenderedPageBreak/>
        <w:drawing>
          <wp:inline distT="0" distB="0" distL="0" distR="0" wp14:anchorId="534B7BA4" wp14:editId="11D31228">
            <wp:extent cx="3086735" cy="2890699"/>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t="11778"/>
                    <a:stretch/>
                  </pic:blipFill>
                  <pic:spPr bwMode="auto">
                    <a:xfrm>
                      <a:off x="0" y="0"/>
                      <a:ext cx="3087981" cy="289186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2E4D0D40" w14:textId="74DFA5C3" w:rsidR="00405778" w:rsidRPr="00B25B43" w:rsidRDefault="005C3F94" w:rsidP="00BE1D79">
      <w:pPr>
        <w:pStyle w:val="Caption"/>
        <w:spacing w:line="276" w:lineRule="auto"/>
        <w:jc w:val="both"/>
        <w:rPr>
          <w:i w:val="0"/>
          <w:color w:val="auto"/>
        </w:rPr>
      </w:pPr>
      <w:bookmarkStart w:id="169" w:name="_Ref400707103"/>
      <w:bookmarkStart w:id="170" w:name="_Toc402204867"/>
      <w:bookmarkStart w:id="171" w:name="_Toc404262945"/>
      <w:r w:rsidRPr="005C3F94">
        <w:rPr>
          <w:b/>
          <w:i w:val="0"/>
          <w:color w:val="auto"/>
        </w:rPr>
        <w:t xml:space="preserve">Figure </w:t>
      </w:r>
      <w:r w:rsidRPr="005C3F94">
        <w:rPr>
          <w:b/>
          <w:i w:val="0"/>
          <w:color w:val="auto"/>
        </w:rPr>
        <w:fldChar w:fldCharType="begin"/>
      </w:r>
      <w:r w:rsidRPr="005C3F94">
        <w:rPr>
          <w:b/>
          <w:i w:val="0"/>
          <w:color w:val="auto"/>
        </w:rPr>
        <w:instrText xml:space="preserve"> SEQ Figure \* ARABIC </w:instrText>
      </w:r>
      <w:r w:rsidRPr="005C3F94">
        <w:rPr>
          <w:b/>
          <w:i w:val="0"/>
          <w:color w:val="auto"/>
        </w:rPr>
        <w:fldChar w:fldCharType="separate"/>
      </w:r>
      <w:r w:rsidR="00F85D63">
        <w:rPr>
          <w:b/>
          <w:i w:val="0"/>
          <w:noProof/>
          <w:color w:val="auto"/>
        </w:rPr>
        <w:t>15</w:t>
      </w:r>
      <w:r w:rsidRPr="005C3F94">
        <w:rPr>
          <w:b/>
          <w:i w:val="0"/>
          <w:color w:val="auto"/>
        </w:rPr>
        <w:fldChar w:fldCharType="end"/>
      </w:r>
      <w:bookmarkEnd w:id="169"/>
      <w:r w:rsidRPr="005C3F94">
        <w:rPr>
          <w:b/>
          <w:i w:val="0"/>
          <w:color w:val="auto"/>
        </w:rPr>
        <w:t>. Grouping of the point of emergence of GO-terms into umbrella phylostrata.</w:t>
      </w:r>
      <w:r w:rsidR="00B25B43">
        <w:rPr>
          <w:b/>
          <w:i w:val="0"/>
          <w:color w:val="auto"/>
        </w:rPr>
        <w:t xml:space="preserve"> </w:t>
      </w:r>
      <w:r w:rsidR="00B25B43">
        <w:rPr>
          <w:i w:val="0"/>
          <w:color w:val="auto"/>
        </w:rPr>
        <w:t xml:space="preserve">The </w:t>
      </w:r>
      <w:r w:rsidR="00CB1714">
        <w:rPr>
          <w:i w:val="0"/>
          <w:color w:val="auto"/>
        </w:rPr>
        <w:t xml:space="preserve">phylostrata of emergence of </w:t>
      </w:r>
      <w:r w:rsidR="00B25B43">
        <w:rPr>
          <w:i w:val="0"/>
          <w:color w:val="auto"/>
        </w:rPr>
        <w:t xml:space="preserve">GO terms </w:t>
      </w:r>
      <w:r w:rsidR="00CB1714">
        <w:rPr>
          <w:i w:val="0"/>
          <w:color w:val="auto"/>
        </w:rPr>
        <w:t xml:space="preserve">shown in </w:t>
      </w:r>
      <w:r w:rsidR="00CB1714">
        <w:rPr>
          <w:i w:val="0"/>
          <w:color w:val="auto"/>
        </w:rPr>
        <w:fldChar w:fldCharType="begin"/>
      </w:r>
      <w:r w:rsidR="00CB1714">
        <w:rPr>
          <w:i w:val="0"/>
          <w:color w:val="auto"/>
        </w:rPr>
        <w:instrText xml:space="preserve"> REF _Ref400620795 \h </w:instrText>
      </w:r>
      <w:r w:rsidR="004548CD">
        <w:rPr>
          <w:i w:val="0"/>
          <w:color w:val="auto"/>
        </w:rPr>
        <w:instrText xml:space="preserve"> \* MERGEFORMAT </w:instrText>
      </w:r>
      <w:r w:rsidR="00CB1714">
        <w:rPr>
          <w:i w:val="0"/>
          <w:color w:val="auto"/>
        </w:rPr>
      </w:r>
      <w:r w:rsidR="00CB1714">
        <w:rPr>
          <w:i w:val="0"/>
          <w:color w:val="auto"/>
        </w:rPr>
        <w:fldChar w:fldCharType="separate"/>
      </w:r>
      <w:r w:rsidR="00F85D63" w:rsidRPr="00562842">
        <w:rPr>
          <w:b/>
          <w:i w:val="0"/>
          <w:color w:val="auto"/>
        </w:rPr>
        <w:t xml:space="preserve">Figure </w:t>
      </w:r>
      <w:r w:rsidR="00F85D63">
        <w:rPr>
          <w:b/>
          <w:i w:val="0"/>
          <w:noProof/>
          <w:color w:val="auto"/>
        </w:rPr>
        <w:t>14</w:t>
      </w:r>
      <w:r w:rsidR="00CB1714">
        <w:rPr>
          <w:i w:val="0"/>
          <w:color w:val="auto"/>
        </w:rPr>
        <w:fldChar w:fldCharType="end"/>
      </w:r>
      <w:r w:rsidR="00CB1714">
        <w:rPr>
          <w:i w:val="0"/>
          <w:color w:val="auto"/>
        </w:rPr>
        <w:t xml:space="preserve"> were collapsed into three major groups: Unicellular</w:t>
      </w:r>
      <w:r w:rsidR="00C87F00">
        <w:rPr>
          <w:i w:val="0"/>
          <w:color w:val="auto"/>
        </w:rPr>
        <w:t xml:space="preserve"> (Phylostrata 1-3)</w:t>
      </w:r>
      <w:r w:rsidR="00CB1714">
        <w:rPr>
          <w:i w:val="0"/>
          <w:color w:val="auto"/>
        </w:rPr>
        <w:t xml:space="preserve">, Early metazoans </w:t>
      </w:r>
      <w:r w:rsidR="00C87F00">
        <w:rPr>
          <w:i w:val="0"/>
          <w:color w:val="auto"/>
        </w:rPr>
        <w:t xml:space="preserve">(Phylostrata 4-9) </w:t>
      </w:r>
      <w:r w:rsidR="00CB1714">
        <w:rPr>
          <w:i w:val="0"/>
          <w:color w:val="auto"/>
        </w:rPr>
        <w:t>and Mammals</w:t>
      </w:r>
      <w:r w:rsidR="00C87F00">
        <w:rPr>
          <w:i w:val="0"/>
          <w:color w:val="auto"/>
        </w:rPr>
        <w:t xml:space="preserve"> (Phylostrata 10-16)</w:t>
      </w:r>
      <w:r w:rsidR="00CB1714">
        <w:rPr>
          <w:i w:val="0"/>
          <w:color w:val="auto"/>
        </w:rPr>
        <w:t xml:space="preserve">, in order to reduce the bias due to the </w:t>
      </w:r>
      <w:r w:rsidR="00C87F00">
        <w:rPr>
          <w:i w:val="0"/>
          <w:color w:val="auto"/>
        </w:rPr>
        <w:t xml:space="preserve">low </w:t>
      </w:r>
      <w:r w:rsidR="00CB1714">
        <w:rPr>
          <w:i w:val="0"/>
          <w:color w:val="auto"/>
        </w:rPr>
        <w:t>quality of annotations of non-commonly used organisms. This grouping led to a roughly uniform distribution of the number of evolutionary innovations across the umbrella phylostrata.</w:t>
      </w:r>
      <w:bookmarkEnd w:id="170"/>
      <w:bookmarkEnd w:id="171"/>
    </w:p>
    <w:p w14:paraId="5D021735" w14:textId="77777777" w:rsidR="00BE1D79" w:rsidRDefault="00BE1D79" w:rsidP="00BE1D79"/>
    <w:p w14:paraId="3441269E" w14:textId="77777777" w:rsidR="00166A2E" w:rsidRDefault="00166A2E" w:rsidP="00166A2E">
      <w:pPr>
        <w:pStyle w:val="Heading3"/>
        <w:spacing w:line="360" w:lineRule="auto"/>
      </w:pPr>
      <w:bookmarkStart w:id="172" w:name="_Toc404262904"/>
      <w:r>
        <w:t>3.3 Enrichment of ancient functions in tumours</w:t>
      </w:r>
      <w:bookmarkEnd w:id="172"/>
    </w:p>
    <w:p w14:paraId="4273577C" w14:textId="38D1BEEB" w:rsidR="00A86573" w:rsidRPr="00C87F00" w:rsidRDefault="009F1C6A" w:rsidP="00C87F00">
      <w:pPr>
        <w:spacing w:line="360" w:lineRule="auto"/>
        <w:jc w:val="both"/>
        <w:rPr>
          <w:b/>
          <w:i/>
        </w:rPr>
      </w:pPr>
      <w:r>
        <w:t>Enrichment tests were performed to detect whether upregulated functional sets mostly represented ancient functions (</w:t>
      </w:r>
      <w:r>
        <w:fldChar w:fldCharType="begin"/>
      </w:r>
      <w:r>
        <w:instrText xml:space="preserve"> REF _Ref400708064 \h </w:instrText>
      </w:r>
      <w:r w:rsidR="004548CD">
        <w:instrText xml:space="preserve"> \* MERGEFORMAT </w:instrText>
      </w:r>
      <w:r>
        <w:fldChar w:fldCharType="separate"/>
      </w:r>
      <w:r w:rsidR="00F85D63" w:rsidRPr="00F85D63">
        <w:rPr>
          <w:b/>
          <w:i/>
        </w:rPr>
        <w:t xml:space="preserve">Table </w:t>
      </w:r>
      <w:r w:rsidR="00F85D63">
        <w:rPr>
          <w:b/>
          <w:i/>
          <w:noProof/>
        </w:rPr>
        <w:t>VIII</w:t>
      </w:r>
      <w:r>
        <w:fldChar w:fldCharType="end"/>
      </w:r>
      <w:r>
        <w:t xml:space="preserve">). This trend was found to be true for LUAD and BRCA tumour samples, whose upregulated gene sets were enriched with functions that dated back to unicellularity. Additionally, we found that downregulated gene sets were mostly related with functions that emerged with early metazoans. Finally, the most recent </w:t>
      </w:r>
      <w:r w:rsidR="00512FFF">
        <w:t xml:space="preserve">mammalian </w:t>
      </w:r>
      <w:r>
        <w:t>functions were not enriched in either the upregulated or downregulated gene</w:t>
      </w:r>
      <w:r w:rsidR="00BE1D79">
        <w:t>s</w:t>
      </w:r>
      <w:r>
        <w:t>, suggesting tha</w:t>
      </w:r>
      <w:r w:rsidR="00BE1D79">
        <w:t>t these newer functional sets did</w:t>
      </w:r>
      <w:r>
        <w:t xml:space="preserve"> not have an important change in expression in tumours. </w:t>
      </w:r>
      <w:r w:rsidR="003A34ED">
        <w:t>However, an op</w:t>
      </w:r>
      <w:r>
        <w:t>posite</w:t>
      </w:r>
      <w:r w:rsidR="003A34ED">
        <w:t xml:space="preserve"> trend was</w:t>
      </w:r>
      <w:r>
        <w:t xml:space="preserve"> observed </w:t>
      </w:r>
      <w:r w:rsidR="00BE1D79">
        <w:t>for the</w:t>
      </w:r>
      <w:r>
        <w:t xml:space="preserve"> HNSC and KIRC samples</w:t>
      </w:r>
      <w:r w:rsidR="00B9311C">
        <w:t>, with the upregulation of early m</w:t>
      </w:r>
      <w:r w:rsidR="007168E0">
        <w:t>etazoan functions</w:t>
      </w:r>
      <w:r w:rsidR="003A34ED">
        <w:t>.</w:t>
      </w:r>
    </w:p>
    <w:p w14:paraId="5DF012F3" w14:textId="77777777" w:rsidR="009F1C6A" w:rsidRDefault="009F1C6A" w:rsidP="00C87F00">
      <w:pPr>
        <w:spacing w:line="360" w:lineRule="auto"/>
        <w:jc w:val="both"/>
      </w:pPr>
    </w:p>
    <w:p w14:paraId="0F0D282B" w14:textId="77777777" w:rsidR="001B2B09" w:rsidRDefault="001B2B09" w:rsidP="00C87F00">
      <w:pPr>
        <w:spacing w:line="360" w:lineRule="auto"/>
        <w:jc w:val="both"/>
      </w:pPr>
    </w:p>
    <w:p w14:paraId="06CAAA8E" w14:textId="77777777" w:rsidR="001B2B09" w:rsidRDefault="001B2B09" w:rsidP="00C87F00">
      <w:pPr>
        <w:spacing w:line="360" w:lineRule="auto"/>
        <w:jc w:val="both"/>
      </w:pPr>
    </w:p>
    <w:p w14:paraId="27FDAE27" w14:textId="77777777" w:rsidR="001B2B09" w:rsidRDefault="001B2B09" w:rsidP="00C87F00">
      <w:pPr>
        <w:spacing w:line="360" w:lineRule="auto"/>
        <w:jc w:val="both"/>
      </w:pPr>
    </w:p>
    <w:p w14:paraId="4A0EDA38" w14:textId="77777777" w:rsidR="001B2B09" w:rsidRDefault="001B2B09" w:rsidP="00C87F00">
      <w:pPr>
        <w:spacing w:line="360" w:lineRule="auto"/>
        <w:jc w:val="both"/>
      </w:pPr>
    </w:p>
    <w:p w14:paraId="36D67E32" w14:textId="77777777" w:rsidR="001B2B09" w:rsidRDefault="001B2B09" w:rsidP="00C87F00">
      <w:pPr>
        <w:spacing w:line="360" w:lineRule="auto"/>
        <w:jc w:val="both"/>
      </w:pPr>
    </w:p>
    <w:p w14:paraId="2F776FD6" w14:textId="6A8A402C" w:rsidR="005C3F94" w:rsidRPr="00BE1D79" w:rsidRDefault="005C3F94" w:rsidP="00BE1D79">
      <w:pPr>
        <w:pStyle w:val="Caption"/>
        <w:spacing w:line="276" w:lineRule="auto"/>
        <w:jc w:val="both"/>
        <w:rPr>
          <w:i w:val="0"/>
          <w:color w:val="auto"/>
        </w:rPr>
      </w:pPr>
      <w:bookmarkStart w:id="173" w:name="_Ref400708064"/>
      <w:bookmarkStart w:id="174" w:name="_Toc404263032"/>
      <w:r w:rsidRPr="00BE1D79">
        <w:rPr>
          <w:b/>
          <w:i w:val="0"/>
          <w:color w:val="auto"/>
        </w:rPr>
        <w:lastRenderedPageBreak/>
        <w:t xml:space="preserve">Table </w:t>
      </w:r>
      <w:r w:rsidRPr="00BE1D79">
        <w:rPr>
          <w:b/>
          <w:i w:val="0"/>
          <w:color w:val="auto"/>
        </w:rPr>
        <w:fldChar w:fldCharType="begin"/>
      </w:r>
      <w:r w:rsidRPr="00BE1D79">
        <w:rPr>
          <w:b/>
          <w:i w:val="0"/>
          <w:color w:val="auto"/>
        </w:rPr>
        <w:instrText xml:space="preserve"> SEQ Table \* ROMAN </w:instrText>
      </w:r>
      <w:r w:rsidRPr="00BE1D79">
        <w:rPr>
          <w:b/>
          <w:i w:val="0"/>
          <w:color w:val="auto"/>
        </w:rPr>
        <w:fldChar w:fldCharType="separate"/>
      </w:r>
      <w:r w:rsidR="00F85D63">
        <w:rPr>
          <w:b/>
          <w:i w:val="0"/>
          <w:noProof/>
          <w:color w:val="auto"/>
        </w:rPr>
        <w:t>VIII</w:t>
      </w:r>
      <w:r w:rsidRPr="00BE1D79">
        <w:rPr>
          <w:b/>
          <w:i w:val="0"/>
          <w:color w:val="auto"/>
        </w:rPr>
        <w:fldChar w:fldCharType="end"/>
      </w:r>
      <w:bookmarkEnd w:id="173"/>
      <w:r w:rsidRPr="00BE1D79">
        <w:rPr>
          <w:b/>
          <w:i w:val="0"/>
          <w:color w:val="auto"/>
        </w:rPr>
        <w:t xml:space="preserve">. </w:t>
      </w:r>
      <w:r w:rsidR="00512FFF">
        <w:rPr>
          <w:b/>
          <w:i w:val="0"/>
          <w:color w:val="auto"/>
        </w:rPr>
        <w:t xml:space="preserve">The number of </w:t>
      </w:r>
      <w:r w:rsidR="00512FFF" w:rsidRPr="00BE1D79">
        <w:rPr>
          <w:b/>
          <w:i w:val="0"/>
          <w:color w:val="auto"/>
        </w:rPr>
        <w:t xml:space="preserve">up- and downregulated functions in the umbrella phylostratum </w:t>
      </w:r>
      <w:r w:rsidR="00512FFF">
        <w:rPr>
          <w:b/>
          <w:i w:val="0"/>
          <w:color w:val="auto"/>
        </w:rPr>
        <w:t>and the t</w:t>
      </w:r>
      <w:r w:rsidRPr="00BE1D79">
        <w:rPr>
          <w:b/>
          <w:i w:val="0"/>
          <w:color w:val="auto"/>
        </w:rPr>
        <w:t>wo-sided p-values of enrichment tests.</w:t>
      </w:r>
      <w:r w:rsidR="000536C1" w:rsidRPr="00BE1D79">
        <w:rPr>
          <w:b/>
          <w:i w:val="0"/>
          <w:color w:val="auto"/>
        </w:rPr>
        <w:t xml:space="preserve"> </w:t>
      </w:r>
      <w:r w:rsidR="000536C1" w:rsidRPr="00BE1D79">
        <w:rPr>
          <w:i w:val="0"/>
          <w:color w:val="auto"/>
        </w:rPr>
        <w:t xml:space="preserve">The up- and downregulated </w:t>
      </w:r>
      <w:r w:rsidR="00D345AD" w:rsidRPr="00BE1D79">
        <w:rPr>
          <w:i w:val="0"/>
          <w:color w:val="auto"/>
        </w:rPr>
        <w:t>status of</w:t>
      </w:r>
      <w:r w:rsidR="00BE1D79" w:rsidRPr="00BE1D79">
        <w:rPr>
          <w:i w:val="0"/>
          <w:color w:val="auto"/>
        </w:rPr>
        <w:t xml:space="preserve"> all</w:t>
      </w:r>
      <w:r w:rsidR="00D345AD" w:rsidRPr="00BE1D79">
        <w:rPr>
          <w:i w:val="0"/>
          <w:color w:val="auto"/>
        </w:rPr>
        <w:t xml:space="preserve"> </w:t>
      </w:r>
      <w:r w:rsidR="000536C1" w:rsidRPr="00BE1D79">
        <w:rPr>
          <w:i w:val="0"/>
          <w:color w:val="auto"/>
        </w:rPr>
        <w:t xml:space="preserve">gene sets </w:t>
      </w:r>
      <w:r w:rsidR="00D345AD" w:rsidRPr="00BE1D79">
        <w:rPr>
          <w:i w:val="0"/>
          <w:color w:val="auto"/>
        </w:rPr>
        <w:t xml:space="preserve">in the four tumour types </w:t>
      </w:r>
      <w:r w:rsidR="00BE1D79" w:rsidRPr="00BE1D79">
        <w:rPr>
          <w:i w:val="0"/>
          <w:color w:val="auto"/>
        </w:rPr>
        <w:t>was</w:t>
      </w:r>
      <w:r w:rsidR="000536C1" w:rsidRPr="00BE1D79">
        <w:rPr>
          <w:i w:val="0"/>
          <w:color w:val="auto"/>
        </w:rPr>
        <w:t xml:space="preserve"> determined with Wilcoxon tests using the tumour/normal log fold change estimates of the genes. </w:t>
      </w:r>
      <w:r w:rsidR="00D345AD" w:rsidRPr="00BE1D79">
        <w:rPr>
          <w:i w:val="0"/>
          <w:color w:val="auto"/>
        </w:rPr>
        <w:t xml:space="preserve">Fisher Exact tests were subsequently used to test for enrichment of </w:t>
      </w:r>
      <w:r w:rsidR="000F37F8" w:rsidRPr="00BE1D79">
        <w:rPr>
          <w:i w:val="0"/>
          <w:color w:val="auto"/>
        </w:rPr>
        <w:t xml:space="preserve">each umbrella phylostratum in the </w:t>
      </w:r>
      <w:r w:rsidR="00D345AD" w:rsidRPr="00BE1D79">
        <w:rPr>
          <w:i w:val="0"/>
          <w:color w:val="auto"/>
        </w:rPr>
        <w:t xml:space="preserve">up- and downregulated gene </w:t>
      </w:r>
      <w:r w:rsidR="000F37F8" w:rsidRPr="00BE1D79">
        <w:rPr>
          <w:i w:val="0"/>
          <w:color w:val="auto"/>
        </w:rPr>
        <w:t xml:space="preserve">sets. </w:t>
      </w:r>
      <w:r w:rsidR="00BA0B48" w:rsidRPr="00BE1D79">
        <w:rPr>
          <w:i w:val="0"/>
          <w:color w:val="auto"/>
        </w:rPr>
        <w:t>Upregulated gene sets in LUAD and BRCA tumour samples are enriched for GO terms t</w:t>
      </w:r>
      <w:r w:rsidR="00B9311C">
        <w:rPr>
          <w:i w:val="0"/>
          <w:color w:val="auto"/>
        </w:rPr>
        <w:t>hat emerged in the u</w:t>
      </w:r>
      <w:r w:rsidR="00BA0B48" w:rsidRPr="00BE1D79">
        <w:rPr>
          <w:i w:val="0"/>
          <w:color w:val="auto"/>
        </w:rPr>
        <w:t>nicellular umbrella phylostratum, whereas downregulated gene sets are</w:t>
      </w:r>
      <w:r w:rsidR="00B9311C">
        <w:rPr>
          <w:i w:val="0"/>
          <w:color w:val="auto"/>
        </w:rPr>
        <w:t xml:space="preserve"> enriched for those emerged in e</w:t>
      </w:r>
      <w:r w:rsidR="00BA0B48" w:rsidRPr="00BE1D79">
        <w:rPr>
          <w:i w:val="0"/>
          <w:color w:val="auto"/>
        </w:rPr>
        <w:t>arly metazoans. The opposite was observed for HNSC and KIRC samples.</w:t>
      </w:r>
      <w:bookmarkEnd w:id="174"/>
    </w:p>
    <w:tbl>
      <w:tblPr>
        <w:tblW w:w="0" w:type="auto"/>
        <w:jc w:val="center"/>
        <w:tblLook w:val="04A0" w:firstRow="1" w:lastRow="0" w:firstColumn="1" w:lastColumn="0" w:noHBand="0" w:noVBand="1"/>
      </w:tblPr>
      <w:tblGrid>
        <w:gridCol w:w="916"/>
        <w:gridCol w:w="663"/>
        <w:gridCol w:w="777"/>
        <w:gridCol w:w="585"/>
        <w:gridCol w:w="663"/>
        <w:gridCol w:w="777"/>
        <w:gridCol w:w="585"/>
        <w:gridCol w:w="663"/>
        <w:gridCol w:w="777"/>
        <w:gridCol w:w="585"/>
        <w:gridCol w:w="663"/>
        <w:gridCol w:w="777"/>
        <w:gridCol w:w="585"/>
      </w:tblGrid>
      <w:tr w:rsidR="006212A2" w:rsidRPr="006212A2" w14:paraId="6E03538D" w14:textId="77777777" w:rsidTr="006212A2">
        <w:trPr>
          <w:trHeight w:val="245"/>
          <w:jc w:val="center"/>
        </w:trPr>
        <w:tc>
          <w:tcPr>
            <w:tcW w:w="0" w:type="auto"/>
            <w:tcBorders>
              <w:top w:val="nil"/>
              <w:left w:val="nil"/>
              <w:bottom w:val="nil"/>
              <w:right w:val="nil"/>
            </w:tcBorders>
            <w:shd w:val="clear" w:color="auto" w:fill="auto"/>
            <w:noWrap/>
            <w:vAlign w:val="bottom"/>
            <w:hideMark/>
          </w:tcPr>
          <w:p w14:paraId="4521FFE4" w14:textId="77777777" w:rsidR="006212A2" w:rsidRPr="006212A2" w:rsidRDefault="006212A2" w:rsidP="006212A2">
            <w:pPr>
              <w:spacing w:after="0" w:line="240" w:lineRule="auto"/>
              <w:rPr>
                <w:rFonts w:ascii="Times New Roman" w:eastAsia="Times New Roman" w:hAnsi="Times New Roman" w:cs="Times New Roman"/>
                <w:sz w:val="18"/>
                <w:szCs w:val="24"/>
                <w:lang w:eastAsia="en-AU"/>
              </w:rPr>
            </w:pPr>
          </w:p>
        </w:tc>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62A618" w14:textId="77777777" w:rsidR="006212A2" w:rsidRPr="006212A2" w:rsidRDefault="006212A2" w:rsidP="006212A2">
            <w:pPr>
              <w:spacing w:after="0" w:line="240" w:lineRule="auto"/>
              <w:jc w:val="center"/>
              <w:rPr>
                <w:rFonts w:ascii="Calibri" w:eastAsia="Times New Roman" w:hAnsi="Calibri" w:cs="Times New Roman"/>
                <w:b/>
                <w:bCs/>
                <w:color w:val="000000"/>
                <w:sz w:val="18"/>
                <w:szCs w:val="24"/>
                <w:lang w:eastAsia="en-AU"/>
              </w:rPr>
            </w:pPr>
            <w:r w:rsidRPr="006212A2">
              <w:rPr>
                <w:rFonts w:ascii="Calibri" w:eastAsia="Times New Roman" w:hAnsi="Calibri" w:cs="Times New Roman"/>
                <w:b/>
                <w:bCs/>
                <w:color w:val="000000"/>
                <w:sz w:val="18"/>
                <w:szCs w:val="24"/>
                <w:lang w:eastAsia="en-AU"/>
              </w:rPr>
              <w:t>LUAD</w:t>
            </w:r>
          </w:p>
        </w:tc>
        <w:tc>
          <w:tcPr>
            <w:tcW w:w="0" w:type="auto"/>
            <w:gridSpan w:val="3"/>
            <w:tcBorders>
              <w:top w:val="single" w:sz="8" w:space="0" w:color="auto"/>
              <w:left w:val="nil"/>
              <w:bottom w:val="single" w:sz="8" w:space="0" w:color="auto"/>
              <w:right w:val="nil"/>
            </w:tcBorders>
            <w:shd w:val="clear" w:color="auto" w:fill="auto"/>
            <w:noWrap/>
            <w:vAlign w:val="bottom"/>
            <w:hideMark/>
          </w:tcPr>
          <w:p w14:paraId="178ABF83" w14:textId="77777777" w:rsidR="006212A2" w:rsidRPr="006212A2" w:rsidRDefault="006212A2" w:rsidP="006212A2">
            <w:pPr>
              <w:spacing w:after="0" w:line="240" w:lineRule="auto"/>
              <w:jc w:val="center"/>
              <w:rPr>
                <w:rFonts w:ascii="Calibri" w:eastAsia="Times New Roman" w:hAnsi="Calibri" w:cs="Times New Roman"/>
                <w:b/>
                <w:bCs/>
                <w:color w:val="000000"/>
                <w:sz w:val="18"/>
                <w:szCs w:val="24"/>
                <w:lang w:eastAsia="en-AU"/>
              </w:rPr>
            </w:pPr>
            <w:r w:rsidRPr="006212A2">
              <w:rPr>
                <w:rFonts w:ascii="Calibri" w:eastAsia="Times New Roman" w:hAnsi="Calibri" w:cs="Times New Roman"/>
                <w:b/>
                <w:bCs/>
                <w:color w:val="000000"/>
                <w:sz w:val="18"/>
                <w:szCs w:val="24"/>
                <w:lang w:eastAsia="en-AU"/>
              </w:rPr>
              <w:t>BRCA</w:t>
            </w:r>
          </w:p>
        </w:tc>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E1C16F" w14:textId="77777777" w:rsidR="006212A2" w:rsidRPr="006212A2" w:rsidRDefault="006212A2" w:rsidP="006212A2">
            <w:pPr>
              <w:spacing w:after="0" w:line="240" w:lineRule="auto"/>
              <w:jc w:val="center"/>
              <w:rPr>
                <w:rFonts w:ascii="Calibri" w:eastAsia="Times New Roman" w:hAnsi="Calibri" w:cs="Times New Roman"/>
                <w:b/>
                <w:bCs/>
                <w:color w:val="000000"/>
                <w:sz w:val="18"/>
                <w:szCs w:val="24"/>
                <w:lang w:eastAsia="en-AU"/>
              </w:rPr>
            </w:pPr>
            <w:r w:rsidRPr="006212A2">
              <w:rPr>
                <w:rFonts w:ascii="Calibri" w:eastAsia="Times New Roman" w:hAnsi="Calibri" w:cs="Times New Roman"/>
                <w:b/>
                <w:bCs/>
                <w:color w:val="000000"/>
                <w:sz w:val="18"/>
                <w:szCs w:val="24"/>
                <w:lang w:eastAsia="en-AU"/>
              </w:rPr>
              <w:t>HNSC</w:t>
            </w:r>
          </w:p>
        </w:tc>
        <w:tc>
          <w:tcPr>
            <w:tcW w:w="0" w:type="auto"/>
            <w:gridSpan w:val="3"/>
            <w:tcBorders>
              <w:top w:val="single" w:sz="8" w:space="0" w:color="auto"/>
              <w:left w:val="nil"/>
              <w:bottom w:val="single" w:sz="8" w:space="0" w:color="auto"/>
              <w:right w:val="single" w:sz="8" w:space="0" w:color="000000"/>
            </w:tcBorders>
            <w:shd w:val="clear" w:color="auto" w:fill="auto"/>
            <w:noWrap/>
            <w:vAlign w:val="bottom"/>
            <w:hideMark/>
          </w:tcPr>
          <w:p w14:paraId="2FC685AF" w14:textId="77777777" w:rsidR="006212A2" w:rsidRPr="006212A2" w:rsidRDefault="006212A2" w:rsidP="006212A2">
            <w:pPr>
              <w:spacing w:after="0" w:line="240" w:lineRule="auto"/>
              <w:jc w:val="center"/>
              <w:rPr>
                <w:rFonts w:ascii="Calibri" w:eastAsia="Times New Roman" w:hAnsi="Calibri" w:cs="Times New Roman"/>
                <w:b/>
                <w:bCs/>
                <w:color w:val="000000"/>
                <w:sz w:val="18"/>
                <w:szCs w:val="24"/>
                <w:lang w:eastAsia="en-AU"/>
              </w:rPr>
            </w:pPr>
            <w:r w:rsidRPr="006212A2">
              <w:rPr>
                <w:rFonts w:ascii="Calibri" w:eastAsia="Times New Roman" w:hAnsi="Calibri" w:cs="Times New Roman"/>
                <w:b/>
                <w:bCs/>
                <w:color w:val="000000"/>
                <w:sz w:val="18"/>
                <w:szCs w:val="24"/>
                <w:lang w:eastAsia="en-AU"/>
              </w:rPr>
              <w:t>KIRC</w:t>
            </w:r>
          </w:p>
        </w:tc>
      </w:tr>
      <w:tr w:rsidR="006212A2" w:rsidRPr="006212A2" w14:paraId="62C1142C" w14:textId="77777777" w:rsidTr="006212A2">
        <w:trPr>
          <w:trHeight w:val="90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10A94548"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Umbrella phylostratum</w:t>
            </w:r>
          </w:p>
        </w:tc>
        <w:tc>
          <w:tcPr>
            <w:tcW w:w="687" w:type="dxa"/>
            <w:tcBorders>
              <w:top w:val="nil"/>
              <w:left w:val="nil"/>
              <w:bottom w:val="single" w:sz="8" w:space="0" w:color="auto"/>
              <w:right w:val="single" w:sz="8" w:space="0" w:color="auto"/>
            </w:tcBorders>
            <w:shd w:val="clear" w:color="auto" w:fill="auto"/>
            <w:vAlign w:val="center"/>
            <w:hideMark/>
          </w:tcPr>
          <w:p w14:paraId="48D394C7"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upregulated</w:t>
            </w:r>
          </w:p>
        </w:tc>
        <w:tc>
          <w:tcPr>
            <w:tcW w:w="806" w:type="dxa"/>
            <w:tcBorders>
              <w:top w:val="nil"/>
              <w:left w:val="nil"/>
              <w:bottom w:val="single" w:sz="8" w:space="0" w:color="auto"/>
              <w:right w:val="single" w:sz="8" w:space="0" w:color="auto"/>
            </w:tcBorders>
            <w:shd w:val="clear" w:color="auto" w:fill="auto"/>
            <w:vAlign w:val="center"/>
            <w:hideMark/>
          </w:tcPr>
          <w:p w14:paraId="77FF63EA"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downregulated</w:t>
            </w:r>
          </w:p>
        </w:tc>
        <w:tc>
          <w:tcPr>
            <w:tcW w:w="0" w:type="auto"/>
            <w:tcBorders>
              <w:top w:val="nil"/>
              <w:left w:val="nil"/>
              <w:bottom w:val="single" w:sz="8" w:space="0" w:color="auto"/>
              <w:right w:val="single" w:sz="8" w:space="0" w:color="auto"/>
            </w:tcBorders>
            <w:shd w:val="clear" w:color="auto" w:fill="auto"/>
            <w:vAlign w:val="center"/>
            <w:hideMark/>
          </w:tcPr>
          <w:p w14:paraId="1BA90F1B"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p-value</w:t>
            </w:r>
          </w:p>
        </w:tc>
        <w:tc>
          <w:tcPr>
            <w:tcW w:w="0" w:type="auto"/>
            <w:tcBorders>
              <w:top w:val="nil"/>
              <w:left w:val="nil"/>
              <w:bottom w:val="single" w:sz="8" w:space="0" w:color="auto"/>
              <w:right w:val="single" w:sz="8" w:space="0" w:color="auto"/>
            </w:tcBorders>
            <w:shd w:val="clear" w:color="auto" w:fill="auto"/>
            <w:vAlign w:val="center"/>
            <w:hideMark/>
          </w:tcPr>
          <w:p w14:paraId="3FB54577"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upregulated</w:t>
            </w:r>
          </w:p>
        </w:tc>
        <w:tc>
          <w:tcPr>
            <w:tcW w:w="0" w:type="auto"/>
            <w:tcBorders>
              <w:top w:val="nil"/>
              <w:left w:val="nil"/>
              <w:bottom w:val="single" w:sz="8" w:space="0" w:color="auto"/>
              <w:right w:val="single" w:sz="8" w:space="0" w:color="auto"/>
            </w:tcBorders>
            <w:shd w:val="clear" w:color="auto" w:fill="auto"/>
            <w:vAlign w:val="center"/>
            <w:hideMark/>
          </w:tcPr>
          <w:p w14:paraId="2836CB16"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downregulated</w:t>
            </w:r>
          </w:p>
        </w:tc>
        <w:tc>
          <w:tcPr>
            <w:tcW w:w="0" w:type="auto"/>
            <w:tcBorders>
              <w:top w:val="nil"/>
              <w:left w:val="nil"/>
              <w:bottom w:val="single" w:sz="8" w:space="0" w:color="auto"/>
              <w:right w:val="single" w:sz="8" w:space="0" w:color="auto"/>
            </w:tcBorders>
            <w:shd w:val="clear" w:color="auto" w:fill="auto"/>
            <w:vAlign w:val="center"/>
            <w:hideMark/>
          </w:tcPr>
          <w:p w14:paraId="5919D133"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p-value</w:t>
            </w:r>
          </w:p>
        </w:tc>
        <w:tc>
          <w:tcPr>
            <w:tcW w:w="0" w:type="auto"/>
            <w:tcBorders>
              <w:top w:val="nil"/>
              <w:left w:val="nil"/>
              <w:bottom w:val="single" w:sz="8" w:space="0" w:color="auto"/>
              <w:right w:val="single" w:sz="8" w:space="0" w:color="auto"/>
            </w:tcBorders>
            <w:shd w:val="clear" w:color="auto" w:fill="auto"/>
            <w:vAlign w:val="center"/>
            <w:hideMark/>
          </w:tcPr>
          <w:p w14:paraId="4E7B72EF"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upregulated</w:t>
            </w:r>
          </w:p>
        </w:tc>
        <w:tc>
          <w:tcPr>
            <w:tcW w:w="0" w:type="auto"/>
            <w:tcBorders>
              <w:top w:val="nil"/>
              <w:left w:val="nil"/>
              <w:bottom w:val="single" w:sz="8" w:space="0" w:color="auto"/>
              <w:right w:val="single" w:sz="8" w:space="0" w:color="auto"/>
            </w:tcBorders>
            <w:shd w:val="clear" w:color="auto" w:fill="auto"/>
            <w:vAlign w:val="center"/>
            <w:hideMark/>
          </w:tcPr>
          <w:p w14:paraId="70F519C1"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downregulated</w:t>
            </w:r>
          </w:p>
        </w:tc>
        <w:tc>
          <w:tcPr>
            <w:tcW w:w="0" w:type="auto"/>
            <w:tcBorders>
              <w:top w:val="nil"/>
              <w:left w:val="nil"/>
              <w:bottom w:val="single" w:sz="8" w:space="0" w:color="auto"/>
              <w:right w:val="single" w:sz="8" w:space="0" w:color="auto"/>
            </w:tcBorders>
            <w:shd w:val="clear" w:color="auto" w:fill="auto"/>
            <w:vAlign w:val="center"/>
            <w:hideMark/>
          </w:tcPr>
          <w:p w14:paraId="05EA06A4"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p-value</w:t>
            </w:r>
          </w:p>
        </w:tc>
        <w:tc>
          <w:tcPr>
            <w:tcW w:w="0" w:type="auto"/>
            <w:tcBorders>
              <w:top w:val="nil"/>
              <w:left w:val="nil"/>
              <w:bottom w:val="single" w:sz="8" w:space="0" w:color="auto"/>
              <w:right w:val="single" w:sz="8" w:space="0" w:color="auto"/>
            </w:tcBorders>
            <w:shd w:val="clear" w:color="auto" w:fill="auto"/>
            <w:vAlign w:val="center"/>
            <w:hideMark/>
          </w:tcPr>
          <w:p w14:paraId="7E0D6910"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upregulated</w:t>
            </w:r>
          </w:p>
        </w:tc>
        <w:tc>
          <w:tcPr>
            <w:tcW w:w="0" w:type="auto"/>
            <w:tcBorders>
              <w:top w:val="nil"/>
              <w:left w:val="nil"/>
              <w:bottom w:val="single" w:sz="8" w:space="0" w:color="auto"/>
              <w:right w:val="single" w:sz="8" w:space="0" w:color="auto"/>
            </w:tcBorders>
            <w:shd w:val="clear" w:color="auto" w:fill="auto"/>
            <w:vAlign w:val="center"/>
            <w:hideMark/>
          </w:tcPr>
          <w:p w14:paraId="63848073"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Number downregulated</w:t>
            </w:r>
          </w:p>
        </w:tc>
        <w:tc>
          <w:tcPr>
            <w:tcW w:w="0" w:type="auto"/>
            <w:tcBorders>
              <w:top w:val="nil"/>
              <w:left w:val="nil"/>
              <w:bottom w:val="single" w:sz="8" w:space="0" w:color="auto"/>
              <w:right w:val="single" w:sz="8" w:space="0" w:color="auto"/>
            </w:tcBorders>
            <w:shd w:val="clear" w:color="auto" w:fill="auto"/>
            <w:vAlign w:val="center"/>
            <w:hideMark/>
          </w:tcPr>
          <w:p w14:paraId="6D409C82" w14:textId="77777777" w:rsidR="006212A2" w:rsidRPr="00444A1B" w:rsidRDefault="006212A2" w:rsidP="006212A2">
            <w:pPr>
              <w:spacing w:after="0" w:line="240" w:lineRule="auto"/>
              <w:jc w:val="center"/>
              <w:rPr>
                <w:rFonts w:ascii="Calibri" w:eastAsia="Times New Roman" w:hAnsi="Calibri" w:cs="Times New Roman"/>
                <w:b/>
                <w:bCs/>
                <w:color w:val="000000"/>
                <w:sz w:val="12"/>
                <w:szCs w:val="28"/>
                <w:lang w:eastAsia="en-AU"/>
              </w:rPr>
            </w:pPr>
            <w:r w:rsidRPr="00444A1B">
              <w:rPr>
                <w:rFonts w:ascii="Calibri" w:eastAsia="Times New Roman" w:hAnsi="Calibri" w:cs="Times New Roman"/>
                <w:b/>
                <w:bCs/>
                <w:color w:val="000000"/>
                <w:sz w:val="12"/>
                <w:szCs w:val="28"/>
                <w:lang w:eastAsia="en-AU"/>
              </w:rPr>
              <w:t>p-value</w:t>
            </w:r>
          </w:p>
        </w:tc>
      </w:tr>
      <w:tr w:rsidR="006212A2" w:rsidRPr="006212A2" w14:paraId="1AC1BF41" w14:textId="77777777" w:rsidTr="006212A2">
        <w:trPr>
          <w:trHeight w:val="39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42FBA05"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Unicellular</w:t>
            </w:r>
          </w:p>
        </w:tc>
        <w:tc>
          <w:tcPr>
            <w:tcW w:w="687" w:type="dxa"/>
            <w:tcBorders>
              <w:top w:val="nil"/>
              <w:left w:val="nil"/>
              <w:bottom w:val="single" w:sz="8" w:space="0" w:color="auto"/>
              <w:right w:val="single" w:sz="8" w:space="0" w:color="auto"/>
            </w:tcBorders>
            <w:shd w:val="clear" w:color="000000" w:fill="FCE4D6"/>
            <w:noWrap/>
            <w:vAlign w:val="center"/>
            <w:hideMark/>
          </w:tcPr>
          <w:p w14:paraId="56002A15"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166</w:t>
            </w:r>
          </w:p>
        </w:tc>
        <w:tc>
          <w:tcPr>
            <w:tcW w:w="806" w:type="dxa"/>
            <w:tcBorders>
              <w:top w:val="nil"/>
              <w:left w:val="nil"/>
              <w:bottom w:val="single" w:sz="8" w:space="0" w:color="auto"/>
              <w:right w:val="single" w:sz="8" w:space="0" w:color="auto"/>
            </w:tcBorders>
            <w:shd w:val="clear" w:color="000000" w:fill="FCE4D6"/>
            <w:noWrap/>
            <w:vAlign w:val="center"/>
            <w:hideMark/>
          </w:tcPr>
          <w:p w14:paraId="5F5B406B"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235</w:t>
            </w:r>
          </w:p>
        </w:tc>
        <w:tc>
          <w:tcPr>
            <w:tcW w:w="0" w:type="auto"/>
            <w:tcBorders>
              <w:top w:val="nil"/>
              <w:left w:val="nil"/>
              <w:bottom w:val="single" w:sz="8" w:space="0" w:color="auto"/>
              <w:right w:val="single" w:sz="8" w:space="0" w:color="auto"/>
            </w:tcBorders>
            <w:shd w:val="clear" w:color="000000" w:fill="FCE4D6"/>
            <w:noWrap/>
            <w:vAlign w:val="center"/>
            <w:hideMark/>
          </w:tcPr>
          <w:p w14:paraId="4AC32C13"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1.03E-23</w:t>
            </w:r>
          </w:p>
        </w:tc>
        <w:tc>
          <w:tcPr>
            <w:tcW w:w="0" w:type="auto"/>
            <w:tcBorders>
              <w:top w:val="nil"/>
              <w:left w:val="nil"/>
              <w:bottom w:val="single" w:sz="8" w:space="0" w:color="auto"/>
              <w:right w:val="single" w:sz="8" w:space="0" w:color="auto"/>
            </w:tcBorders>
            <w:shd w:val="clear" w:color="000000" w:fill="FCE4D6"/>
            <w:noWrap/>
            <w:vAlign w:val="center"/>
            <w:hideMark/>
          </w:tcPr>
          <w:p w14:paraId="3C7EC1A0"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151</w:t>
            </w:r>
          </w:p>
        </w:tc>
        <w:tc>
          <w:tcPr>
            <w:tcW w:w="0" w:type="auto"/>
            <w:tcBorders>
              <w:top w:val="nil"/>
              <w:left w:val="nil"/>
              <w:bottom w:val="single" w:sz="8" w:space="0" w:color="auto"/>
              <w:right w:val="single" w:sz="8" w:space="0" w:color="auto"/>
            </w:tcBorders>
            <w:shd w:val="clear" w:color="000000" w:fill="FCE4D6"/>
            <w:noWrap/>
            <w:vAlign w:val="center"/>
            <w:hideMark/>
          </w:tcPr>
          <w:p w14:paraId="65D6E01A"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235</w:t>
            </w:r>
          </w:p>
        </w:tc>
        <w:tc>
          <w:tcPr>
            <w:tcW w:w="0" w:type="auto"/>
            <w:tcBorders>
              <w:top w:val="nil"/>
              <w:left w:val="nil"/>
              <w:bottom w:val="single" w:sz="8" w:space="0" w:color="auto"/>
              <w:right w:val="single" w:sz="8" w:space="0" w:color="auto"/>
            </w:tcBorders>
            <w:shd w:val="clear" w:color="000000" w:fill="FCE4D6"/>
            <w:noWrap/>
            <w:vAlign w:val="center"/>
            <w:hideMark/>
          </w:tcPr>
          <w:p w14:paraId="7F60427F"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2.49E-20</w:t>
            </w:r>
          </w:p>
        </w:tc>
        <w:tc>
          <w:tcPr>
            <w:tcW w:w="0" w:type="auto"/>
            <w:tcBorders>
              <w:top w:val="nil"/>
              <w:left w:val="nil"/>
              <w:bottom w:val="single" w:sz="8" w:space="0" w:color="auto"/>
              <w:right w:val="single" w:sz="8" w:space="0" w:color="auto"/>
            </w:tcBorders>
            <w:shd w:val="clear" w:color="000000" w:fill="FCE4D6"/>
            <w:noWrap/>
            <w:vAlign w:val="center"/>
            <w:hideMark/>
          </w:tcPr>
          <w:p w14:paraId="2AE40869"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170</w:t>
            </w:r>
          </w:p>
        </w:tc>
        <w:tc>
          <w:tcPr>
            <w:tcW w:w="0" w:type="auto"/>
            <w:tcBorders>
              <w:top w:val="nil"/>
              <w:left w:val="nil"/>
              <w:bottom w:val="single" w:sz="8" w:space="0" w:color="auto"/>
              <w:right w:val="single" w:sz="8" w:space="0" w:color="auto"/>
            </w:tcBorders>
            <w:shd w:val="clear" w:color="000000" w:fill="FCE4D6"/>
            <w:noWrap/>
            <w:vAlign w:val="center"/>
            <w:hideMark/>
          </w:tcPr>
          <w:p w14:paraId="09236ACE"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185</w:t>
            </w:r>
          </w:p>
        </w:tc>
        <w:tc>
          <w:tcPr>
            <w:tcW w:w="0" w:type="auto"/>
            <w:tcBorders>
              <w:top w:val="nil"/>
              <w:left w:val="nil"/>
              <w:bottom w:val="single" w:sz="8" w:space="0" w:color="auto"/>
              <w:right w:val="single" w:sz="8" w:space="0" w:color="auto"/>
            </w:tcBorders>
            <w:shd w:val="clear" w:color="000000" w:fill="DDEBF7"/>
            <w:noWrap/>
            <w:vAlign w:val="center"/>
            <w:hideMark/>
          </w:tcPr>
          <w:p w14:paraId="2EC51F54"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4.18E-09</w:t>
            </w:r>
          </w:p>
        </w:tc>
        <w:tc>
          <w:tcPr>
            <w:tcW w:w="0" w:type="auto"/>
            <w:tcBorders>
              <w:top w:val="nil"/>
              <w:left w:val="nil"/>
              <w:bottom w:val="single" w:sz="8" w:space="0" w:color="auto"/>
              <w:right w:val="single" w:sz="8" w:space="0" w:color="auto"/>
            </w:tcBorders>
            <w:shd w:val="clear" w:color="000000" w:fill="DDEBF7"/>
            <w:noWrap/>
            <w:vAlign w:val="center"/>
            <w:hideMark/>
          </w:tcPr>
          <w:p w14:paraId="5B4F9FB9"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193</w:t>
            </w:r>
          </w:p>
        </w:tc>
        <w:tc>
          <w:tcPr>
            <w:tcW w:w="0" w:type="auto"/>
            <w:tcBorders>
              <w:top w:val="nil"/>
              <w:left w:val="nil"/>
              <w:bottom w:val="single" w:sz="8" w:space="0" w:color="auto"/>
              <w:right w:val="single" w:sz="8" w:space="0" w:color="auto"/>
            </w:tcBorders>
            <w:shd w:val="clear" w:color="000000" w:fill="DDEBF7"/>
            <w:noWrap/>
            <w:vAlign w:val="center"/>
            <w:hideMark/>
          </w:tcPr>
          <w:p w14:paraId="18AF5D9E"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166</w:t>
            </w:r>
          </w:p>
        </w:tc>
        <w:tc>
          <w:tcPr>
            <w:tcW w:w="0" w:type="auto"/>
            <w:tcBorders>
              <w:top w:val="nil"/>
              <w:left w:val="nil"/>
              <w:bottom w:val="single" w:sz="8" w:space="0" w:color="auto"/>
              <w:right w:val="single" w:sz="8" w:space="0" w:color="auto"/>
            </w:tcBorders>
            <w:shd w:val="clear" w:color="000000" w:fill="DDEBF7"/>
            <w:noWrap/>
            <w:vAlign w:val="center"/>
            <w:hideMark/>
          </w:tcPr>
          <w:p w14:paraId="1AA72EF9"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5.80E-08</w:t>
            </w:r>
          </w:p>
        </w:tc>
      </w:tr>
      <w:tr w:rsidR="006212A2" w:rsidRPr="006212A2" w14:paraId="0DB5D1F5" w14:textId="77777777" w:rsidTr="006212A2">
        <w:trPr>
          <w:trHeight w:val="39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5D2EE51"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Early metazoans</w:t>
            </w:r>
          </w:p>
        </w:tc>
        <w:tc>
          <w:tcPr>
            <w:tcW w:w="687" w:type="dxa"/>
            <w:tcBorders>
              <w:top w:val="nil"/>
              <w:left w:val="nil"/>
              <w:bottom w:val="single" w:sz="8" w:space="0" w:color="auto"/>
              <w:right w:val="single" w:sz="8" w:space="0" w:color="auto"/>
            </w:tcBorders>
            <w:shd w:val="clear" w:color="000000" w:fill="DDEBF7"/>
            <w:noWrap/>
            <w:vAlign w:val="center"/>
            <w:hideMark/>
          </w:tcPr>
          <w:p w14:paraId="580D5AC3"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21</w:t>
            </w:r>
          </w:p>
        </w:tc>
        <w:tc>
          <w:tcPr>
            <w:tcW w:w="806" w:type="dxa"/>
            <w:tcBorders>
              <w:top w:val="nil"/>
              <w:left w:val="nil"/>
              <w:bottom w:val="single" w:sz="8" w:space="0" w:color="auto"/>
              <w:right w:val="single" w:sz="8" w:space="0" w:color="auto"/>
            </w:tcBorders>
            <w:shd w:val="clear" w:color="000000" w:fill="DDEBF7"/>
            <w:noWrap/>
            <w:vAlign w:val="center"/>
            <w:hideMark/>
          </w:tcPr>
          <w:p w14:paraId="135FD3AB"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261</w:t>
            </w:r>
          </w:p>
        </w:tc>
        <w:tc>
          <w:tcPr>
            <w:tcW w:w="0" w:type="auto"/>
            <w:tcBorders>
              <w:top w:val="nil"/>
              <w:left w:val="nil"/>
              <w:bottom w:val="single" w:sz="8" w:space="0" w:color="auto"/>
              <w:right w:val="single" w:sz="8" w:space="0" w:color="auto"/>
            </w:tcBorders>
            <w:shd w:val="clear" w:color="000000" w:fill="DDEBF7"/>
            <w:noWrap/>
            <w:vAlign w:val="center"/>
            <w:hideMark/>
          </w:tcPr>
          <w:p w14:paraId="5E47FF04"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3.64E-25</w:t>
            </w:r>
          </w:p>
        </w:tc>
        <w:tc>
          <w:tcPr>
            <w:tcW w:w="0" w:type="auto"/>
            <w:tcBorders>
              <w:top w:val="nil"/>
              <w:left w:val="nil"/>
              <w:bottom w:val="single" w:sz="8" w:space="0" w:color="auto"/>
              <w:right w:val="single" w:sz="8" w:space="0" w:color="auto"/>
            </w:tcBorders>
            <w:shd w:val="clear" w:color="000000" w:fill="DDEBF7"/>
            <w:noWrap/>
            <w:vAlign w:val="center"/>
            <w:hideMark/>
          </w:tcPr>
          <w:p w14:paraId="0B0F29A1"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16</w:t>
            </w:r>
          </w:p>
        </w:tc>
        <w:tc>
          <w:tcPr>
            <w:tcW w:w="0" w:type="auto"/>
            <w:tcBorders>
              <w:top w:val="nil"/>
              <w:left w:val="nil"/>
              <w:bottom w:val="single" w:sz="8" w:space="0" w:color="auto"/>
              <w:right w:val="single" w:sz="8" w:space="0" w:color="auto"/>
            </w:tcBorders>
            <w:shd w:val="clear" w:color="000000" w:fill="DDEBF7"/>
            <w:noWrap/>
            <w:vAlign w:val="center"/>
            <w:hideMark/>
          </w:tcPr>
          <w:p w14:paraId="5FBCAB8D"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213</w:t>
            </w:r>
          </w:p>
        </w:tc>
        <w:tc>
          <w:tcPr>
            <w:tcW w:w="0" w:type="auto"/>
            <w:tcBorders>
              <w:top w:val="nil"/>
              <w:left w:val="nil"/>
              <w:bottom w:val="single" w:sz="8" w:space="0" w:color="auto"/>
              <w:right w:val="single" w:sz="8" w:space="0" w:color="auto"/>
            </w:tcBorders>
            <w:shd w:val="clear" w:color="000000" w:fill="DDEBF7"/>
            <w:noWrap/>
            <w:vAlign w:val="center"/>
            <w:hideMark/>
          </w:tcPr>
          <w:p w14:paraId="640E248D"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2.49E-20</w:t>
            </w:r>
          </w:p>
        </w:tc>
        <w:tc>
          <w:tcPr>
            <w:tcW w:w="0" w:type="auto"/>
            <w:tcBorders>
              <w:top w:val="nil"/>
              <w:left w:val="nil"/>
              <w:bottom w:val="single" w:sz="8" w:space="0" w:color="auto"/>
              <w:right w:val="single" w:sz="8" w:space="0" w:color="auto"/>
            </w:tcBorders>
            <w:shd w:val="clear" w:color="000000" w:fill="DDEBF7"/>
            <w:noWrap/>
            <w:vAlign w:val="center"/>
            <w:hideMark/>
          </w:tcPr>
          <w:p w14:paraId="0D9D1762"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152</w:t>
            </w:r>
          </w:p>
        </w:tc>
        <w:tc>
          <w:tcPr>
            <w:tcW w:w="0" w:type="auto"/>
            <w:tcBorders>
              <w:top w:val="nil"/>
              <w:left w:val="nil"/>
              <w:bottom w:val="single" w:sz="8" w:space="0" w:color="auto"/>
              <w:right w:val="single" w:sz="8" w:space="0" w:color="auto"/>
            </w:tcBorders>
            <w:shd w:val="clear" w:color="000000" w:fill="DDEBF7"/>
            <w:noWrap/>
            <w:vAlign w:val="center"/>
            <w:hideMark/>
          </w:tcPr>
          <w:p w14:paraId="5E96BC21"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55</w:t>
            </w:r>
          </w:p>
        </w:tc>
        <w:tc>
          <w:tcPr>
            <w:tcW w:w="0" w:type="auto"/>
            <w:tcBorders>
              <w:top w:val="nil"/>
              <w:left w:val="nil"/>
              <w:bottom w:val="single" w:sz="8" w:space="0" w:color="auto"/>
              <w:right w:val="single" w:sz="8" w:space="0" w:color="auto"/>
            </w:tcBorders>
            <w:shd w:val="clear" w:color="000000" w:fill="FCE4D6"/>
            <w:noWrap/>
            <w:vAlign w:val="center"/>
            <w:hideMark/>
          </w:tcPr>
          <w:p w14:paraId="57BC1A4C"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6.82E-09</w:t>
            </w:r>
          </w:p>
        </w:tc>
        <w:tc>
          <w:tcPr>
            <w:tcW w:w="0" w:type="auto"/>
            <w:tcBorders>
              <w:top w:val="nil"/>
              <w:left w:val="nil"/>
              <w:bottom w:val="single" w:sz="8" w:space="0" w:color="auto"/>
              <w:right w:val="single" w:sz="8" w:space="0" w:color="auto"/>
            </w:tcBorders>
            <w:shd w:val="clear" w:color="000000" w:fill="FCE4D6"/>
            <w:noWrap/>
            <w:vAlign w:val="center"/>
            <w:hideMark/>
          </w:tcPr>
          <w:p w14:paraId="6649CD6B"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157</w:t>
            </w:r>
          </w:p>
        </w:tc>
        <w:tc>
          <w:tcPr>
            <w:tcW w:w="0" w:type="auto"/>
            <w:tcBorders>
              <w:top w:val="nil"/>
              <w:left w:val="nil"/>
              <w:bottom w:val="single" w:sz="8" w:space="0" w:color="auto"/>
              <w:right w:val="single" w:sz="8" w:space="0" w:color="auto"/>
            </w:tcBorders>
            <w:shd w:val="clear" w:color="000000" w:fill="FCE4D6"/>
            <w:noWrap/>
            <w:vAlign w:val="center"/>
            <w:hideMark/>
          </w:tcPr>
          <w:p w14:paraId="385A6CB8"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52</w:t>
            </w:r>
          </w:p>
        </w:tc>
        <w:tc>
          <w:tcPr>
            <w:tcW w:w="0" w:type="auto"/>
            <w:tcBorders>
              <w:top w:val="nil"/>
              <w:left w:val="nil"/>
              <w:bottom w:val="single" w:sz="8" w:space="0" w:color="auto"/>
              <w:right w:val="single" w:sz="8" w:space="0" w:color="auto"/>
            </w:tcBorders>
            <w:shd w:val="clear" w:color="000000" w:fill="FCE4D6"/>
            <w:noWrap/>
            <w:vAlign w:val="center"/>
            <w:hideMark/>
          </w:tcPr>
          <w:p w14:paraId="0009A970"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1.29E-06</w:t>
            </w:r>
          </w:p>
        </w:tc>
      </w:tr>
      <w:tr w:rsidR="006212A2" w:rsidRPr="006212A2" w14:paraId="583F74FE" w14:textId="77777777" w:rsidTr="006212A2">
        <w:trPr>
          <w:trHeight w:val="39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3445430"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Mammals</w:t>
            </w:r>
          </w:p>
        </w:tc>
        <w:tc>
          <w:tcPr>
            <w:tcW w:w="687" w:type="dxa"/>
            <w:tcBorders>
              <w:top w:val="nil"/>
              <w:left w:val="nil"/>
              <w:bottom w:val="single" w:sz="8" w:space="0" w:color="auto"/>
              <w:right w:val="single" w:sz="8" w:space="0" w:color="auto"/>
            </w:tcBorders>
            <w:shd w:val="clear" w:color="auto" w:fill="auto"/>
            <w:noWrap/>
            <w:vAlign w:val="center"/>
            <w:hideMark/>
          </w:tcPr>
          <w:p w14:paraId="3F5E6EB4"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3</w:t>
            </w:r>
          </w:p>
        </w:tc>
        <w:tc>
          <w:tcPr>
            <w:tcW w:w="806" w:type="dxa"/>
            <w:tcBorders>
              <w:top w:val="nil"/>
              <w:left w:val="nil"/>
              <w:bottom w:val="single" w:sz="8" w:space="0" w:color="auto"/>
              <w:right w:val="single" w:sz="8" w:space="0" w:color="auto"/>
            </w:tcBorders>
            <w:shd w:val="clear" w:color="auto" w:fill="auto"/>
            <w:noWrap/>
            <w:vAlign w:val="center"/>
            <w:hideMark/>
          </w:tcPr>
          <w:p w14:paraId="24C9B8B1" w14:textId="77777777" w:rsidR="006212A2" w:rsidRPr="006212A2" w:rsidRDefault="006212A2" w:rsidP="006212A2">
            <w:pPr>
              <w:spacing w:after="0" w:line="240" w:lineRule="auto"/>
              <w:jc w:val="center"/>
              <w:rPr>
                <w:rFonts w:ascii="Calibri" w:eastAsia="Times New Roman" w:hAnsi="Calibri" w:cs="Times New Roman"/>
                <w:b/>
                <w:bCs/>
                <w:color w:val="000000"/>
                <w:sz w:val="14"/>
                <w:szCs w:val="28"/>
                <w:lang w:eastAsia="en-AU"/>
              </w:rPr>
            </w:pPr>
            <w:r w:rsidRPr="006212A2">
              <w:rPr>
                <w:rFonts w:ascii="Calibri" w:eastAsia="Times New Roman" w:hAnsi="Calibri" w:cs="Times New Roman"/>
                <w:b/>
                <w:bCs/>
                <w:color w:val="000000"/>
                <w:sz w:val="14"/>
                <w:szCs w:val="28"/>
                <w:lang w:eastAsia="en-AU"/>
              </w:rPr>
              <w:t>4</w:t>
            </w:r>
          </w:p>
        </w:tc>
        <w:tc>
          <w:tcPr>
            <w:tcW w:w="0" w:type="auto"/>
            <w:tcBorders>
              <w:top w:val="nil"/>
              <w:left w:val="nil"/>
              <w:bottom w:val="single" w:sz="8" w:space="0" w:color="auto"/>
              <w:right w:val="single" w:sz="8" w:space="0" w:color="auto"/>
            </w:tcBorders>
            <w:shd w:val="clear" w:color="auto" w:fill="auto"/>
            <w:noWrap/>
            <w:vAlign w:val="center"/>
            <w:hideMark/>
          </w:tcPr>
          <w:p w14:paraId="69BF22A2"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0.401</w:t>
            </w:r>
          </w:p>
        </w:tc>
        <w:tc>
          <w:tcPr>
            <w:tcW w:w="0" w:type="auto"/>
            <w:tcBorders>
              <w:top w:val="nil"/>
              <w:left w:val="nil"/>
              <w:bottom w:val="single" w:sz="8" w:space="0" w:color="auto"/>
              <w:right w:val="single" w:sz="8" w:space="0" w:color="auto"/>
            </w:tcBorders>
            <w:shd w:val="clear" w:color="auto" w:fill="auto"/>
            <w:noWrap/>
            <w:vAlign w:val="center"/>
            <w:hideMark/>
          </w:tcPr>
          <w:p w14:paraId="64A093DD"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w:t>
            </w:r>
          </w:p>
        </w:tc>
        <w:tc>
          <w:tcPr>
            <w:tcW w:w="0" w:type="auto"/>
            <w:tcBorders>
              <w:top w:val="nil"/>
              <w:left w:val="nil"/>
              <w:bottom w:val="single" w:sz="8" w:space="0" w:color="auto"/>
              <w:right w:val="single" w:sz="8" w:space="0" w:color="auto"/>
            </w:tcBorders>
            <w:shd w:val="clear" w:color="auto" w:fill="auto"/>
            <w:noWrap/>
            <w:vAlign w:val="center"/>
            <w:hideMark/>
          </w:tcPr>
          <w:p w14:paraId="7F557E84"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w:t>
            </w:r>
          </w:p>
        </w:tc>
        <w:tc>
          <w:tcPr>
            <w:tcW w:w="0" w:type="auto"/>
            <w:tcBorders>
              <w:top w:val="nil"/>
              <w:left w:val="nil"/>
              <w:bottom w:val="single" w:sz="8" w:space="0" w:color="auto"/>
              <w:right w:val="single" w:sz="8" w:space="0" w:color="auto"/>
            </w:tcBorders>
            <w:shd w:val="clear" w:color="auto" w:fill="auto"/>
            <w:noWrap/>
            <w:vAlign w:val="center"/>
            <w:hideMark/>
          </w:tcPr>
          <w:p w14:paraId="0DE38A1D"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w:t>
            </w:r>
          </w:p>
        </w:tc>
        <w:tc>
          <w:tcPr>
            <w:tcW w:w="0" w:type="auto"/>
            <w:tcBorders>
              <w:top w:val="nil"/>
              <w:left w:val="nil"/>
              <w:bottom w:val="single" w:sz="8" w:space="0" w:color="auto"/>
              <w:right w:val="single" w:sz="8" w:space="0" w:color="auto"/>
            </w:tcBorders>
            <w:shd w:val="clear" w:color="auto" w:fill="auto"/>
            <w:noWrap/>
            <w:vAlign w:val="center"/>
            <w:hideMark/>
          </w:tcPr>
          <w:p w14:paraId="6D362D42"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w:t>
            </w:r>
          </w:p>
        </w:tc>
        <w:tc>
          <w:tcPr>
            <w:tcW w:w="0" w:type="auto"/>
            <w:tcBorders>
              <w:top w:val="nil"/>
              <w:left w:val="nil"/>
              <w:bottom w:val="single" w:sz="8" w:space="0" w:color="auto"/>
              <w:right w:val="single" w:sz="8" w:space="0" w:color="auto"/>
            </w:tcBorders>
            <w:shd w:val="clear" w:color="auto" w:fill="auto"/>
            <w:noWrap/>
            <w:vAlign w:val="center"/>
            <w:hideMark/>
          </w:tcPr>
          <w:p w14:paraId="52733C0E"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w:t>
            </w:r>
          </w:p>
        </w:tc>
        <w:tc>
          <w:tcPr>
            <w:tcW w:w="0" w:type="auto"/>
            <w:tcBorders>
              <w:top w:val="nil"/>
              <w:left w:val="nil"/>
              <w:bottom w:val="single" w:sz="8" w:space="0" w:color="auto"/>
              <w:right w:val="single" w:sz="8" w:space="0" w:color="auto"/>
            </w:tcBorders>
            <w:shd w:val="clear" w:color="auto" w:fill="auto"/>
            <w:noWrap/>
            <w:vAlign w:val="center"/>
            <w:hideMark/>
          </w:tcPr>
          <w:p w14:paraId="29D3C153"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1</w:t>
            </w:r>
          </w:p>
        </w:tc>
        <w:tc>
          <w:tcPr>
            <w:tcW w:w="0" w:type="auto"/>
            <w:tcBorders>
              <w:top w:val="nil"/>
              <w:left w:val="nil"/>
              <w:bottom w:val="single" w:sz="8" w:space="0" w:color="auto"/>
              <w:right w:val="single" w:sz="8" w:space="0" w:color="auto"/>
            </w:tcBorders>
            <w:shd w:val="clear" w:color="000000" w:fill="FCE4D6"/>
            <w:noWrap/>
            <w:vAlign w:val="center"/>
            <w:hideMark/>
          </w:tcPr>
          <w:p w14:paraId="3BAC57A2"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9</w:t>
            </w:r>
          </w:p>
        </w:tc>
        <w:tc>
          <w:tcPr>
            <w:tcW w:w="0" w:type="auto"/>
            <w:tcBorders>
              <w:top w:val="nil"/>
              <w:left w:val="nil"/>
              <w:bottom w:val="single" w:sz="8" w:space="0" w:color="auto"/>
              <w:right w:val="single" w:sz="8" w:space="0" w:color="auto"/>
            </w:tcBorders>
            <w:shd w:val="clear" w:color="000000" w:fill="FCE4D6"/>
            <w:noWrap/>
            <w:vAlign w:val="center"/>
            <w:hideMark/>
          </w:tcPr>
          <w:p w14:paraId="5DAAAA75"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w:t>
            </w:r>
          </w:p>
        </w:tc>
        <w:tc>
          <w:tcPr>
            <w:tcW w:w="0" w:type="auto"/>
            <w:tcBorders>
              <w:top w:val="nil"/>
              <w:left w:val="nil"/>
              <w:bottom w:val="single" w:sz="8" w:space="0" w:color="auto"/>
              <w:right w:val="single" w:sz="8" w:space="0" w:color="auto"/>
            </w:tcBorders>
            <w:shd w:val="clear" w:color="000000" w:fill="FCE4D6"/>
            <w:noWrap/>
            <w:vAlign w:val="center"/>
            <w:hideMark/>
          </w:tcPr>
          <w:p w14:paraId="775A24B7" w14:textId="77777777" w:rsidR="006212A2" w:rsidRPr="006212A2" w:rsidRDefault="006212A2" w:rsidP="006212A2">
            <w:pPr>
              <w:spacing w:after="0" w:line="240" w:lineRule="auto"/>
              <w:jc w:val="right"/>
              <w:rPr>
                <w:rFonts w:ascii="Calibri" w:eastAsia="Times New Roman" w:hAnsi="Calibri" w:cs="Times New Roman"/>
                <w:color w:val="000000"/>
                <w:sz w:val="14"/>
                <w:szCs w:val="28"/>
                <w:lang w:eastAsia="en-AU"/>
              </w:rPr>
            </w:pPr>
            <w:r w:rsidRPr="006212A2">
              <w:rPr>
                <w:rFonts w:ascii="Calibri" w:eastAsia="Times New Roman" w:hAnsi="Calibri" w:cs="Times New Roman"/>
                <w:color w:val="000000"/>
                <w:sz w:val="14"/>
                <w:szCs w:val="28"/>
                <w:lang w:eastAsia="en-AU"/>
              </w:rPr>
              <w:t>0.01576</w:t>
            </w:r>
          </w:p>
        </w:tc>
      </w:tr>
    </w:tbl>
    <w:p w14:paraId="054FDDCC" w14:textId="77777777" w:rsidR="006E571D" w:rsidRPr="00BE1D79" w:rsidRDefault="000F37F8" w:rsidP="00BE1D79">
      <w:pPr>
        <w:spacing w:after="0" w:line="276" w:lineRule="auto"/>
        <w:jc w:val="center"/>
        <w:rPr>
          <w:sz w:val="18"/>
          <w:szCs w:val="18"/>
        </w:rPr>
      </w:pPr>
      <w:r w:rsidRPr="00BE1D79">
        <w:rPr>
          <w:sz w:val="18"/>
          <w:szCs w:val="18"/>
        </w:rPr>
        <w:t>*Pink: Upregulated gene sets are enriched with sets originated at the umbrella phylostratum.</w:t>
      </w:r>
    </w:p>
    <w:p w14:paraId="63FC9900" w14:textId="77777777" w:rsidR="000F37F8" w:rsidRPr="00BE1D79" w:rsidRDefault="000F37F8" w:rsidP="00BE1D79">
      <w:pPr>
        <w:spacing w:after="0" w:line="276" w:lineRule="auto"/>
        <w:jc w:val="center"/>
        <w:rPr>
          <w:sz w:val="18"/>
          <w:szCs w:val="18"/>
        </w:rPr>
      </w:pPr>
      <w:r w:rsidRPr="00BE1D79">
        <w:rPr>
          <w:sz w:val="18"/>
          <w:szCs w:val="18"/>
        </w:rPr>
        <w:t>*Blue: Downregulated gene sets are enriched with sets originated at the umbrella phylostratum.</w:t>
      </w:r>
    </w:p>
    <w:p w14:paraId="6C86702F" w14:textId="77777777" w:rsidR="000F37F8" w:rsidRPr="00BE1D79" w:rsidRDefault="000F37F8" w:rsidP="00BE1D79">
      <w:pPr>
        <w:spacing w:after="0" w:line="276" w:lineRule="auto"/>
        <w:jc w:val="center"/>
        <w:rPr>
          <w:sz w:val="18"/>
          <w:szCs w:val="18"/>
        </w:rPr>
      </w:pPr>
      <w:r w:rsidRPr="00BE1D79">
        <w:rPr>
          <w:sz w:val="18"/>
          <w:szCs w:val="18"/>
        </w:rPr>
        <w:t>*White: Neither up- or downregulated gene sets are enriched with sets of the umbrella phylostratum.</w:t>
      </w:r>
    </w:p>
    <w:p w14:paraId="7C8ABD72" w14:textId="77777777" w:rsidR="000F37F8" w:rsidRDefault="000F37F8" w:rsidP="004548CD">
      <w:pPr>
        <w:spacing w:line="360" w:lineRule="auto"/>
      </w:pPr>
    </w:p>
    <w:p w14:paraId="7192C0B6" w14:textId="77777777" w:rsidR="003A34ED" w:rsidRDefault="001F3D11" w:rsidP="004548CD">
      <w:pPr>
        <w:pStyle w:val="Heading3"/>
        <w:spacing w:line="360" w:lineRule="auto"/>
      </w:pPr>
      <w:bookmarkStart w:id="175" w:name="_Toc404262905"/>
      <w:r>
        <w:t xml:space="preserve">3.4 Identifying the gene sets that undergo </w:t>
      </w:r>
      <w:r w:rsidR="003E7DFF">
        <w:t xml:space="preserve">a process of </w:t>
      </w:r>
      <w:r>
        <w:t>atavism</w:t>
      </w:r>
      <w:bookmarkEnd w:id="175"/>
    </w:p>
    <w:p w14:paraId="25F80187" w14:textId="2195806B" w:rsidR="0063682A" w:rsidRDefault="0063682A" w:rsidP="004548CD">
      <w:pPr>
        <w:spacing w:line="360" w:lineRule="auto"/>
        <w:jc w:val="both"/>
      </w:pPr>
      <w:r>
        <w:t xml:space="preserve">The atavism hypothesis can also be studied at the level of functional gene sets. </w:t>
      </w:r>
      <w:r w:rsidR="005C3BC3">
        <w:t>A functional gene set was said to be undergoing atavism if its genes that emerged during unicellularity were upregulated, whereas its multicellularity genes were downregulated. Here, w</w:t>
      </w:r>
      <w:r>
        <w:t>e f</w:t>
      </w:r>
      <w:r w:rsidR="008C1442">
        <w:t xml:space="preserve">ocused on </w:t>
      </w:r>
      <w:r w:rsidR="005C3BC3">
        <w:t>making a descriptive analysis by identifying the sets that met the above criteria</w:t>
      </w:r>
      <w:r w:rsidR="008C1442">
        <w:t>.</w:t>
      </w:r>
      <w:r w:rsidR="00BE1D79">
        <w:t xml:space="preserve"> </w:t>
      </w:r>
    </w:p>
    <w:p w14:paraId="365F51D0" w14:textId="348D633D" w:rsidR="0063682A" w:rsidRDefault="00C87F00" w:rsidP="004548CD">
      <w:pPr>
        <w:spacing w:line="360" w:lineRule="auto"/>
        <w:jc w:val="both"/>
      </w:pPr>
      <w:r>
        <w:t>We found a total of 159</w:t>
      </w:r>
      <w:r w:rsidR="008C1442">
        <w:t xml:space="preserve"> functional</w:t>
      </w:r>
      <w:r>
        <w:t xml:space="preserve"> gene sets that seemingly underwent</w:t>
      </w:r>
      <w:r w:rsidR="0063682A">
        <w:t xml:space="preserve"> a process of atavism in</w:t>
      </w:r>
      <w:r>
        <w:t xml:space="preserve"> at least two</w:t>
      </w:r>
      <w:r w:rsidR="0063682A">
        <w:t xml:space="preserve"> cancer type</w:t>
      </w:r>
      <w:r>
        <w:t>s</w:t>
      </w:r>
      <w:r w:rsidR="0063682A">
        <w:t xml:space="preserve">. The </w:t>
      </w:r>
      <w:r w:rsidR="002C7B76">
        <w:t xml:space="preserve">functional gene sets were involved in </w:t>
      </w:r>
      <w:r w:rsidR="00837627">
        <w:t xml:space="preserve">a broad range of </w:t>
      </w:r>
      <w:r w:rsidR="00B33FB7">
        <w:t>cellular functions (</w:t>
      </w:r>
      <w:r w:rsidR="00B33FB7">
        <w:fldChar w:fldCharType="begin"/>
      </w:r>
      <w:r w:rsidR="00B33FB7">
        <w:instrText xml:space="preserve"> REF _Ref400718799 \h </w:instrText>
      </w:r>
      <w:r w:rsidR="004548CD">
        <w:instrText xml:space="preserve"> \* MERGEFORMAT </w:instrText>
      </w:r>
      <w:r w:rsidR="00B33FB7">
        <w:fldChar w:fldCharType="separate"/>
      </w:r>
      <w:r w:rsidR="00F85D63" w:rsidRPr="00F85D63">
        <w:rPr>
          <w:b/>
          <w:i/>
        </w:rPr>
        <w:t xml:space="preserve">Table </w:t>
      </w:r>
      <w:r w:rsidR="00F85D63">
        <w:rPr>
          <w:b/>
          <w:i/>
          <w:noProof/>
        </w:rPr>
        <w:t>IX</w:t>
      </w:r>
      <w:r w:rsidR="00B33FB7">
        <w:fldChar w:fldCharType="end"/>
      </w:r>
      <w:r w:rsidR="00BB27CA">
        <w:t xml:space="preserve">, </w:t>
      </w:r>
      <w:r w:rsidR="00552EFF" w:rsidRPr="00552EFF">
        <w:rPr>
          <w:b/>
        </w:rPr>
        <w:fldChar w:fldCharType="begin"/>
      </w:r>
      <w:r w:rsidR="00552EFF" w:rsidRPr="00552EFF">
        <w:rPr>
          <w:b/>
        </w:rPr>
        <w:instrText xml:space="preserve"> REF _Ref402290766 \h </w:instrText>
      </w:r>
      <w:r w:rsidR="00552EFF">
        <w:rPr>
          <w:b/>
        </w:rPr>
        <w:instrText xml:space="preserve"> \* MERGEFORMAT </w:instrText>
      </w:r>
      <w:r w:rsidR="00552EFF" w:rsidRPr="00552EFF">
        <w:rPr>
          <w:b/>
        </w:rPr>
      </w:r>
      <w:r w:rsidR="00552EFF" w:rsidRPr="00552EFF">
        <w:rPr>
          <w:b/>
        </w:rPr>
        <w:fldChar w:fldCharType="separate"/>
      </w:r>
      <w:r w:rsidR="00F85D63" w:rsidRPr="00F85D63">
        <w:rPr>
          <w:b/>
        </w:rPr>
        <w:t xml:space="preserve">Table S </w:t>
      </w:r>
      <w:r w:rsidR="00F85D63" w:rsidRPr="00F85D63">
        <w:rPr>
          <w:b/>
          <w:noProof/>
        </w:rPr>
        <w:t>6</w:t>
      </w:r>
      <w:r w:rsidR="00552EFF" w:rsidRPr="00552EFF">
        <w:rPr>
          <w:b/>
        </w:rPr>
        <w:fldChar w:fldCharType="end"/>
      </w:r>
      <w:r w:rsidR="00116C12">
        <w:t>), suggesting that the atavism of functional groups is widespread.</w:t>
      </w:r>
      <w:r w:rsidR="00AE4B0B">
        <w:t xml:space="preserve"> </w:t>
      </w:r>
      <w:r w:rsidR="00116C12">
        <w:t xml:space="preserve"> </w:t>
      </w:r>
    </w:p>
    <w:p w14:paraId="01D27421" w14:textId="181339B9" w:rsidR="00837627" w:rsidRDefault="00837627" w:rsidP="00BE1D79">
      <w:pPr>
        <w:pStyle w:val="Caption"/>
        <w:spacing w:line="360" w:lineRule="auto"/>
        <w:jc w:val="both"/>
        <w:rPr>
          <w:b/>
          <w:i w:val="0"/>
          <w:color w:val="auto"/>
        </w:rPr>
      </w:pPr>
      <w:bookmarkStart w:id="176" w:name="_Ref400718799"/>
      <w:bookmarkStart w:id="177" w:name="_Toc404263033"/>
      <w:r w:rsidRPr="00837627">
        <w:rPr>
          <w:b/>
          <w:i w:val="0"/>
          <w:color w:val="auto"/>
        </w:rPr>
        <w:t xml:space="preserve">Table </w:t>
      </w:r>
      <w:r w:rsidRPr="00837627">
        <w:rPr>
          <w:b/>
          <w:i w:val="0"/>
          <w:color w:val="auto"/>
        </w:rPr>
        <w:fldChar w:fldCharType="begin"/>
      </w:r>
      <w:r w:rsidRPr="00837627">
        <w:rPr>
          <w:b/>
          <w:i w:val="0"/>
          <w:color w:val="auto"/>
        </w:rPr>
        <w:instrText xml:space="preserve"> SEQ Table \* ROMAN </w:instrText>
      </w:r>
      <w:r w:rsidRPr="00837627">
        <w:rPr>
          <w:b/>
          <w:i w:val="0"/>
          <w:color w:val="auto"/>
        </w:rPr>
        <w:fldChar w:fldCharType="separate"/>
      </w:r>
      <w:r w:rsidR="00F85D63">
        <w:rPr>
          <w:b/>
          <w:i w:val="0"/>
          <w:noProof/>
          <w:color w:val="auto"/>
        </w:rPr>
        <w:t>IX</w:t>
      </w:r>
      <w:r w:rsidRPr="00837627">
        <w:rPr>
          <w:b/>
          <w:i w:val="0"/>
          <w:color w:val="auto"/>
        </w:rPr>
        <w:fldChar w:fldCharType="end"/>
      </w:r>
      <w:bookmarkEnd w:id="176"/>
      <w:r w:rsidRPr="00837627">
        <w:rPr>
          <w:b/>
          <w:i w:val="0"/>
          <w:color w:val="auto"/>
        </w:rPr>
        <w:t xml:space="preserve">. </w:t>
      </w:r>
      <w:r w:rsidR="00B33FB7">
        <w:rPr>
          <w:b/>
          <w:i w:val="0"/>
          <w:color w:val="auto"/>
        </w:rPr>
        <w:t xml:space="preserve">Summary of </w:t>
      </w:r>
      <w:r w:rsidR="005C3BC3">
        <w:rPr>
          <w:b/>
          <w:i w:val="0"/>
          <w:color w:val="auto"/>
        </w:rPr>
        <w:t>functional sets</w:t>
      </w:r>
      <w:r w:rsidR="00BE1D79">
        <w:rPr>
          <w:b/>
          <w:i w:val="0"/>
          <w:color w:val="auto"/>
        </w:rPr>
        <w:t xml:space="preserve"> that underwent</w:t>
      </w:r>
      <w:r w:rsidRPr="00837627">
        <w:rPr>
          <w:b/>
          <w:i w:val="0"/>
          <w:color w:val="auto"/>
        </w:rPr>
        <w:t xml:space="preserve"> atavism.</w:t>
      </w:r>
      <w:r w:rsidR="00B33FB7">
        <w:rPr>
          <w:b/>
          <w:i w:val="0"/>
          <w:color w:val="auto"/>
        </w:rPr>
        <w:t xml:space="preserve"> </w:t>
      </w:r>
      <w:r w:rsidR="005C3BC3" w:rsidRPr="005C3BC3">
        <w:rPr>
          <w:i w:val="0"/>
          <w:color w:val="auto"/>
        </w:rPr>
        <w:t>For each functional set, t</w:t>
      </w:r>
      <w:r w:rsidR="00BE1D79" w:rsidRPr="005C3BC3">
        <w:rPr>
          <w:i w:val="0"/>
          <w:color w:val="auto"/>
        </w:rPr>
        <w:t>he logFC of genes were used as a comparative metric to determine the up- and downregulated status of genes belonging to unicellular and multicellular phylostrata</w:t>
      </w:r>
      <w:r w:rsidR="005C3BC3" w:rsidRPr="005C3BC3">
        <w:rPr>
          <w:i w:val="0"/>
          <w:color w:val="auto"/>
        </w:rPr>
        <w:t xml:space="preserve"> with Wilcoxon tests</w:t>
      </w:r>
      <w:r w:rsidR="00BE1D79" w:rsidRPr="005C3BC3">
        <w:rPr>
          <w:i w:val="0"/>
          <w:color w:val="auto"/>
        </w:rPr>
        <w:t xml:space="preserve">. </w:t>
      </w:r>
      <w:r w:rsidR="005C3BC3">
        <w:rPr>
          <w:i w:val="0"/>
          <w:color w:val="auto"/>
        </w:rPr>
        <w:t xml:space="preserve">The groups of </w:t>
      </w:r>
      <w:r w:rsidR="005C3BC3" w:rsidRPr="005C3BC3">
        <w:rPr>
          <w:i w:val="0"/>
          <w:color w:val="auto"/>
        </w:rPr>
        <w:t xml:space="preserve">the functional sets with up regulated pre-multicellularity genes and downregulated post-multicellularity genes </w:t>
      </w:r>
      <w:r w:rsidR="000726FF">
        <w:rPr>
          <w:i w:val="0"/>
          <w:color w:val="auto"/>
        </w:rPr>
        <w:t xml:space="preserve">in at least two cancer types </w:t>
      </w:r>
      <w:r w:rsidR="005C3BC3" w:rsidRPr="005C3BC3">
        <w:rPr>
          <w:i w:val="0"/>
          <w:color w:val="auto"/>
        </w:rPr>
        <w:t>are shown here.</w:t>
      </w:r>
      <w:bookmarkEnd w:id="177"/>
    </w:p>
    <w:tbl>
      <w:tblPr>
        <w:tblW w:w="9350" w:type="dxa"/>
        <w:jc w:val="center"/>
        <w:tblLook w:val="04A0" w:firstRow="1" w:lastRow="0" w:firstColumn="1" w:lastColumn="0" w:noHBand="0" w:noVBand="1"/>
      </w:tblPr>
      <w:tblGrid>
        <w:gridCol w:w="1871"/>
        <w:gridCol w:w="7479"/>
      </w:tblGrid>
      <w:tr w:rsidR="00837627" w:rsidRPr="00BE1D79" w14:paraId="336A3B46" w14:textId="77777777" w:rsidTr="00BE1D79">
        <w:trPr>
          <w:trHeight w:val="300"/>
          <w:jc w:val="center"/>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DC81F" w14:textId="77777777" w:rsidR="00837627" w:rsidRPr="00BE1D79" w:rsidRDefault="00837627"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Process</w:t>
            </w:r>
          </w:p>
        </w:tc>
        <w:tc>
          <w:tcPr>
            <w:tcW w:w="7479" w:type="dxa"/>
            <w:tcBorders>
              <w:top w:val="single" w:sz="4" w:space="0" w:color="auto"/>
              <w:left w:val="nil"/>
              <w:bottom w:val="single" w:sz="4" w:space="0" w:color="auto"/>
              <w:right w:val="single" w:sz="4" w:space="0" w:color="auto"/>
            </w:tcBorders>
            <w:shd w:val="clear" w:color="auto" w:fill="auto"/>
            <w:noWrap/>
            <w:vAlign w:val="center"/>
            <w:hideMark/>
          </w:tcPr>
          <w:p w14:paraId="68B2EE3B" w14:textId="77777777" w:rsidR="00837627" w:rsidRPr="00BE1D79" w:rsidRDefault="005C3BC3" w:rsidP="005C3BC3">
            <w:pPr>
              <w:spacing w:after="0" w:line="276" w:lineRule="auto"/>
              <w:jc w:val="center"/>
              <w:rPr>
                <w:rFonts w:ascii="Calibri" w:eastAsia="Times New Roman" w:hAnsi="Calibri" w:cs="Times New Roman"/>
                <w:b/>
                <w:bCs/>
                <w:color w:val="000000"/>
                <w:sz w:val="18"/>
                <w:szCs w:val="18"/>
                <w:lang w:eastAsia="en-AU"/>
              </w:rPr>
            </w:pPr>
            <w:r>
              <w:rPr>
                <w:rFonts w:ascii="Calibri" w:eastAsia="Times New Roman" w:hAnsi="Calibri" w:cs="Times New Roman"/>
                <w:b/>
                <w:bCs/>
                <w:color w:val="000000"/>
                <w:sz w:val="18"/>
                <w:szCs w:val="18"/>
                <w:lang w:eastAsia="en-AU"/>
              </w:rPr>
              <w:t>Functional GO-term sets</w:t>
            </w:r>
          </w:p>
        </w:tc>
      </w:tr>
      <w:tr w:rsidR="00837627" w:rsidRPr="00BE1D79" w14:paraId="60565D3D" w14:textId="77777777" w:rsidTr="00BE1D79">
        <w:trPr>
          <w:trHeight w:val="300"/>
          <w:jc w:val="center"/>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0D70C992" w14:textId="77777777" w:rsidR="00837627" w:rsidRPr="00BE1D79" w:rsidRDefault="00837627"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Cell process</w:t>
            </w:r>
          </w:p>
        </w:tc>
        <w:tc>
          <w:tcPr>
            <w:tcW w:w="7479" w:type="dxa"/>
            <w:tcBorders>
              <w:top w:val="nil"/>
              <w:left w:val="nil"/>
              <w:bottom w:val="single" w:sz="4" w:space="0" w:color="auto"/>
              <w:right w:val="single" w:sz="4" w:space="0" w:color="auto"/>
            </w:tcBorders>
            <w:shd w:val="clear" w:color="auto" w:fill="auto"/>
            <w:noWrap/>
            <w:vAlign w:val="center"/>
            <w:hideMark/>
          </w:tcPr>
          <w:p w14:paraId="3AF1910C" w14:textId="324406B4" w:rsidR="00837627" w:rsidRPr="000726FF" w:rsidRDefault="00837627" w:rsidP="000726FF">
            <w:pPr>
              <w:spacing w:after="0" w:line="276" w:lineRule="auto"/>
              <w:jc w:val="center"/>
              <w:rPr>
                <w:rFonts w:ascii="Calibri" w:eastAsia="Times New Roman" w:hAnsi="Calibri" w:cs="Times New Roman"/>
                <w:color w:val="000000"/>
                <w:sz w:val="18"/>
                <w:szCs w:val="18"/>
                <w:lang w:eastAsia="en-AU"/>
              </w:rPr>
            </w:pPr>
            <w:r w:rsidRPr="000726FF">
              <w:rPr>
                <w:rFonts w:ascii="Calibri" w:eastAsia="Times New Roman" w:hAnsi="Calibri" w:cs="Times New Roman"/>
                <w:color w:val="000000"/>
                <w:sz w:val="18"/>
                <w:szCs w:val="18"/>
                <w:lang w:eastAsia="en-AU"/>
              </w:rPr>
              <w:t>Cell cycle, cell death, cell morphology, cell motility, cell response to stress, membrane biogenesis, nuclear transport</w:t>
            </w:r>
          </w:p>
        </w:tc>
      </w:tr>
      <w:tr w:rsidR="000726FF" w:rsidRPr="00BE1D79" w14:paraId="59D7AED7" w14:textId="77777777" w:rsidTr="00BE1D79">
        <w:trPr>
          <w:trHeight w:val="300"/>
          <w:jc w:val="center"/>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6C43CBDE" w14:textId="23D63B20" w:rsidR="000726FF" w:rsidRPr="00BE1D79" w:rsidRDefault="000726FF"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DNA process</w:t>
            </w:r>
          </w:p>
        </w:tc>
        <w:tc>
          <w:tcPr>
            <w:tcW w:w="7479" w:type="dxa"/>
            <w:tcBorders>
              <w:top w:val="nil"/>
              <w:left w:val="nil"/>
              <w:bottom w:val="single" w:sz="4" w:space="0" w:color="auto"/>
              <w:right w:val="single" w:sz="4" w:space="0" w:color="auto"/>
            </w:tcBorders>
            <w:shd w:val="clear" w:color="auto" w:fill="auto"/>
            <w:noWrap/>
            <w:vAlign w:val="center"/>
            <w:hideMark/>
          </w:tcPr>
          <w:p w14:paraId="7FF0F443" w14:textId="6E88611F" w:rsidR="000726FF" w:rsidRPr="000726FF" w:rsidRDefault="000726FF" w:rsidP="000726FF">
            <w:pPr>
              <w:spacing w:after="0" w:line="276" w:lineRule="auto"/>
              <w:jc w:val="center"/>
              <w:rPr>
                <w:rFonts w:ascii="Calibri" w:eastAsia="Times New Roman" w:hAnsi="Calibri" w:cs="Times New Roman"/>
                <w:color w:val="000000"/>
                <w:sz w:val="18"/>
                <w:szCs w:val="18"/>
                <w:lang w:eastAsia="en-AU"/>
              </w:rPr>
            </w:pPr>
            <w:r w:rsidRPr="000726FF">
              <w:rPr>
                <w:rFonts w:ascii="Calibri" w:eastAsia="Times New Roman" w:hAnsi="Calibri" w:cs="Times New Roman"/>
                <w:color w:val="000000"/>
                <w:sz w:val="18"/>
                <w:szCs w:val="18"/>
                <w:lang w:eastAsia="en-AU"/>
              </w:rPr>
              <w:t>DNA damage</w:t>
            </w:r>
          </w:p>
        </w:tc>
      </w:tr>
      <w:tr w:rsidR="000726FF" w:rsidRPr="00BE1D79" w14:paraId="73C8E704" w14:textId="77777777" w:rsidTr="00BE1D79">
        <w:trPr>
          <w:trHeight w:val="300"/>
          <w:jc w:val="center"/>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425B5BBA" w14:textId="06C6E3E2" w:rsidR="000726FF" w:rsidRPr="00BE1D79" w:rsidRDefault="000726FF"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DNA/RNA process</w:t>
            </w:r>
          </w:p>
        </w:tc>
        <w:tc>
          <w:tcPr>
            <w:tcW w:w="7479" w:type="dxa"/>
            <w:tcBorders>
              <w:top w:val="nil"/>
              <w:left w:val="nil"/>
              <w:bottom w:val="single" w:sz="4" w:space="0" w:color="auto"/>
              <w:right w:val="single" w:sz="4" w:space="0" w:color="auto"/>
            </w:tcBorders>
            <w:shd w:val="clear" w:color="auto" w:fill="auto"/>
            <w:noWrap/>
            <w:vAlign w:val="center"/>
            <w:hideMark/>
          </w:tcPr>
          <w:p w14:paraId="45DABE72" w14:textId="678CBBDE" w:rsidR="000726FF" w:rsidRPr="000726FF" w:rsidRDefault="000726FF" w:rsidP="00BE1D79">
            <w:pPr>
              <w:spacing w:after="0" w:line="276" w:lineRule="auto"/>
              <w:jc w:val="center"/>
              <w:rPr>
                <w:rFonts w:ascii="Calibri" w:eastAsia="Times New Roman" w:hAnsi="Calibri" w:cs="Times New Roman"/>
                <w:color w:val="000000"/>
                <w:sz w:val="18"/>
                <w:szCs w:val="18"/>
                <w:lang w:eastAsia="en-AU"/>
              </w:rPr>
            </w:pPr>
            <w:r w:rsidRPr="000726FF">
              <w:rPr>
                <w:rFonts w:ascii="Calibri" w:eastAsia="Times New Roman" w:hAnsi="Calibri" w:cs="Times New Roman"/>
                <w:color w:val="000000"/>
                <w:sz w:val="18"/>
                <w:szCs w:val="18"/>
                <w:lang w:eastAsia="en-AU"/>
              </w:rPr>
              <w:t>Transcription, translation, nucleotide/nucleoside metabolism</w:t>
            </w:r>
          </w:p>
        </w:tc>
      </w:tr>
      <w:tr w:rsidR="000726FF" w:rsidRPr="00BE1D79" w14:paraId="56A4476B" w14:textId="77777777" w:rsidTr="00BE1D79">
        <w:trPr>
          <w:trHeight w:val="300"/>
          <w:jc w:val="center"/>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7D5368DB" w14:textId="11688675" w:rsidR="000726FF" w:rsidRPr="00BE1D79" w:rsidRDefault="000726FF"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Signaling &amp; Metabolism</w:t>
            </w:r>
          </w:p>
        </w:tc>
        <w:tc>
          <w:tcPr>
            <w:tcW w:w="7479" w:type="dxa"/>
            <w:tcBorders>
              <w:top w:val="nil"/>
              <w:left w:val="nil"/>
              <w:bottom w:val="single" w:sz="4" w:space="0" w:color="auto"/>
              <w:right w:val="single" w:sz="4" w:space="0" w:color="auto"/>
            </w:tcBorders>
            <w:shd w:val="clear" w:color="auto" w:fill="auto"/>
            <w:noWrap/>
            <w:vAlign w:val="center"/>
            <w:hideMark/>
          </w:tcPr>
          <w:p w14:paraId="03EA82B0" w14:textId="0BB28584" w:rsidR="000726FF" w:rsidRPr="000726FF" w:rsidRDefault="000726FF" w:rsidP="000726FF">
            <w:pPr>
              <w:spacing w:after="0" w:line="276" w:lineRule="auto"/>
              <w:jc w:val="center"/>
              <w:rPr>
                <w:rFonts w:ascii="Calibri" w:eastAsia="Times New Roman" w:hAnsi="Calibri" w:cs="Times New Roman"/>
                <w:color w:val="000000"/>
                <w:sz w:val="18"/>
                <w:szCs w:val="18"/>
                <w:lang w:eastAsia="en-AU"/>
              </w:rPr>
            </w:pPr>
            <w:r w:rsidRPr="000726FF">
              <w:rPr>
                <w:rFonts w:ascii="Calibri" w:eastAsia="Times New Roman" w:hAnsi="Calibri" w:cs="Times New Roman"/>
                <w:color w:val="000000"/>
                <w:sz w:val="18"/>
                <w:szCs w:val="18"/>
                <w:lang w:eastAsia="en-AU"/>
              </w:rPr>
              <w:t>Amino acid, carbohydrate, ion and lipid metabolism, energy, cell signaling pathways, secretion</w:t>
            </w:r>
          </w:p>
        </w:tc>
      </w:tr>
      <w:tr w:rsidR="000726FF" w:rsidRPr="00BE1D79" w14:paraId="22627E87" w14:textId="77777777" w:rsidTr="00BE1D79">
        <w:trPr>
          <w:trHeight w:val="300"/>
          <w:jc w:val="center"/>
        </w:trPr>
        <w:tc>
          <w:tcPr>
            <w:tcW w:w="1871" w:type="dxa"/>
            <w:tcBorders>
              <w:top w:val="nil"/>
              <w:left w:val="single" w:sz="4" w:space="0" w:color="auto"/>
              <w:bottom w:val="single" w:sz="4" w:space="0" w:color="auto"/>
              <w:right w:val="single" w:sz="4" w:space="0" w:color="auto"/>
            </w:tcBorders>
            <w:shd w:val="clear" w:color="auto" w:fill="auto"/>
            <w:noWrap/>
            <w:vAlign w:val="center"/>
            <w:hideMark/>
          </w:tcPr>
          <w:p w14:paraId="7754B786" w14:textId="1B9ED3B3" w:rsidR="000726FF" w:rsidRPr="00BE1D79" w:rsidRDefault="000726FF" w:rsidP="00BE1D79">
            <w:pPr>
              <w:spacing w:after="0" w:line="276" w:lineRule="auto"/>
              <w:jc w:val="center"/>
              <w:rPr>
                <w:rFonts w:ascii="Calibri" w:eastAsia="Times New Roman" w:hAnsi="Calibri" w:cs="Times New Roman"/>
                <w:b/>
                <w:bCs/>
                <w:color w:val="000000"/>
                <w:sz w:val="18"/>
                <w:szCs w:val="18"/>
                <w:lang w:eastAsia="en-AU"/>
              </w:rPr>
            </w:pPr>
            <w:r w:rsidRPr="00BE1D79">
              <w:rPr>
                <w:rFonts w:ascii="Calibri" w:eastAsia="Times New Roman" w:hAnsi="Calibri" w:cs="Times New Roman"/>
                <w:b/>
                <w:bCs/>
                <w:color w:val="000000"/>
                <w:sz w:val="18"/>
                <w:szCs w:val="18"/>
                <w:lang w:eastAsia="en-AU"/>
              </w:rPr>
              <w:t>Protein process</w:t>
            </w:r>
          </w:p>
        </w:tc>
        <w:tc>
          <w:tcPr>
            <w:tcW w:w="7479" w:type="dxa"/>
            <w:tcBorders>
              <w:top w:val="nil"/>
              <w:left w:val="nil"/>
              <w:bottom w:val="single" w:sz="4" w:space="0" w:color="auto"/>
              <w:right w:val="single" w:sz="4" w:space="0" w:color="auto"/>
            </w:tcBorders>
            <w:shd w:val="clear" w:color="auto" w:fill="auto"/>
            <w:noWrap/>
            <w:vAlign w:val="center"/>
            <w:hideMark/>
          </w:tcPr>
          <w:p w14:paraId="08117FDA" w14:textId="009851D7" w:rsidR="000726FF" w:rsidRPr="000726FF" w:rsidRDefault="000726FF" w:rsidP="00BE1D79">
            <w:pPr>
              <w:spacing w:after="0" w:line="276" w:lineRule="auto"/>
              <w:jc w:val="center"/>
              <w:rPr>
                <w:rFonts w:ascii="Calibri" w:eastAsia="Times New Roman" w:hAnsi="Calibri" w:cs="Times New Roman"/>
                <w:color w:val="000000"/>
                <w:sz w:val="18"/>
                <w:szCs w:val="18"/>
                <w:lang w:eastAsia="en-AU"/>
              </w:rPr>
            </w:pPr>
            <w:r w:rsidRPr="000726FF">
              <w:rPr>
                <w:rFonts w:ascii="Calibri" w:eastAsia="Times New Roman" w:hAnsi="Calibri" w:cs="Times New Roman"/>
                <w:color w:val="000000"/>
                <w:sz w:val="18"/>
                <w:szCs w:val="18"/>
                <w:lang w:eastAsia="en-AU"/>
              </w:rPr>
              <w:t>Modification, degradation, transport, targeting</w:t>
            </w:r>
          </w:p>
        </w:tc>
      </w:tr>
    </w:tbl>
    <w:p w14:paraId="6A090A9F" w14:textId="77777777" w:rsidR="00837627" w:rsidRDefault="00837627" w:rsidP="004548CD">
      <w:pPr>
        <w:spacing w:line="360" w:lineRule="auto"/>
      </w:pPr>
    </w:p>
    <w:p w14:paraId="77E9572A" w14:textId="77777777" w:rsidR="006B588C" w:rsidRDefault="006B588C" w:rsidP="00AD649A">
      <w:pPr>
        <w:pStyle w:val="Heading1"/>
        <w:spacing w:line="360" w:lineRule="auto"/>
      </w:pPr>
      <w:bookmarkStart w:id="178" w:name="_Toc404262906"/>
      <w:r>
        <w:lastRenderedPageBreak/>
        <w:t>Discussion</w:t>
      </w:r>
      <w:bookmarkEnd w:id="178"/>
    </w:p>
    <w:p w14:paraId="4DC1EB8E" w14:textId="77777777" w:rsidR="009009B0" w:rsidRDefault="009009B0" w:rsidP="00AD649A">
      <w:pPr>
        <w:pStyle w:val="Heading2"/>
        <w:numPr>
          <w:ilvl w:val="0"/>
          <w:numId w:val="21"/>
        </w:numPr>
        <w:spacing w:line="360" w:lineRule="auto"/>
        <w:jc w:val="both"/>
      </w:pPr>
      <w:bookmarkStart w:id="179" w:name="_Toc404262907"/>
      <w:r>
        <w:t>Phylostratigraphy captures the major evolutionary changes that led to the current human genome composition</w:t>
      </w:r>
      <w:bookmarkEnd w:id="179"/>
    </w:p>
    <w:p w14:paraId="119A6E3F" w14:textId="28C0870C" w:rsidR="00421246" w:rsidRDefault="0031263E" w:rsidP="00AD649A">
      <w:pPr>
        <w:spacing w:line="360" w:lineRule="auto"/>
        <w:jc w:val="both"/>
      </w:pPr>
      <w:r w:rsidRPr="00265EC2">
        <w:t xml:space="preserve">Phylostratigraphy </w:t>
      </w:r>
      <w:r w:rsidR="00AF1A9B">
        <w:rPr>
          <w:rFonts w:cs="Times New Roman"/>
        </w:rPr>
        <w:t xml:space="preserve">has been used </w:t>
      </w:r>
      <w:r w:rsidR="0063730F" w:rsidRPr="00265EC2">
        <w:rPr>
          <w:rFonts w:cs="Times New Roman"/>
        </w:rPr>
        <w:t xml:space="preserve">to assess the phylogenetic origin of genes involved in the embryonic development in </w:t>
      </w:r>
      <w:r w:rsidR="0063730F" w:rsidRPr="00265EC2">
        <w:rPr>
          <w:rFonts w:cs="Times New Roman"/>
          <w:i/>
        </w:rPr>
        <w:t>Drosophila melanogaster</w:t>
      </w:r>
      <w:r w:rsidR="00AF1A9B">
        <w:rPr>
          <w:rFonts w:cs="Times New Roman"/>
          <w:i/>
        </w:rPr>
        <w:t xml:space="preserve"> </w:t>
      </w:r>
      <w:r w:rsidR="00AF1A9B" w:rsidRPr="00265EC2">
        <w:fldChar w:fldCharType="begin" w:fldLock="1"/>
      </w:r>
      <w:r w:rsidR="00AF1A9B">
        <w:instrText>ADDIN CSL_CITATION { "citationItems" : [ { "id" : "ITEM-1", "itemData" : { "DOI" : "10.1016/j.tig.2007.08.014", "ISBN" : "0168-9525 (Print)\\r0168-9525 (Linking)", "ISSN" : "01689525", "PMID" : "18029048", "abstract" : "Macroevolutionary trends traditionally are studied by fossil analysis, comparative morphology or evo-devo approaches. With the availability of genome sequences and associated data from an increasing diversity of taxa, it is now possible to add an additional level of analysis: genomic phylostratigraphy. As an example of this approach, we use a phylogenetic framework and embryo expression data from Drosophila to show that grouping genes by their phylogenetic origin can uncover footprints of important adaptive events in evolution. \u00a9 2007 Elsevier Ltd. All rights reserved.", "author" : [ { "dropping-particle" : "", "family" : "Domazet-Lo\u0161o", "given" : "Tomislav", "non-dropping-particle" : "", "parse-names" : false, "suffix" : "" }, { "dropping-particle" : "", "family" : "Brajkovi\u0107", "given" : "Josip", "non-dropping-particle" : "", "parse-names" : false, "suffix" : "" }, { "dropping-particle" : "", "family" : "Tautz", "given" : "Diethard", "non-dropping-particle" : "", "parse-names" : false, "suffix" : "" } ], "container-title" : "Trends in Genetics", "id" : "ITEM-1", "issue" : "11", "issued" : { "date-parts" : [ [ "2007" ] ] }, "page" : "533-539", "title" : "A phylostratigraphy approach to uncover the genomic history of major adaptations in metazoan lineages", "type" : "article-journal", "volume" : "23" }, "uris" : [ "http://www.mendeley.com/documents/?uuid=7aaddf63-a0e7-426b-9cda-a083b2659a4e" ] } ], "mendeley" : { "formattedCitation" : "(Domazet-Lo\u0161o, Brajkovi\u0107, &amp; Tautz, 2007)", "plainTextFormattedCitation" : "(Domazet-Lo\u0161o, Brajkovi\u0107, &amp; Tautz, 2007)", "previouslyFormattedCitation" : "(Domazet-Lo\u0161o, Brajkovi\u0107, &amp; Tautz, 2007)" }, "properties" : { "noteIndex" : 0 }, "schema" : "https://github.com/citation-style-language/schema/raw/master/csl-citation.json" }</w:instrText>
      </w:r>
      <w:r w:rsidR="00AF1A9B" w:rsidRPr="00265EC2">
        <w:fldChar w:fldCharType="separate"/>
      </w:r>
      <w:r w:rsidR="00AF1A9B" w:rsidRPr="00AE5A0C">
        <w:rPr>
          <w:noProof/>
        </w:rPr>
        <w:t>(Domazet-Lošo, Brajković, &amp; Tautz, 2007)</w:t>
      </w:r>
      <w:r w:rsidR="00AF1A9B" w:rsidRPr="00265EC2">
        <w:fldChar w:fldCharType="end"/>
      </w:r>
      <w:r w:rsidR="00AF1A9B">
        <w:rPr>
          <w:rFonts w:cs="Times New Roman"/>
        </w:rPr>
        <w:t>,</w:t>
      </w:r>
      <w:r w:rsidR="0063730F" w:rsidRPr="00265EC2">
        <w:rPr>
          <w:rFonts w:cs="Times New Roman"/>
        </w:rPr>
        <w:t xml:space="preserve"> human genetic diseases </w:t>
      </w:r>
      <w:r w:rsidR="0063730F" w:rsidRPr="00265EC2">
        <w:rPr>
          <w:rFonts w:cs="Times New Roman"/>
        </w:rPr>
        <w:fldChar w:fldCharType="begin" w:fldLock="1"/>
      </w:r>
      <w:r w:rsidR="00120ECE">
        <w:rPr>
          <w:rFonts w:cs="Times New Roman"/>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"plainTextFormattedCitation" : "(Domazet-Loso &amp; Tautz, 2008)", "previouslyFormattedCitation" : "(Domazet-Loso &amp; Tautz, 2008)" }, "properties" : { "noteIndex" : 0 }, "schema" : "https://github.com/citation-style-language/schema/raw/master/csl-citation.json" }</w:instrText>
      </w:r>
      <w:r w:rsidR="0063730F" w:rsidRPr="00265EC2">
        <w:rPr>
          <w:rFonts w:cs="Times New Roman"/>
        </w:rPr>
        <w:fldChar w:fldCharType="separate"/>
      </w:r>
      <w:r w:rsidR="00AE5A0C" w:rsidRPr="00AE5A0C">
        <w:rPr>
          <w:rFonts w:cs="Times New Roman"/>
          <w:noProof/>
        </w:rPr>
        <w:t>(Domazet-Loso &amp; Tautz, 2008)</w:t>
      </w:r>
      <w:r w:rsidR="0063730F" w:rsidRPr="00265EC2">
        <w:rPr>
          <w:rFonts w:cs="Times New Roman"/>
        </w:rPr>
        <w:fldChar w:fldCharType="end"/>
      </w:r>
      <w:r w:rsidR="0063730F" w:rsidRPr="00265EC2">
        <w:rPr>
          <w:rFonts w:cs="Times New Roman"/>
        </w:rPr>
        <w:t xml:space="preserve">, cancer genes </w:t>
      </w:r>
      <w:r w:rsidR="0063730F" w:rsidRPr="00265EC2">
        <w:rPr>
          <w:rFonts w:cs="Times New Roman"/>
        </w:rPr>
        <w:fldChar w:fldCharType="begin" w:fldLock="1"/>
      </w:r>
      <w:r w:rsidR="00120ECE">
        <w:rPr>
          <w:rFonts w:cs="Times New Roman"/>
        </w:rPr>
        <w:instrText>ADDIN CSL_CITATION { "citationItems" : [ { "id" : "ITEM-1", "itemData" : { "DOI" : "10.1186/1741-7007-8-66", "ISSN" : "1741-7007", "PMID" : "20492640", "abstract" : "BACKGROUND: Phylostratigraphy is a method used to correlate the evolutionary origin of founder genes (that is, functional founder protein domains) of gene families with particular macroevolutionary transitions. It is based on a model of genome evolution that suggests that the origin of complex phenotypic innovations will be accompanied by the emergence of such founder genes, the descendants of which can still be traced in extant organisms. The origin of multicellularity can be considered to be a macroevolutionary transition, for which new gene functions would have been required. Cancer should be tightly connected to multicellular life since it can be viewed as a malfunction of interaction between cells in a multicellular organism. A phylostratigraphic tracking of the origin of cancer genes should, therefore, also provide insights into the origin of multicellularity.\n\nRESULTS: We find two strong peaks of the emergence of cancer related protein domains, one at the time of the origin of the first cell and the other around the time of the evolution of the multicellular metazoan organisms. These peaks correlate with two major classes of cancer genes, the 'caretakers', which are involved in general functions that support genome stability and the 'gatekeepers', which are involved in cellular signalling and growth processes. Interestingly, this phylogenetic succession mirrors the ontogenetic succession of tumour progression, where mutations in caretakers are thought to precede mutations in gatekeepers.\n\nCONCLUSIONS: A link between multicellularity and formation of cancer has often been predicted. However, this has not so far been explicitly tested. Although we find that a significant number of protein domains involved in cancer predate the origin of multicellularity, the second peak of cancer protein domain emergence is, indeed, connected to a phylogenetic level where multicellular animals have emerged. The fact that we can find a strong and consistent signal for this second peak in the phylostratigraphic map implies that a complex multi-level selection process has driven the transition to multicellularity.", "author" : [ { "dropping-particle" : "", "family" : "Domazet-Loso", "given" : "Tomislav", "non-dropping-particle" : "", "parse-names" : false, "suffix" : "" }, { "dropping-particle" : "", "family" : "Tautz", "given" : "Diethard", "non-dropping-particle" : "", "parse-names" : false, "suffix" : "" } ], "container-title" : "BMC biology", "id" : "ITEM-1", "issued" : { "date-parts" : [ [ "2010", "1" ] ] }, "page" : "66", "title" : "Phylostratigraphic tracking of cancer genes suggests a link to the emergence of multicellularity in metazoa.", "type" : "article-journal", "volume" : "8" }, "uris" : [ "http://www.mendeley.com/documents/?uuid=db09ceb2-fd6e-49d3-8be4-0ba4d9d55c71" ] } ], "mendeley" : { "formattedCitation" : "(Domazet-Loso &amp; Tautz, 2010)", "plainTextFormattedCitation" : "(Domazet-Loso &amp; Tautz, 2010)", "previouslyFormattedCitation" : "(Domazet-Loso &amp; Tautz, 2010)" }, "properties" : { "noteIndex" : 0 }, "schema" : "https://github.com/citation-style-language/schema/raw/master/csl-citation.json" }</w:instrText>
      </w:r>
      <w:r w:rsidR="0063730F" w:rsidRPr="00265EC2">
        <w:rPr>
          <w:rFonts w:cs="Times New Roman"/>
        </w:rPr>
        <w:fldChar w:fldCharType="separate"/>
      </w:r>
      <w:r w:rsidR="00AE5A0C" w:rsidRPr="00AE5A0C">
        <w:rPr>
          <w:rFonts w:cs="Times New Roman"/>
          <w:noProof/>
        </w:rPr>
        <w:t>(Domazet-Loso &amp; Tautz, 2010)</w:t>
      </w:r>
      <w:r w:rsidR="0063730F" w:rsidRPr="00265EC2">
        <w:rPr>
          <w:rFonts w:cs="Times New Roman"/>
        </w:rPr>
        <w:fldChar w:fldCharType="end"/>
      </w:r>
      <w:r w:rsidR="0063730F" w:rsidRPr="00265EC2">
        <w:rPr>
          <w:rFonts w:cs="Times New Roman"/>
        </w:rPr>
        <w:t xml:space="preserve">, as well as the vertebrate head sensory system </w:t>
      </w:r>
      <w:r w:rsidR="0063730F" w:rsidRPr="00265EC2">
        <w:rPr>
          <w:rFonts w:cs="Times New Roman"/>
        </w:rPr>
        <w:fldChar w:fldCharType="begin" w:fldLock="1"/>
      </w:r>
      <w:r w:rsidR="00120ECE">
        <w:rPr>
          <w:rFonts w:cs="Times New Roman"/>
        </w:rPr>
        <w:instrText>ADDIN CSL_CITATION { "citationItems" : [ { "id" : "ITEM-1", "itemData" : { "DOI" : "10.1186/1742-9994-10-18", "ISSN" : "1742-9994", "PMID" : "23587066", "abstract" : "BACKGROUND: The vertebrate head is a highly derived trait with a heavy concentration of sophisticated sensory organs that allow complex behaviour in this lineage. The head sensory structures arise during vertebrate development from cranial placodes and the neural crest. It is generally thought that derivatives of these ectodermal embryonic tissues played a central role in the evolutionary transition at the onset of vertebrates. Despite the obvious importance of head sensory organs for vertebrate biology, their evolutionary history is still uncertain.\n\nRESULTS: To give a fresh perspective on the adaptive history of the vertebrate head sensory organs, we applied genomic phylostratigraphy to large-scale in situ expression data of the developing zebrafish Danio rerio. Contrary to traditional predictions, we found that dominant adaptive signals in the analyzed sensory structures largely precede the evolutionary advent of vertebrates. The leading adaptive signals at the bilaterian-chordate transition suggested that the visual system was the first sensory structure to evolve. The olfactory, vestibuloauditory, and lateral line sensory organs displayed a strong link with the urochordate-vertebrate ancestor. The only structures that qualified as genuine vertebrate innovations were the neural crest derivatives, trigeminal ganglion and adenohypophysis. We also found evidence that the cranial placodes evolved before the neural crest despite their proposed embryological relatedness.\n\nCONCLUSIONS: Taken together, our findings reveal pre-vertebrate roots and a stepwise adaptive history of the vertebrate sensory systems. This study also underscores that large genomic and expression datasets are rich sources of macroevolutionary information that can be recovered by phylostratigraphic mining.", "author" : [ { "dropping-particle" : "", "family" : "Sestak", "given" : "Martin Sebastijan", "non-dropping-particle" : "", "parse-names" : false, "suffix" : "" }, { "dropping-particle" : "", "family" : "Bo\u017ei\u010devi\u0107", "given" : "Vedran", "non-dropping-particle" : "", "parse-names" : false, "suffix" : "" }, { "dropping-particle" : "", "family" : "Bakari\u0107", "given" : "Robert", "non-dropping-particle" : "", "parse-names" : false, "suffix" : "" }, { "dropping-particle" : "", "family" : "Dunjko", "given" : "Vedran", "non-dropping-particle" : "", "parse-names" : false, "suffix" : "" }, { "dropping-particle" : "", "family" : "Domazet-Lo\u0161o", "given" : "Tomislav", "non-dropping-particle" : "", "parse-names" : false, "suffix" : "" } ], "container-title" : "Frontiers in zoology", "id" : "ITEM-1", "issue" : "1", "issued" : { "date-parts" : [ [ "2013", "1" ] ] }, "page" : "18", "title" : "Phylostratigraphic profiles reveal a deep evolutionary history of the vertebrate head sensory systems.", "type" : "article-journal", "volume" : "10" }, "uris" : [ "http://www.mendeley.com/documents/?uuid=2bbf73b2-5e8c-4aa5-ba0f-4c20e2ae35cc" ] } ], "mendeley" : { "formattedCitation" : "(Sestak, Bo\u017ei\u010devi\u0107, Bakari\u0107, Dunjko, &amp; Domazet-Lo\u0161o, 2013)", "plainTextFormattedCitation" : "(Sestak, Bo\u017ei\u010devi\u0107, Bakari\u0107, Dunjko, &amp; Domazet-Lo\u0161o, 2013)", "previouslyFormattedCitation" : "(Sestak, Bo\u017ei\u010devi\u0107, Bakari\u0107, Dunjko, &amp; Domazet-Lo\u0161o, 2013)" }, "properties" : { "noteIndex" : 0 }, "schema" : "https://github.com/citation-style-language/schema/raw/master/csl-citation.json" }</w:instrText>
      </w:r>
      <w:r w:rsidR="0063730F" w:rsidRPr="00265EC2">
        <w:rPr>
          <w:rFonts w:cs="Times New Roman"/>
        </w:rPr>
        <w:fldChar w:fldCharType="separate"/>
      </w:r>
      <w:r w:rsidR="00AE5A0C" w:rsidRPr="00AE5A0C">
        <w:rPr>
          <w:rFonts w:cs="Times New Roman"/>
          <w:noProof/>
        </w:rPr>
        <w:t>(Sestak, Božičević, Bakarić, Dunjko, &amp; Domazet-Lošo, 2013)</w:t>
      </w:r>
      <w:r w:rsidR="0063730F" w:rsidRPr="00265EC2">
        <w:rPr>
          <w:rFonts w:cs="Times New Roman"/>
        </w:rPr>
        <w:fldChar w:fldCharType="end"/>
      </w:r>
      <w:r w:rsidR="00AF1A9B">
        <w:rPr>
          <w:rFonts w:cs="Times New Roman"/>
        </w:rPr>
        <w:t>, and here we have employed it to find the age distribution of human genes.</w:t>
      </w:r>
    </w:p>
    <w:p w14:paraId="0C39B742" w14:textId="69714AE2" w:rsidR="00CD03AD" w:rsidRDefault="00B979D2" w:rsidP="00AD649A">
      <w:pPr>
        <w:spacing w:line="360" w:lineRule="auto"/>
        <w:jc w:val="both"/>
      </w:pPr>
      <w:r>
        <w:t>A</w:t>
      </w:r>
      <w:r w:rsidR="0093025D">
        <w:t xml:space="preserve">n </w:t>
      </w:r>
      <w:r w:rsidR="00A77D38" w:rsidRPr="00265EC2">
        <w:t>important observation is the limited number of human genes that were assigned to the base of the Opisthokon</w:t>
      </w:r>
      <w:r w:rsidR="002B2628">
        <w:t>ta, Phylostratum 3. This result</w:t>
      </w:r>
      <w:r w:rsidR="00A77D38" w:rsidRPr="00265EC2">
        <w:t xml:space="preserve"> can be explained by the near exclusivity of fungal species in this phylostratum (24 fungi and 1 Choanoflagellida) and the composition of their genome. The genomes of some fungi are considered to be small in comparison to other Eukaryotes </w:t>
      </w:r>
      <w:r w:rsidR="00A77D38" w:rsidRPr="00265EC2">
        <w:fldChar w:fldCharType="begin" w:fldLock="1"/>
      </w:r>
      <w:r w:rsidR="00120ECE">
        <w:instrText>ADDIN CSL_CITATION { "citationItems" : [ { "id" : "ITEM-1", "itemData" : { "DOI" : "10.1016/S1369-5274(02)00355-7", "ISSN" : "1369-5274", "PMID" : "12354560", "abstract" : "Complete and partial genome sequence information is underway in several parasitic and symbiotic fungi that infect humans, other animals and plants. Comparative analyses of these sequences will provide new insights into the genomic plasticity and evolution of parasitism and mutualism in fungi.", "author" : [ { "dropping-particle" : "", "family" : "Tunlid", "given" : "Anders", "non-dropping-particle" : "", "parse-names" : false, "suffix" : "" }, { "dropping-particle" : "", "family" : "Talbot", "given" : "Nicholas J", "non-dropping-particle" : "", "parse-names" : false, "suffix" : "" } ], "container-title" : "Current Opinion in Microbiology", "id" : "ITEM-1", "issue" : "5", "issued" : { "date-parts" : [ [ "2002", "10" ] ] }, "page" : "513-9", "title" : "Genomics of parasitic and symbiotic fungi.", "type" : "article-journal", "volume" : "5" }, "uris" : [ "http://www.mendeley.com/documents/?uuid=019d0aef-9a58-41e8-a2a4-08d6c6639170" ] } ], "mendeley" : { "formattedCitation" : "(Tunlid &amp; Talbot, 2002)", "plainTextFormattedCitation" : "(Tunlid &amp; Talbot, 2002)", "previouslyFormattedCitation" : "(Tunlid &amp; Talbot, 2002)" }, "properties" : { "noteIndex" : 0 }, "schema" : "https://github.com/citation-style-language/schema/raw/master/csl-citation.json" }</w:instrText>
      </w:r>
      <w:r w:rsidR="00A77D38" w:rsidRPr="00265EC2">
        <w:fldChar w:fldCharType="separate"/>
      </w:r>
      <w:r w:rsidR="00AE5A0C" w:rsidRPr="00AE5A0C">
        <w:rPr>
          <w:noProof/>
        </w:rPr>
        <w:t>(Tunlid &amp; Talbot, 2002)</w:t>
      </w:r>
      <w:r w:rsidR="00A77D38" w:rsidRPr="00265EC2">
        <w:fldChar w:fldCharType="end"/>
      </w:r>
      <w:r w:rsidR="00A77D38" w:rsidRPr="00265EC2">
        <w:t xml:space="preserve">. For those species with large genomes, these </w:t>
      </w:r>
      <w:r w:rsidR="007E244B" w:rsidRPr="00265EC2">
        <w:t>are thought to have expanded</w:t>
      </w:r>
      <w:r w:rsidR="00A77D38" w:rsidRPr="00265EC2">
        <w:t xml:space="preserve"> through </w:t>
      </w:r>
      <w:r w:rsidR="007E244B" w:rsidRPr="00265EC2">
        <w:t>large duplication events with important gene losses</w:t>
      </w:r>
      <w:r w:rsidR="00A77D38" w:rsidRPr="00265EC2">
        <w:t xml:space="preserve"> </w:t>
      </w:r>
      <w:r w:rsidR="00A77D38" w:rsidRPr="00265EC2">
        <w:fldChar w:fldCharType="begin" w:fldLock="1"/>
      </w:r>
      <w:r w:rsidR="00120ECE">
        <w:instrText>ADDIN CSL_CITATION { "citationItems" : [ { "id" : "ITEM-1", "itemData" : { "DOI" : "10.1038/nature02579", "ISSN" : "1476-4687", "PMID" : "15229592", "abstract" : "Identifying the mechanisms of eukaryotic genome evolution by comparative genomics is often complicated by the multiplicity of events that have taken place throughout the history of individual lineages, leaving only distorted and superimposed traces in the genome of each living organism. The hemiascomycete yeasts, with their compact genomes, similar lifestyle and distinct sexual and physiological properties, provide a unique opportunity to explore such mechanisms. We present here the complete, assembled genome sequences of four yeast species, selected to represent a broad evolutionary range within a single eukaryotic phylum, that after analysis proved to be molecularly as diverse as the entire phylum of chordates. A total of approximately 24,200 novel genes were identified, the translation products of which were classified together with Saccharomyces cerevisiae proteins into about 4,700 families, forming the basis for interspecific comparisons. Analysis of chromosome maps and genome redundancies reveal that the different yeast lineages have evolved through a marked interplay between several distinct molecular mechanisms, including tandem gene repeat formation, segmental duplication, a massive genome duplication and extensive gene loss.", "author" : [ { "dropping-particle" : "", "family" : "Dujon", "given" : "Bernard", "non-dropping-particle" : "", "parse-names" : false, "suffix" : "" }, { "dropping-particle" : "", "family" : "Sherman", "given" : "David", "non-dropping-particle" : "", "parse-names" : false, "suffix" : "" }, { "dropping-particle" : "", "family" : "Fischer", "given" : "Gilles", "non-dropping-particle" : "", "parse-names" : false, "suffix" : "" }, { "dropping-particle" : "", "family" : "Durrens", "given" : "Pascal", "non-dropping-particle" : "", "parse-names" : false, "suffix" : "" }, { "dropping-particle" : "", "family" : "Casaregola", "given" : "Serge", "non-dropping-particle" : "", "parse-names" : false, "suffix" : "" }, { "dropping-particle" : "", "family" : "Lafontaine", "given" : "Ingrid", "non-dropping-particle" : "", "parse-names" : false, "suffix" : "" }, { "dropping-particle" : "", "family" : "Montigny", "given" : "Jacky", "non-dropping-particle" : "De", "parse-names" : false, "suffix" : "" }, { "dropping-particle" : "", "family" : "Marck", "given" : "Christian", "non-dropping-particle" : "", "parse-names" : false, "suffix" : "" }, { "dropping-particle" : "", "family" : "Neuv\u00e9glise", "given" : "C\u00e9cile", "non-dropping-particle" : "", "parse-names" : false, "suffix" : "" }, { "dropping-particle" : "", "family" : "Talla", "given" : "Emmanuel", "non-dropping-particle" : "", "parse-names" : false, "suffix" : "" }, { "dropping-particle" : "", "family" : "Goffard", "given" : "Nicolas", "non-dropping-particle" : "", "parse-names" : false, "suffix" : "" }, { "dropping-particle" : "", "family" : "Frangeul", "given" : "Lionel", "non-dropping-particle" : "", "parse-names" : false, "suffix" : "" }, { "dropping-particle" : "", "family" : "Aigle", "given" : "Michel", "non-dropping-particle" : "", "parse-names" : false, "suffix" : "" }, { "dropping-particle" : "", "family" : "Anthouard", "given" : "V\u00e9ronique", "non-dropping-particle" : "", "parse-names" : false, "suffix" : "" }, { "dropping-particle" : "", "family" : "Babour", "given" : "Anna", "non-dropping-particle" : "", "parse-names" : false, "suffix" : "" }, { "dropping-particle" : "", "family" : "Barbe", "given" : "Val\u00e9rie", "non-dropping-particle" : "", "parse-names" : false, "suffix" : "" }, { "dropping-particle" : "", "family" : "Barnay", "given" : "St\u00e9phanie", "non-dropping-particle" : "", "parse-names" : false, "suffix" : "" }, { "dropping-particle" : "", "family" : "Blanchin", "given" : "Sylvie", "non-dropping-particle" : "", "parse-names" : false, "suffix" : "" }, { "dropping-particle" : "", "family" : "Beckerich", "given" : "Jean-Marie", "non-dropping-particle" : "", "parse-names" : false, "suffix" : "" }, { "dropping-particle" : "", "family" : "Beyne", "given" : "Emmanuelle", "non-dropping-particle" : "", "parse-names" : false, "suffix" : "" }, { "dropping-particle" : "", "family" : "Bleykasten", "given" : "Claudine", "non-dropping-particle" : "", "parse-names" : false, "suffix" : "" }, { "dropping-particle" : "", "family" : "Boisram\u00e9", "given" : "Anita", "non-dropping-particle" : "", "parse-names" : false, "suffix" : "" }, { "dropping-particle" : "", "family" : "Boyer", "given" : "Jeanne", "non-dropping-particle" : "", "parse-names" : false, "suffix" : "" }, { "dropping-particle" : "", "family" : "Cattolico", "given" : "Laurence", "non-dropping-particle" : "", "parse-names" : false, "suffix" : "" }, { "dropping-particle" : "", "family" : "Confanioleri", "given" : "Fabrice", "non-dropping-particle" : "", "parse-names" : false, "suffix" : "" }, { "dropping-particle" : "", "family" : "Daruvar", "given" : "Antoine", "non-dropping-particle" : "De", "parse-names" : false, "suffix" : "" }, { "dropping-particle" : "", "family" : "Despons", "given" : "Laurence", "non-dropping-particle" : "", "parse-names" : false, "suffix" : "" }, { "dropping-particle" : "", "family" : "Fabre", "given" : "Emmanuelle", "non-dropping-particle" : "", "parse-names" : false, "suffix" : "" }, { "dropping-particle" : "", "family" : "Fairhead", "given" : "C\u00e9cile", "non-dropping-particle" : "", "parse-names" : false, "suffix" : "" }, { "dropping-particle" : "", "family" : "Ferry-Dumazet", "given" : "H\u00e9l\u00e8ne", "non-dropping-particle" : "", "parse-names" : false, "suffix" : "" }, { "dropping-particle" : "", "family" : "Groppi", "given" : "Alexis", "non-dropping-particle" : "", "parse-names" : false, "suffix" : "" }, { "dropping-particle" : "", "family" : "Hantraye", "given" : "Florence", "non-dropping-particle" : "", "parse-names" : false, "suffix" : "" }, { "dropping-particle" : "", "family" : "Hennequin", "given" : "Christophe", "non-dropping-particle" : "", "parse-names" : false, "suffix" : "" }, { "dropping-particle" : "", "family" : "Jauniaux", "given" : "Nicolas", "non-dropping-particle" : "", "parse-names" : false, "suffix" : "" }, { "dropping-particle" : "", "family" : "Joyet", "given" : "Philippe", "non-dropping-particle" : "", "parse-names" : false, "suffix" : "" }, { "dropping-particle" : "", "family" : "Kachouri", "given" : "Rym", "non-dropping-particle" : "", "parse-names" : false, "suffix" : "" }, { "dropping-particle" : "", "family" : "Kerrest", "given" : "Alix", "non-dropping-particle" : "", "parse-names" : false, "suffix" : "" }, { "dropping-particle" : "", "family" : "Koszul", "given" : "Romain", "non-dropping-particle" : "", "parse-names" : false, "suffix" : "" }, { "dropping-particle" : "", "family" : "Lemaire", "given" : "Marc", "non-dropping-particle" : "", "parse-names" : false, "suffix" : "" }, { "dropping-particle" : "", "family" : "Lesur", "given" : "Isabelle", "non-dropping-particle" : "", "parse-names" : false, "suffix" : "" }, { "dropping-particle" : "", "family" : "Ma", "given" : "Laurence", "non-dropping-particle" : "", "parse-names" : false, "suffix" : "" }, { "dropping-particle" : "", "family" : "Muller", "given" : "H\u00e9lo\u00efse", "non-dropping-particle" : "", "parse-names" : false, "suffix" : "" }, { "dropping-particle" : "", "family" : "Nicaud", "given" : "Jean-Marc", "non-dropping-particle" : "", "parse-names" : false, "suffix" : "" }, { "dropping-particle" : "", "family" : "Nikolski", "given" : "Macha", "non-dropping-particle" : "", "parse-names" : false, "suffix" : "" }, { "dropping-particle" : "", "family" : "Oztas", "given" : "Sophie", "non-dropping-particle" : "", "parse-names" : false, "suffix" : "" }, { "dropping-particle" : "", "family" : "Ozier-Kalogeropoulos", "given" : "Odile", "non-dropping-particle" : "", "parse-names" : false, "suffix" : "" }, { "dropping-particle" : "", "family" : "Pellenz", "given" : "Stefan", "non-dropping-particle" : "", "parse-names" : false, "suffix" : "" }, { "dropping-particle" : "", "family" : "Potier", "given" : "Serge", "non-dropping-particle" : "", "parse-names" : false, "suffix" : "" }, { "dropping-particle" : "", "family" : "Richard", "given" : "Guy-Franck", "non-dropping-particle" : "", "parse-names" : false, "suffix" : "" }, { "dropping-particle" : "", "family" : "Straub", "given" : "Marie-Laure", "non-dropping-particle" : "", "parse-names" : false, "suffix" : "" }, { "dropping-particle" : "", "family" : "Suleau", "given" : "Audrey", "non-dropping-particle" : "", "parse-names" : false, "suffix" : "" }, { "dropping-particle" : "", "family" : "Swennen", "given" : "Dominique", "non-dropping-particle" : "", "parse-names" : false, "suffix" : "" }, { "dropping-particle" : "", "family" : "Tekaia", "given" : "Fredj", "non-dropping-particle" : "", "parse-names" : false, "suffix" : "" }, { "dropping-particle" : "", "family" : "W\u00e9solowski-Louvel", "given" : "Micheline", "non-dropping-particle" : "", "parse-names" : false, "suffix" : "" }, { "dropping-particle" : "", "family" : "Westhof", "given" : "Eric", "non-dropping-particle" : "", "parse-names" : false, "suffix" : "" }, { "dropping-particle" : "", "family" : "Wirth", "given" : "B\u00e9n\u00e9dicte", "non-dropping-particle" : "", "parse-names" : false, "suffix" : "" }, { "dropping-particle" : "", "family" : "Zeniou-Meyer", "given" : "Maria", "non-dropping-particle" : "", "parse-names" : false, "suffix" : "" }, { "dropping-particle" : "", "family" : "Zivanovic", "given" : "Ivan", "non-dropping-particle" : "", "parse-names" : false, "suffix" : "" }, { "dropping-particle" : "", "family" : "Bolotin-Fukuhara", "given" : "Monique", "non-dropping-particle" : "", "parse-names" : false, "suffix" : "" }, { "dropping-particle" : "", "family" : "Thierry", "given" : "Agn\u00e8s", "non-dropping-particle" : "", "parse-names" : false, "suffix" : "" }, { "dropping-particle" : "", "family" : "Bouchier", "given" : "Christiane", "non-dropping-particle" : "", "parse-names" : false, "suffix" : "" }, { "dropping-particle" : "", "family" : "Caudron", "given" : "Bernard", "non-dropping-particle" : "", "parse-names" : false, "suffix" : "" }, { "dropping-particle" : "", "family" : "Scarpelli", "given" : "Claude", "non-dropping-particle" : "", "parse-names" : false, "suffix" : "" }, { "dropping-particle" : "", "family" : "Gaillardin", "given" : "Claude", "non-dropping-particle" : "", "parse-names" : false, "suffix" : "" }, { "dropping-particle" : "", "family" : "Weissenbach", "given" : "Jean", "non-dropping-particle" : "", "parse-names" : false, "suffix" : "" }, { "dropping-particle" : "", "family" : "Wincker", "given" : "Patrick", "non-dropping-particle" : "", "parse-names" : false, "suffix" : "" }, { "dropping-particle" : "", "family" : "Souciet", "given" : "Jean-Luc", "non-dropping-particle" : "", "parse-names" : false, "suffix" : "" } ], "container-title" : "Nature", "id" : "ITEM-1", "issue" : "6995", "issued" : { "date-parts" : [ [ "2004", "7", "1" ] ] }, "page" : "35-44", "title" : "Genome evolution in yeasts.", "type" : "article-journal", "volume" : "430" }, "uris" : [ "http://www.mendeley.com/documents/?uuid=0c49e981-0835-4284-84da-c0ff70f10617" ] } ], "mendeley" : { "formattedCitation" : "(Dujon et al., 2004)", "plainTextFormattedCitation" : "(Dujon et al., 2004)", "previouslyFormattedCitation" : "(Dujon et al., 2004)" }, "properties" : { "noteIndex" : 0 }, "schema" : "https://github.com/citation-style-language/schema/raw/master/csl-citation.json" }</w:instrText>
      </w:r>
      <w:r w:rsidR="00A77D38" w:rsidRPr="00265EC2">
        <w:fldChar w:fldCharType="separate"/>
      </w:r>
      <w:r w:rsidR="00AE5A0C" w:rsidRPr="00AE5A0C">
        <w:rPr>
          <w:noProof/>
        </w:rPr>
        <w:t>(Dujon et al., 2004)</w:t>
      </w:r>
      <w:r w:rsidR="00A77D38" w:rsidRPr="00265EC2">
        <w:fldChar w:fldCharType="end"/>
      </w:r>
      <w:r w:rsidR="007E244B" w:rsidRPr="00265EC2">
        <w:t xml:space="preserve">, or significant gene losses followed by the acquisition of new genes </w:t>
      </w:r>
      <w:r w:rsidR="00A77D38" w:rsidRPr="00265EC2">
        <w:fldChar w:fldCharType="begin" w:fldLock="1"/>
      </w:r>
      <w:r w:rsidR="00120ECE">
        <w:instrText>ADDIN CSL_CITATION { "citationItems" : [ { "id" : "ITEM-1", "itemData" : { "DOI" : "10.1038/nature08867", "ISBN" : "0001277200", "ISSN" : "1476-4687", "PMID" : "20348908", "abstract" : "The P\u00e9rigord black truffle (Tuber melanosporum Vittad.) and the Piedmont white truffle dominate today's truffle market. The hypogeous fruiting body of T. melanosporum is a gastronomic delicacy produced by an ectomycorrhizal symbiont endemic to calcareous soils in southern Europe. The worldwide demand for this truffle has fuelled intense efforts at cultivation. Identification of processes that condition and trigger fruit body and symbiosis formation, ultimately leading to efficient crop production, will be facilitated by a thorough analysis of truffle genomic traits. In the ectomycorrhizal Laccaria bicolor, the expansion of gene families may have acted as a 'symbiosis toolbox'. This feature may however reflect evolution of this particular taxon and not a general trait shared by all ectomycorrhizal species. To get a better understanding of the biology and evolution of the ectomycorrhizal symbiosis, we report here the sequence of the haploid genome of T. melanosporum, which at approximately 125 megabases is the largest and most complex fungal genome sequenced so far. This expansion results from a proliferation of transposable elements accounting for approximately 58% of the genome. In contrast, this genome only contains approximately 7,500 protein-coding genes with very rare multigene families. It lacks large sets of carbohydrate cleaving enzymes, but a few of them involved in degradation of plant cell walls are induced in symbiotic tissues. The latter feature and the upregulation of genes encoding for lipases and multicopper oxidases suggest that T. melanosporum degrades its host cell walls during colonization. Symbiosis induces an increased expression of carbohydrate and amino acid transporters in both L. bicolor and T. melanosporum, but the comparison of genomic traits in the two ectomycorrhizal fungi showed that genetic predispositions for symbiosis-'the symbiosis toolbox'-evolved along different ways in ascomycetes and basidiomycetes.", "author" : [ { "dropping-particle" : "", "family" : "Martin", "given" : "Francis", "non-dropping-particle" : "", "parse-names" : false, "suffix" : "" }, { "dropping-particle" : "", "family" : "Kohler", "given" : "Annegret", "non-dropping-particle" : "", "parse-names" : false, "suffix" : "" }, { "dropping-particle" : "", "family" : "Murat", "given" : "Claude", "non-dropping-particle" : "", "parse-names" : false, "suffix" : "" }, { "dropping-particle" : "", "family" : "Balestrini", "given" : "Raffaella", "non-dropping-particle" : "", "parse-names" : false, "suffix" : "" }, { "dropping-particle" : "", "family" : "Coutinho", "given" : "Pedro M", "non-dropping-particle" : "", "parse-names" : false, "suffix" : "" }, { "dropping-particle" : "", "family" : "Jaillon", "given" : "Olivier", "non-dropping-particle" : "", "parse-names" : false, "suffix" : "" }, { "dropping-particle" : "", "family" : "Montanini", "given" : "Barbara", "non-dropping-particle" : "", "parse-names" : false, "suffix" : "" }, { "dropping-particle" : "", "family" : "Morin", "given" : "Emmanuelle", "non-dropping-particle" : "", "parse-names" : false, "suffix" : "" }, { "dropping-particle" : "", "family" : "Noel", "given" : "Benjamin", "non-dropping-particle" : "", "parse-names" : false, "suffix" : "" }, { "dropping-particle" : "", "family" : "Percudani", "given" : "Riccardo", "non-dropping-particle" : "", "parse-names" : false, "suffix" : "" }, { "dropping-particle" : "", "family" : "Porcel", "given" : "Bettina", "non-dropping-particle" : "", "parse-names" : false, "suffix" : "" }, { "dropping-particle" : "", "family" : "Rubini", "given" : "Andrea", "non-dropping-particle" : "", "parse-names" : false, "suffix" : "" }, { "dropping-particle" : "", "family" : "Amicucci", "given" : "Antonella", "non-dropping-particle" : "", "parse-names" : false, "suffix" : "" }, { "dropping-particle" : "", "family" : "Amselem", "given" : "Joelle", "non-dropping-particle" : "", "parse-names" : false, "suffix" : "" }, { "dropping-particle" : "", "family" : "Anthouard", "given" : "V\u00e9ronique", "non-dropping-particle" : "", "parse-names" : false, "suffix" : "" }, { "dropping-particle" : "", "family" : "Arcioni", "given" : "Sergio", "non-dropping-particle" : "", "parse-names" : false, "suffix" : "" }, { "dropping-particle" : "", "family" : "Artiguenave", "given" : "Fran\u00e7ois", "non-dropping-particle" : "", "parse-names" : false, "suffix" : "" }, { "dropping-particle" : "", "family" : "Aury", "given" : "Jean-Marc", "non-dropping-particle" : "", "parse-names" : false, "suffix" : "" }, { "dropping-particle" : "", "family" : "Ballario", "given" : "Paola", "non-dropping-particle" : "", "parse-names" : false, "suffix" : "" }, { "dropping-particle" : "", "family" : "Bolchi", "given" : "Angelo", "non-dropping-particle" : "", "parse-names" : false, "suffix" : "" }, { "dropping-particle" : "", "family" : "Brenna", "given" : "Andrea", "non-dropping-particle" : "", "parse-names" : false, "suffix" : "" }, { "dropping-particle" : "", "family" : "Brun", "given" : "Annick", "non-dropping-particle" : "", "parse-names" : false, "suffix" : "" }, { "dropping-particle" : "", "family" : "Bu\u00e9e", "given" : "Marc", "non-dropping-particle" : "", "parse-names" : false, "suffix" : "" }, { "dropping-particle" : "", "family" : "Cantarel", "given" : "Brandi", "non-dropping-particle" : "", "parse-names" : false, "suffix" : "" }, { "dropping-particle" : "", "family" : "Chevalier", "given" : "G\u00e9rard", "non-dropping-particle" : "", "parse-names" : false, "suffix" : "" }, { "dropping-particle" : "", "family" : "Couloux", "given" : "Arnaud", "non-dropping-particle" : "", "parse-names" : false, "suffix" : "" }, { "dropping-particle" : "", "family" : "Silva", "given" : "Corinne", "non-dropping-particle" : "Da", "parse-names" : false, "suffix" : "" }, { "dropping-particle" : "", "family" : "Denoeud", "given" : "France", "non-dropping-particle" : "", "parse-names" : false, "suffix" : "" }, { "dropping-particle" : "", "family" : "Duplessis", "given" : "S\u00e9bastien", "non-dropping-particle" : "", "parse-names" : false, "suffix" : "" }, { "dropping-particle" : "", "family" : "Ghignone", "given" : "Stefano", "non-dropping-particle" : "", "parse-names" : false, "suffix" : "" }, { "dropping-particle" : "", "family" : "Hilselberger", "given" : "Beno\u00eet", "non-dropping-particle" : "", "parse-names" : false, "suffix" : "" }, { "dropping-particle" : "", "family" : "Iotti", "given" : "Mirco", "non-dropping-particle" : "", "parse-names" : false, "suffix" : "" }, { "dropping-particle" : "", "family" : "Mar\u00e7ais", "given" : "Beno\u00eet", "non-dropping-particle" : "", "parse-names" : false, "suffix" : "" }, { "dropping-particle" : "", "family" : "Mello", "given" : "Antonietta", "non-dropping-particle" : "", "parse-names" : false, "suffix" : "" }, { "dropping-particle" : "", "family" : "Miranda", "given" : "Michele", "non-dropping-particle" : "", "parse-names" : false, "suffix" : "" }, { "dropping-particle" : "", "family" : "Pacioni", "given" : "Giovanni", "non-dropping-particle" : "", "parse-names" : false, "suffix" : "" }, { "dropping-particle" : "", "family" : "Quesneville", "given" : "Hadi", "non-dropping-particle" : "", "parse-names" : false, "suffix" : "" }, { "dropping-particle" : "", "family" : "Riccioni", "given" : "Claudia", "non-dropping-particle" : "", "parse-names" : false, "suffix" : "" }, { "dropping-particle" : "", "family" : "Ruotolo", "given" : "Roberta", "non-dropping-particle" : "", "parse-names" : false, "suffix" : "" }, { "dropping-particle" : "", "family" : "Splivallo", "given" : "Richard", "non-dropping-particle" : "", "parse-names" : false, "suffix" : "" }, { "dropping-particle" : "", "family" : "Stocchi", "given" : "Vilberto", "non-dropping-particle" : "", "parse-names" : false, "suffix" : "" }, { "dropping-particle" : "", "family" : "Tisserant", "given" : "Emilie", "non-dropping-particle" : "", "parse-names" : false, "suffix" : "" }, { "dropping-particle" : "", "family" : "Viscomi", "given" : "Arturo Roberto", "non-dropping-particle" : "", "parse-names" : false, "suffix" : "" }, { "dropping-particle" : "", "family" : "Zambonelli", "given" : "Alessandra", "non-dropping-particle" : "", "parse-names" : false, "suffix" : "" }, { "dropping-particle" : "", "family" : "Zampieri", "given" : "Elisa", "non-dropping-particle" : "", "parse-names" : false, "suffix" : "" }, { "dropping-particle" : "", "family" : "Henrissat", "given" : "Bernard", "non-dropping-particle" : "", "parse-names" : false, "suffix" : "" }, { "dropping-particle" : "", "family" : "Lebrun", "given" : "Marc-Henri", "non-dropping-particle" : "", "parse-names" : false, "suffix" : "" }, { "dropping-particle" : "", "family" : "Paolocci", "given" : "Francesco", "non-dropping-particle" : "", "parse-names" : false, "suffix" : "" }, { "dropping-particle" : "", "family" : "Bonfante", "given" : "Paola", "non-dropping-particle" : "", "parse-names" : false, "suffix" : "" }, { "dropping-particle" : "", "family" : "Ottonello", "given" : "Simone", "non-dropping-particle" : "", "parse-names" : false, "suffix" : "" }, { "dropping-particle" : "", "family" : "Wincker", "given" : "Patrick", "non-dropping-particle" : "", "parse-names" : false, "suffix" : "" } ], "container-title" : "Nature", "id" : "ITEM-1", "issue" : "7291", "issued" : { "date-parts" : [ [ "2010", "4", "15" ] ] }, "page" : "1033-8", "title" : "P\u00e9rigord black truffle genome uncovers evolutionary origins and mechanisms of symbiosis.", "type" : "article-journal", "volume" : "464" }, "uris" : [ "http://www.mendeley.com/documents/?uuid=59ca999e-d9a3-4106-8938-794a8d8959df" ] }, { "id" : "ITEM-2", "itemData" : { "DOI" : "10.1126/science.1194573", "ISSN" : "1095-9203", "PMID" : "21148392", "abstract" : "Powdery mildews are phytopathogens whose growth and reproduction are entirely dependent on living plant cells. The molecular basis of this life-style, obligate biotrophy, remains unknown. We present the genome analysis of barley powdery mildew, Blumeria graminis f.sp. hordei (Blumeria), as well as a comparison with the analysis of two powdery mildews pathogenic on dicotyledonous plants. These genomes display massive retrotransposon proliferation, genome-size expansion, and gene losses. The missing genes encode enzymes of primary and secondary metabolism, carbohydrate-active enzymes, and transporters, probably reflecting their redundancy in an exclusively biotrophic life-style. Among the 248 candidate effectors of pathogenesis identified in the Blumeria genome, very few (less than 10) define a core set conserved in all three mildews, suggesting that most effectors represent species-specific adaptations.", "author" : [ { "dropping-particle" : "", "family" : "Spanu", "given" : "Pietro D", "non-dropping-particle" : "", "parse-names" : false, "suffix" : "" }, { "dropping-particle" : "", "family" : "Abbott", "given" : "James C", "non-dropping-particle" : "", "parse-names" : false, "suffix" : "" }, { "dropping-particle" : "", "family" : "Amselem", "given" : "Joelle", "non-dropping-particle" : "", "parse-names" : false, "suffix" : "" }, { "dropping-particle" : "", "family" : "Burgis", "given" : "Timothy a", "non-dropping-particle" : "", "parse-names" : false, "suffix" : "" }, { "dropping-particle" : "", "family" : "Soanes", "given" : "Darren M", "non-dropping-particle" : "", "parse-names" : false, "suffix" : "" }, { "dropping-particle" : "", "family" : "St\u00fcber", "given" : "Kurt", "non-dropping-particle" : "", "parse-names" : false, "suffix" : "" }, { "dropping-particle" : "", "family" : "Loren van Themaat", "given" : "Emiel", "non-dropping-particle" : "Ver", "parse-names" : false, "suffix" : "" }, { "dropping-particle" : "", "family" : "Brown", "given" : "James K M", "non-dropping-particle" : "", "parse-names" : false, "suffix" : "" }, { "dropping-particle" : "", "family" : "Butcher", "given" : "Sarah a", "non-dropping-particle" : "", "parse-names" : false, "suffix" : "" }, { "dropping-particle" : "", "family" : "Gurr", "given" : "Sarah J", "non-dropping-particle" : "", "parse-names" : false, "suffix" : "" }, { "dropping-particle" : "", "family" : "Lebrun", "given" : "Marc-Henri", "non-dropping-particle" : "", "parse-names" : false, "suffix" : "" }, { "dropping-particle" : "", "family" : "Ridout", "given" : "Christopher J", "non-dropping-particle" : "", "parse-names" : false, "suffix" : "" }, { "dropping-particle" : "", "family" : "Schulze-Lefert", "given" : "Paul", "non-dropping-particle" : "", "parse-names" : false, "suffix" : "" }, { "dropping-particle" : "", "family" : "Talbot", "given" : "Nicholas J", "non-dropping-particle" : "", "parse-names" : false, "suffix" : "" }, { "dropping-particle" : "", "family" : "Ahmadinejad", "given" : "Nahal", "non-dropping-particle" : "", "parse-names" : false, "suffix" : "" }, { "dropping-particle" : "", "family" : "Ametz", "given" : "Christian", "non-dropping-particle" : "", "parse-names" : false, "suffix" : "" }, { "dropping-particle" : "", "family" : "Barton", "given" : "Geraint R", "non-dropping-particle" : "", "parse-names" : false, "suffix" : "" }, { "dropping-particle" : "", "family" : "Benjdia", "given" : "Mariam", "non-dropping-particle" : "", "parse-names" : false, "suffix" : "" }, { "dropping-particle" : "", "family" : "Bidzinski", "given" : "Przemyslaw", "non-dropping-particle" : "", "parse-names" : false, "suffix" : "" }, { "dropping-particle" : "V", "family" : "Bindschedler", "given" : "Laurence", "non-dropping-particle" : "", "parse-names" : false, "suffix" : "" }, { "dropping-particle" : "", "family" : "Both", "given" : "Maike", "non-dropping-particle" : "", "parse-names" : false, "suffix" : "" }, { "dropping-particle" : "", "family" : "Brewer", "given" : "Marin T", "non-dropping-particle" : "", "parse-names" : false, "suffix" : "" }, { "dropping-particle" : "", "family" : "Cadle-Davidson", "given" : "Lance", "non-dropping-particle" : "", "parse-names" : false, "suffix" : "" }, { "dropping-particle" : "", "family" : "Cadle-Davidson", "given" : "Molly M", "non-dropping-particle" : "", "parse-names" : false, "suffix" : "" }, { "dropping-particle" : "", "family" : "Collemare", "given" : "Jerome", "non-dropping-particle" : "", "parse-names" : false, "suffix" : "" }, { "dropping-particle" : "", "family" : "Cramer", "given" : "Rainer", "non-dropping-particle" : "", "parse-names" : false, "suffix" : "" }, { "dropping-particle" : "", "family" : "Frenkel", "given" : "Omer", "non-dropping-particle" : "", "parse-names" : false, "suffix" : "" }, { "dropping-particle" : "", "family" : "Godfrey", "given" : "Dale", "non-dropping-particle" : "", "parse-names" : false, "suffix" : "" }, { "dropping-particle" : "", "family" : "Harriman", "given" : "James", "non-dropping-particle" : "", "parse-names" : false, "suffix" : "" }, { "dropping-particle" : "", "family" : "Hoede", "given" : "Claire", "non-dropping-particle" : "", "parse-names" : false, "suffix" : "" }, { "dropping-particle" : "", "family" : "King", "given" : "Brian C", "non-dropping-particle" : "", "parse-names" : false, "suffix" : "" }, { "dropping-particle" : "", "family" : "Klages", "given" : "Sven", "non-dropping-particle" : "", "parse-names" : false, "suffix" : "" }, { "dropping-particle" : "", "family" : "Kleemann", "given" : "Jochen", "non-dropping-particle" : "", "parse-names" : false, "suffix" : "" }, { "dropping-particle" : "", "family" : "Knoll", "given" : "Daniela", "non-dropping-particle" : "", "parse-names" : false, "suffix" : "" }, { "dropping-particle" : "", "family" : "Koti", "given" : "Prasanna S", "non-dropping-particle" : "", "parse-names" : false, "suffix" : "" }, { "dropping-particle" : "", "family" : "Kreplak", "given" : "Jonathan", "non-dropping-particle" : "", "parse-names" : false, "suffix" : "" }, { "dropping-particle" : "", "family" : "L\u00f3pez-Ruiz", "given" : "Francisco J", "non-dropping-particle" : "", "parse-names" : false, "suffix" : "" }, { "dropping-particle" : "", "family" : "Lu", "given" : "Xunli", "non-dropping-particle" : "", "parse-names" : false, "suffix" : "" }, { "dropping-particle" : "", "family" : "Maekawa", "given" : "Takaki", "non-dropping-particle" : "", "parse-names" : false, "suffix" : "" }, { "dropping-particle" : "", "family" : "Mahanil", "given" : "Siraprapa", "non-dropping-particle" : "", "parse-names" : false, "suffix" : "" }, { "dropping-particle" : "", "family" : "Micali", "given" : "Cristina", "non-dropping-particle" : "", "parse-names" : false, "suffix" : "" }, { "dropping-particle" : "", "family" : "Milgroom", "given" : "Michael G", "non-dropping-particle" : "", "parse-names" : false, "suffix" : "" }, { "dropping-particle" : "", "family" : "Montana", "given" : "Giovanni", "non-dropping-particle" : "", "parse-names" : false, "suffix" : "" }, { "dropping-particle" : "", "family" : "Noir", "given" : "Sandra", "non-dropping-particle" : "", "parse-names" : false, "suffix" : "" }, { "dropping-particle" : "", "family" : "O'Connell", "given" : "Richard J", "non-dropping-particle" : "", "parse-names" : false, "suffix" : "" }, { "dropping-particle" : "", "family" : "Oberhaensli", "given" : "Simone", "non-dropping-particle" : "", "parse-names" : false, "suffix" : "" }, { "dropping-particle" : "", "family" : "Parlange", "given" : "Francis", "non-dropping-particle" : "", "parse-names" : false, "suffix" : "" }, { "dropping-particle" : "", "family" : "Pedersen", "given" : "Carsten", "non-dropping-particle" : "", "parse-names" : false, "suffix" : "" }, { "dropping-particle" : "", "family" : "Quesneville", "given" : "Hadi", "non-dropping-particle" : "", "parse-names" : false, "suffix" : "" }, { "dropping-particle" : "", "family" : "Reinhardt", "given" : "Richard", "non-dropping-particle" : "", "parse-names" : false, "suffix" : "" }, { "dropping-particle" : "", "family" : "Rott", "given" : "Matthias", "non-dropping-particle" : "", "parse-names" : false, "suffix" : "" }, { "dropping-particle" : "", "family" : "Sacrist\u00e1n", "given" : "Soledad", "non-dropping-particle" : "", "parse-names" : false, "suffix" : "" }, { "dropping-particle" : "", "family" : "Schmidt", "given" : "Sarah M", "non-dropping-particle" : "", "parse-names" : false, "suffix" : "" }, { "dropping-particle" : "", "family" : "Sch\u00f6n", "given" : "Moritz", "non-dropping-particle" : "", "parse-names" : false, "suffix" : "" }, { "dropping-particle" : "", "family" : "Skamnioti", "given" : "Pari", "non-dropping-particle" : "", "parse-names" : false, "suffix" : "" }, { "dropping-particle" : "", "family" : "Sommer", "given" : "Hans", "non-dropping-particle" : "", "parse-names" : false, "suffix" : "" }, { "dropping-particle" : "", "family" : "Stephens", "given" : "Amber", "non-dropping-particle" : "", "parse-names" : false, "suffix" : "" }, { "dropping-particle" : "", "family" : "Takahara", "given" : "Hiroyuki", "non-dropping-particle" : "", "parse-names" : false, "suffix" : "" }, { "dropping-particle" : "", "family" : "Thordal-Christensen", "given" : "Hans", "non-dropping-particle" : "", "parse-names" : false, "suffix" : "" }, { "dropping-particle" : "", "family" : "Vigouroux", "given" : "Marielle", "non-dropping-particle" : "", "parse-names" : false, "suffix" : "" }, { "dropping-particle" : "", "family" : "Wessling", "given" : "Ralf", "non-dropping-particle" : "", "parse-names" : false, "suffix" : "" }, { "dropping-particle" : "", "family" : "Wicker", "given" : "Thomas", "non-dropping-particle" : "", "parse-names" : false, "suffix" : "" }, { "dropping-particle" : "", "family" : "Panstruga", "given" : "Ralph", "non-dropping-particle" : "", "parse-names" : false, "suffix" : "" } ], "container-title" : "Science", "id" : "ITEM-2", "issue" : "6010", "issued" : { "date-parts" : [ [ "2010", "12", "10" ] ] }, "page" : "1543-6", "title" : "Genome expansion and gene loss in powdery mildew fungi reveal tradeoffs in extreme parasitism.", "type" : "article-journal", "volume" : "330" }, "uris" : [ "http://www.mendeley.com/documents/?uuid=1021cdc4-e615-40b9-bc77-c657d44c89b5" ] }, { "id" : "ITEM-3", "itemData" : { "DOI" : "10.1016/S1369-5274(02)00355-7", "ISSN" : "1369-5274", "PMID" : "12354560", "abstract" : "Complete and partial genome sequence information is underway in several parasitic and symbiotic fungi that infect humans, other animals and plants. Comparative analyses of these sequences will provide new insights into the genomic plasticity and evolution of parasitism and mutualism in fungi.", "author" : [ { "dropping-particle" : "", "family" : "Tunlid", "given" : "Anders", "non-dropping-particle" : "", "parse-names" : false, "suffix" : "" }, { "dropping-particle" : "", "family" : "Talbot", "given" : "Nicholas J", "non-dropping-particle" : "", "parse-names" : false, "suffix" : "" } ], "container-title" : "Current Opinion in Microbiology", "id" : "ITEM-3", "issue" : "5", "issued" : { "date-parts" : [ [ "2002", "10" ] ] }, "page" : "513-9", "title" : "Genomics of parasitic and symbiotic fungi.", "type" : "article-journal", "volume" : "5" }, "uris" : [ "http://www.mendeley.com/documents/?uuid=019d0aef-9a58-41e8-a2a4-08d6c6639170" ] } ], "mendeley" : { "formattedCitation" : "(Martin et al., 2010; Spanu et al., 2010; Tunlid &amp; Talbot, 2002)", "plainTextFormattedCitation" : "(Martin et al., 2010; Spanu et al., 2010; Tunlid &amp; Talbot, 2002)", "previouslyFormattedCitation" : "(Martin et al., 2010; Spanu et al., 2010; Tunlid &amp; Talbot, 2002)" }, "properties" : { "noteIndex" : 0 }, "schema" : "https://github.com/citation-style-language/schema/raw/master/csl-citation.json" }</w:instrText>
      </w:r>
      <w:r w:rsidR="00A77D38" w:rsidRPr="00265EC2">
        <w:fldChar w:fldCharType="separate"/>
      </w:r>
      <w:r w:rsidR="00AE5A0C" w:rsidRPr="00AE5A0C">
        <w:rPr>
          <w:noProof/>
        </w:rPr>
        <w:t>(Martin et al., 2010; Spanu et al., 2010; Tunlid &amp; Talbot, 2002)</w:t>
      </w:r>
      <w:r w:rsidR="00A77D38" w:rsidRPr="00265EC2">
        <w:fldChar w:fldCharType="end"/>
      </w:r>
      <w:r w:rsidR="00A77D38" w:rsidRPr="00265EC2">
        <w:t xml:space="preserve">. </w:t>
      </w:r>
      <w:r w:rsidR="007E244B" w:rsidRPr="00265EC2">
        <w:t>In both scenarios</w:t>
      </w:r>
      <w:r w:rsidR="00A77D38" w:rsidRPr="00265EC2">
        <w:t xml:space="preserve">, these newly acquired genes occurred after the </w:t>
      </w:r>
      <w:r w:rsidR="00B9311C">
        <w:t xml:space="preserve">diversification </w:t>
      </w:r>
      <w:r w:rsidR="00A77D38" w:rsidRPr="00265EC2">
        <w:t xml:space="preserve">of the opisthokonts into fungi and metazoans, and would </w:t>
      </w:r>
      <w:r w:rsidR="007E244B" w:rsidRPr="00265EC2">
        <w:t>therefore not be present in their last common ancestor</w:t>
      </w:r>
      <w:r w:rsidR="00A77D38" w:rsidRPr="00265EC2">
        <w:t xml:space="preserve">. </w:t>
      </w:r>
      <w:del w:id="180" w:author="David Goode" w:date="2014-11-04T17:07:00Z">
        <w:r w:rsidR="00A77D38" w:rsidRPr="00265EC2" w:rsidDel="001C44B5">
          <w:delText xml:space="preserve">The genes </w:delText>
        </w:r>
      </w:del>
      <w:ins w:id="181" w:author="David Goode" w:date="2014-11-04T17:07:00Z">
        <w:r w:rsidR="001C44B5">
          <w:t>G</w:t>
        </w:r>
        <w:r w:rsidR="001C44B5" w:rsidRPr="00265EC2">
          <w:t xml:space="preserve">enes </w:t>
        </w:r>
      </w:ins>
      <w:del w:id="182" w:author="David Goode" w:date="2014-11-04T17:06:00Z">
        <w:r w:rsidR="00A77D38" w:rsidRPr="00265EC2" w:rsidDel="001C44B5">
          <w:delText xml:space="preserve">that </w:delText>
        </w:r>
        <w:r w:rsidR="007E244B" w:rsidRPr="00265EC2" w:rsidDel="001C44B5">
          <w:delText>we</w:delText>
        </w:r>
        <w:r w:rsidR="00A77D38" w:rsidRPr="00265EC2" w:rsidDel="001C44B5">
          <w:delText xml:space="preserve">re </w:delText>
        </w:r>
      </w:del>
      <w:r w:rsidR="00A77D38" w:rsidRPr="00265EC2">
        <w:t xml:space="preserve">in common </w:t>
      </w:r>
      <w:del w:id="183" w:author="David Goode" w:date="2014-11-04T17:07:00Z">
        <w:r w:rsidR="00A77D38" w:rsidRPr="00265EC2" w:rsidDel="001C44B5">
          <w:delText xml:space="preserve">in </w:delText>
        </w:r>
      </w:del>
      <w:ins w:id="184" w:author="David Goode" w:date="2014-11-04T17:07:00Z">
        <w:r w:rsidR="001C44B5">
          <w:t>between</w:t>
        </w:r>
        <w:r w:rsidR="001C44B5" w:rsidRPr="00265EC2">
          <w:t xml:space="preserve"> </w:t>
        </w:r>
      </w:ins>
      <w:r w:rsidR="00A77D38" w:rsidRPr="00265EC2">
        <w:t xml:space="preserve">humans and these fungi </w:t>
      </w:r>
      <w:r w:rsidR="007E244B" w:rsidRPr="00265EC2">
        <w:t xml:space="preserve">probably </w:t>
      </w:r>
      <w:r w:rsidR="00A77D38" w:rsidRPr="00265EC2">
        <w:t>represent those that were necessary for the jump from prim</w:t>
      </w:r>
      <w:r w:rsidR="00B9311C">
        <w:t xml:space="preserve">itive Eukaryota to Opisthokonta, and thus </w:t>
      </w:r>
      <w:r w:rsidR="00B9311C" w:rsidRPr="00B9311C">
        <w:t>most of the gen</w:t>
      </w:r>
      <w:r w:rsidR="002B2628">
        <w:t>es shared between humans and op</w:t>
      </w:r>
      <w:r w:rsidR="00B9311C" w:rsidRPr="00B9311C">
        <w:t>isthokonts (i.e., phylostratum 3) would have already b</w:t>
      </w:r>
      <w:r w:rsidR="00B9311C">
        <w:t>een present in phylostratum 2.</w:t>
      </w:r>
    </w:p>
    <w:p w14:paraId="1D380DE2" w14:textId="01D8B8B6" w:rsidR="00265EC2" w:rsidRPr="00265EC2" w:rsidRDefault="00CD03AD" w:rsidP="00AD649A">
      <w:pPr>
        <w:spacing w:line="360" w:lineRule="auto"/>
        <w:jc w:val="both"/>
      </w:pPr>
      <w:r>
        <w:t xml:space="preserve">The peaks in the number of genes assigned to phylostratum 4 and 8 can be attributed to large duplication events. </w:t>
      </w:r>
      <w:r w:rsidR="00B979D2">
        <w:t>A l</w:t>
      </w:r>
      <w:r w:rsidR="00992740" w:rsidRPr="00265EC2">
        <w:t>arge-scale duplication event</w:t>
      </w:r>
      <w:r w:rsidR="00B979D2">
        <w:t xml:space="preserve"> has been pinpointed to</w:t>
      </w:r>
      <w:r w:rsidR="00992740" w:rsidRPr="00265EC2">
        <w:t xml:space="preserve"> the onset of metazoans</w:t>
      </w:r>
      <w:r w:rsidR="00B979D2">
        <w:t xml:space="preserve"> </w:t>
      </w:r>
      <w:r w:rsidR="00B979D2" w:rsidRPr="00265EC2">
        <w:fldChar w:fldCharType="begin" w:fldLock="1"/>
      </w:r>
      <w:r w:rsidR="00B979D2">
        <w:instrText>ADDIN CSL_CITATION { "citationItems" : [ { "id" : "ITEM-1", "itemData" : { "DOI" : "10.1186/gb-2007-8-6-r109", "ISSN" : "1465-6914", "PMID" : "17567924", "abstract" : "BACKGROUND: Phylogenomics analyses serve to establish evolutionary relationships among organisms and their genes. A phylome, the complete collection of all gene phylogenies in a genome, constitutes a valuable source of information, but its use in large genomes still constitutes a technical challenge. The use of phylomes also requires the development of new methods that help us to interpret them.\n\nRESULTS: We reconstruct here the human phylome, which includes the evolutionary relationships of all human proteins and their homologs among 39 fully sequenced eukaryotes. Phylogenetic techniques used include alignment trimming, branch length optimization, evolutionary model testing and maximum likelihood and Bayesian methods. Although differences with alternative topologies are minor, most of the trees support the Coelomata and Unikont hypotheses as well as the grouping of primates with laurasatheria to the exclusion of rodents. We assess the extent of gene duplication events and their relationship with the functional roles of the protein families involved. We find support for at least one, and probably two, rounds of whole genome duplications before vertebrate radiation. Using a novel algorithm that is independent from a species phylogeny, we derive orthology and paralogy relationships of human proteins among eukaryotic genomes.\n\nCONCLUSION: Topological variations among phylogenies for different genes are to be expected, highlighting the danger of gene-sampling effects in phylogenomic analyses. Several links can be established between the functions of gene families duplicated at certain phylogenetic splits and major evolutionary transitions in those lineages. The pipeline implemented here can be easily adapted for use in other organisms.", "author" : [ { "dropping-particle" : "", "family" : "Huerta-Cepas", "given" : "Jaime", "non-dropping-particle" : "", "parse-names" : false, "suffix" : "" }, { "dropping-particle" : "", "family" : "Dopazo", "given" : "Hern\u00e1n", "non-dropping-particle" : "", "parse-names" : false, "suffix" : "" }, { "dropping-particle" : "", "family" : "Dopazo", "given" : "Joaqu\u00edn", "non-dropping-particle" : "", "parse-names" : false, "suffix" : "" }, { "dropping-particle" : "", "family" : "Gabald\u00f3n", "given" : "Toni", "non-dropping-particle" : "", "parse-names" : false, "suffix" : "" } ], "container-title" : "Genome biology", "id" : "ITEM-1", "issue" : "6", "issued" : { "date-parts" : [ [ "2007", "1" ] ] }, "page" : "R109", "title" : "The human phylome.", "type" : "article-journal", "volume" : "8" }, "uris" : [ "http://www.mendeley.com/documents/?uuid=76eb7f68-7aee-4d42-845e-d489521fcd66" ] }, { "id" : "ITEM-2", "itemData" : { "DOI" : "10.1093/gbe/evt142", "ISSN" : "1759-6653", "PMID" : "24065732", "abstract" : "Phenotypic traits derive from the selective recruitment of genetic materials over macroevolutionary times, and protein-coding genes constitute an essential component of these materials. We took advantage of the recent production of genomic scale data from sponges and cnidarians, sister groups from eumetazoans and bilaterians, respectively, to date the emergence of human proteins and to infer the timing of acquisition of novel traits through metazoan evolution. Comparing the proteomes of 23 eukaryotes, we find that 33% human proteins have an ortholog in nonmetazoan species. This premetazoan proteome associates with 43% of all annotated human biological processes. Subsequently, four major waves of innovations can be inferred in the last common ancestors of eumetazoans, bilaterians, euteleostomi (bony vertebrates), and hominidae, largely specific to each epoch, whereas early branching deuterostome and chordate phyla show very few innovations. Interestingly, groups of proteins that act together in their modern human functions often originated concomitantly, although the corresponding human phenotypes frequently emerged later. For example, the three cnidarians Acropora, Nematostella, and Hydra express a highly similar protein inventory, and their protein innovations can be affiliated either to traits shared by all eumetazoans (gut differentiation, neurogenesis); or to bilaterian traits present in only some cnidarians (eyes, striated muscle); or to traits not identified yet in this phylum (mesodermal layer, endocrine glands). The variable correspondence between phenotypes predicted from protein enrichments and observed phenotypes suggests that a parallel mechanism repeatedly produce similar phenotypes, thanks to novel regulatory events that independently tie preexisting conserved genetic modules.", "author" : [ { "dropping-particle" : "", "family" : "Wenger", "given" : "Yvan", "non-dropping-particle" : "", "parse-names" : false, "suffix" : "" }, { "dropping-particle" : "", "family" : "Galliot", "given" : "Brigitte", "non-dropping-particle" : "", "parse-names" : false, "suffix" : "" } ], "container-title" : "Genome biology and evolution", "id" : "ITEM-2", "issue" : "10", "issued" : { "date-parts" : [ [ "2013", "1" ] ] }, "page" : "1949-68", "title" : "Punctuated emergences of genetic and phenotypic innovations in eumetazoan, bilaterian, euteleostome, and hominidae ancestors.", "type" : "article-journal", "volume" : "5" }, "uris" : [ "http://www.mendeley.com/documents/?uuid=6dfcfa8d-a548-46c4-b0db-7997ea6cbd91" ] } ], "mendeley" : { "formattedCitation" : "(Huerta-Cepas, Dopazo, Dopazo, &amp; Gabald\u00f3n, 2007; Wenger &amp; Galliot, 2013)", "plainTextFormattedCitation" : "(Huerta-Cepas, Dopazo, Dopazo, &amp; Gabald\u00f3n, 2007; Wenger &amp; Galliot, 2013)", "previouslyFormattedCitation" : "(Huerta-Cepas, Dopazo, Dopazo, &amp; Gabald\u00f3n, 2007; Wenger &amp; Galliot, 2013)" }, "properties" : { "noteIndex" : 0 }, "schema" : "https://github.com/citation-style-language/schema/raw/master/csl-citation.json" }</w:instrText>
      </w:r>
      <w:r w:rsidR="00B979D2" w:rsidRPr="00265EC2">
        <w:fldChar w:fldCharType="separate"/>
      </w:r>
      <w:r w:rsidR="00B979D2" w:rsidRPr="00AE5A0C">
        <w:rPr>
          <w:noProof/>
        </w:rPr>
        <w:t>(Huerta-Cepas, Dopazo, Dopazo, &amp; Gabaldón, 2007; Wenger &amp; Galliot, 2013)</w:t>
      </w:r>
      <w:r w:rsidR="00B979D2" w:rsidRPr="00265EC2">
        <w:fldChar w:fldCharType="end"/>
      </w:r>
      <w:r w:rsidR="00992740" w:rsidRPr="00265EC2">
        <w:t xml:space="preserve">. </w:t>
      </w:r>
      <w:r>
        <w:t xml:space="preserve">These same authors </w:t>
      </w:r>
      <w:r w:rsidR="007E244B" w:rsidRPr="00265EC2">
        <w:t xml:space="preserve">found evidence of possibly whole-genome duplication events after the split of the chordata (phylostratum 7), but right before the radiation of vertebrates (phylostratum 8). </w:t>
      </w:r>
    </w:p>
    <w:p w14:paraId="0A7965B4" w14:textId="36621797" w:rsidR="00A77D38" w:rsidRDefault="00421246" w:rsidP="00AD649A">
      <w:pPr>
        <w:spacing w:line="360" w:lineRule="auto"/>
        <w:jc w:val="both"/>
        <w:rPr>
          <w:rFonts w:cs="Times New Roman"/>
        </w:rPr>
      </w:pPr>
      <w:r w:rsidRPr="00265EC2">
        <w:rPr>
          <w:rFonts w:cs="Times New Roman"/>
        </w:rPr>
        <w:t>One important confounder of phylostratigraphy</w:t>
      </w:r>
      <w:r w:rsidRPr="00265EC2">
        <w:rPr>
          <w:rFonts w:cs="Times New Roman"/>
          <w:color w:val="FF0000"/>
        </w:rPr>
        <w:t xml:space="preserve"> </w:t>
      </w:r>
      <w:r w:rsidRPr="00265EC2">
        <w:rPr>
          <w:rFonts w:cs="Times New Roman"/>
        </w:rPr>
        <w:t>is the presence of genes that originated from duplication events within a single genome</w:t>
      </w:r>
      <w:r w:rsidR="002B2628">
        <w:rPr>
          <w:rFonts w:cs="Times New Roman"/>
        </w:rPr>
        <w:t>,</w:t>
      </w:r>
      <w:r w:rsidRPr="00265EC2">
        <w:rPr>
          <w:rFonts w:cs="Times New Roman"/>
        </w:rPr>
        <w:t xml:space="preserve"> known as paralogous genes </w:t>
      </w:r>
      <w:r w:rsidRPr="00265EC2">
        <w:rPr>
          <w:rFonts w:cs="Times New Roman"/>
        </w:rPr>
        <w:fldChar w:fldCharType="begin"/>
      </w:r>
      <w:r w:rsidRPr="00265EC2">
        <w:rPr>
          <w:rFonts w:cs="Times New Roman"/>
        </w:rPr>
        <w:fldChar w:fldCharType="separate"/>
      </w:r>
      <w:r w:rsidRPr="00265EC2">
        <w:rPr>
          <w:rFonts w:cs="Times New Roman"/>
        </w:rPr>
        <w:t>{FormattingCitation}</w:t>
      </w:r>
      <w:r w:rsidRPr="00265EC2">
        <w:rPr>
          <w:rFonts w:cs="Times New Roman"/>
        </w:rPr>
        <w:fldChar w:fldCharType="end"/>
      </w:r>
      <w:r w:rsidRPr="00265EC2">
        <w:rPr>
          <w:rFonts w:cs="Times New Roman"/>
        </w:rPr>
        <w:fldChar w:fldCharType="begin" w:fldLock="1"/>
      </w:r>
      <w:r w:rsidR="00120ECE">
        <w:rPr>
          <w:rFonts w:cs="Times New Roman"/>
        </w:rPr>
        <w:instrText>ADDIN CSL_CITATION { "citationItems" : [ { "id" : "ITEM-1", "itemData" : { "DOI" : "10.1016/S0168-9525(02)02793-2", "author" : [ { "dropping-particle" : "", "family" : "Sonnhammer", "given" : "E.L.L.", "non-dropping-particle" : "", "parse-names" : false, "suffix" : "" }, { "dropping-particle" : "", "family" : "Koonin", "given" : "E.V.", "non-dropping-particle" : "", "parse-names" : false, "suffix" : "" } ], "container-title" : "Trends in Genetics", "id" : "ITEM-1", "issue" : "12", "issued" : { "date-parts" : [ [ "2002" ] ] }, "page" : "619-620", "title" : "Orthology, paralogy and proposed classification for paralog subtypes", "type" : "article-journal", "volume" : "18" }, "uris" : [ "http://www.mendeley.com/documents/?uuid=d8aee36f-94b4-4fd4-b461-6c19059c450f" ] } ], "mendeley" : { "formattedCitation" : "(Sonnhammer &amp; Koonin, 2002)", "plainTextFormattedCitation" : "(Sonnhammer &amp; Koonin, 2002)", "previouslyFormattedCitation" : "(Sonnhammer &amp; Koonin, 2002)" }, "properties" : { "noteIndex" : 0 }, "schema" : "https://github.com/citation-style-language/schema/raw/master/csl-citation.json" }</w:instrText>
      </w:r>
      <w:r w:rsidRPr="00265EC2">
        <w:rPr>
          <w:rFonts w:cs="Times New Roman"/>
        </w:rPr>
        <w:fldChar w:fldCharType="separate"/>
      </w:r>
      <w:r w:rsidR="00AE5A0C" w:rsidRPr="00AE5A0C">
        <w:rPr>
          <w:rFonts w:cs="Times New Roman"/>
          <w:noProof/>
        </w:rPr>
        <w:t>(Sonnhammer &amp; Koonin, 2002)</w:t>
      </w:r>
      <w:r w:rsidRPr="00265EC2">
        <w:rPr>
          <w:rFonts w:cs="Times New Roman"/>
        </w:rPr>
        <w:fldChar w:fldCharType="end"/>
      </w:r>
      <w:r w:rsidRPr="00265EC2">
        <w:rPr>
          <w:rFonts w:cs="Times New Roman"/>
        </w:rPr>
        <w:t xml:space="preserve">. </w:t>
      </w:r>
      <w:r w:rsidR="00B979D2">
        <w:t>T</w:t>
      </w:r>
      <w:r w:rsidR="00265EC2" w:rsidRPr="00265EC2">
        <w:t xml:space="preserve">he distribution of gene ages constructed from the OrthoMCL algorithm suggest that </w:t>
      </w:r>
      <w:r w:rsidR="00717EB2">
        <w:t xml:space="preserve">this method </w:t>
      </w:r>
      <w:r w:rsidR="00265EC2" w:rsidRPr="00265EC2">
        <w:t xml:space="preserve">was </w:t>
      </w:r>
      <w:r w:rsidR="00992740" w:rsidRPr="00265EC2">
        <w:t xml:space="preserve">able to distinguish between </w:t>
      </w:r>
      <w:r w:rsidR="00717EB2">
        <w:t xml:space="preserve">orthologs and </w:t>
      </w:r>
      <w:r w:rsidR="00992740" w:rsidRPr="00265EC2">
        <w:t xml:space="preserve">paralogs of </w:t>
      </w:r>
      <w:r w:rsidR="00717EB2">
        <w:t xml:space="preserve">the </w:t>
      </w:r>
      <w:r w:rsidR="00992740" w:rsidRPr="00265EC2">
        <w:t xml:space="preserve">species, and </w:t>
      </w:r>
      <w:r w:rsidR="00717EB2">
        <w:t xml:space="preserve">correctly </w:t>
      </w:r>
      <w:r w:rsidR="00992740" w:rsidRPr="00265EC2">
        <w:t xml:space="preserve">assigned the human genes </w:t>
      </w:r>
      <w:r w:rsidR="00717EB2">
        <w:t xml:space="preserve">to its founder gene, whether it had been the original ortholog or a paralog generated by a previous duplication event. </w:t>
      </w:r>
      <w:r w:rsidR="00B979D2">
        <w:t>For example, w</w:t>
      </w:r>
      <w:r w:rsidR="00B979D2">
        <w:rPr>
          <w:rFonts w:cs="Times New Roman"/>
        </w:rPr>
        <w:t xml:space="preserve">e found </w:t>
      </w:r>
      <w:r w:rsidR="00B979D2" w:rsidRPr="00265EC2">
        <w:rPr>
          <w:rFonts w:cs="Times New Roman"/>
        </w:rPr>
        <w:t xml:space="preserve">that 39.84% of the human </w:t>
      </w:r>
      <w:r w:rsidR="00B979D2">
        <w:rPr>
          <w:rFonts w:cs="Times New Roman"/>
        </w:rPr>
        <w:t>genes mapped to Phylostrata 1-3, whereas</w:t>
      </w:r>
      <w:r w:rsidR="00B979D2" w:rsidRPr="00265EC2">
        <w:rPr>
          <w:rFonts w:cs="Times New Roman"/>
        </w:rPr>
        <w:t xml:space="preserve"> the </w:t>
      </w:r>
      <w:r w:rsidR="00B979D2">
        <w:rPr>
          <w:rFonts w:cs="Times New Roman"/>
        </w:rPr>
        <w:t>method</w:t>
      </w:r>
      <w:r w:rsidR="00B979D2" w:rsidRPr="00265EC2">
        <w:rPr>
          <w:rFonts w:cs="Times New Roman"/>
        </w:rPr>
        <w:t xml:space="preserve"> of </w:t>
      </w:r>
      <w:r w:rsidR="00B979D2" w:rsidRPr="00265EC2">
        <w:rPr>
          <w:rFonts w:cs="Times New Roman"/>
        </w:rPr>
        <w:fldChar w:fldCharType="begin" w:fldLock="1"/>
      </w:r>
      <w:r w:rsidR="00B979D2">
        <w:rPr>
          <w:rFonts w:cs="Times New Roman"/>
        </w:rPr>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"manualFormatting" : "Domazet-Loso &amp; Tautz (2008)", "plainTextFormattedCitation" : "(Domazet-Loso &amp; Tautz, 2008)", "previouslyFormattedCitation" : "(Domazet-Loso &amp; Tautz, 2008)" }, "properties" : { "noteIndex" : 0 }, "schema" : "https://github.com/citation-style-language/schema/raw/master/csl-citation.json" }</w:instrText>
      </w:r>
      <w:r w:rsidR="00B979D2" w:rsidRPr="00265EC2">
        <w:rPr>
          <w:rFonts w:cs="Times New Roman"/>
        </w:rPr>
        <w:fldChar w:fldCharType="separate"/>
      </w:r>
      <w:r w:rsidR="00B979D2">
        <w:rPr>
          <w:rFonts w:cs="Times New Roman"/>
          <w:noProof/>
        </w:rPr>
        <w:t>Domazet-Loso &amp; Tautz</w:t>
      </w:r>
      <w:r w:rsidR="00B979D2" w:rsidRPr="00265EC2">
        <w:rPr>
          <w:rFonts w:cs="Times New Roman"/>
          <w:noProof/>
        </w:rPr>
        <w:t xml:space="preserve"> </w:t>
      </w:r>
      <w:r w:rsidR="00B979D2">
        <w:rPr>
          <w:rFonts w:cs="Times New Roman"/>
          <w:noProof/>
        </w:rPr>
        <w:t>(</w:t>
      </w:r>
      <w:r w:rsidR="00B979D2" w:rsidRPr="00265EC2">
        <w:rPr>
          <w:rFonts w:cs="Times New Roman"/>
          <w:noProof/>
        </w:rPr>
        <w:t>2008)</w:t>
      </w:r>
      <w:r w:rsidR="00B979D2" w:rsidRPr="00265EC2">
        <w:rPr>
          <w:rFonts w:cs="Times New Roman"/>
        </w:rPr>
        <w:fldChar w:fldCharType="end"/>
      </w:r>
      <w:r w:rsidR="00B979D2">
        <w:rPr>
          <w:rFonts w:cs="Times New Roman"/>
        </w:rPr>
        <w:t xml:space="preserve"> led</w:t>
      </w:r>
      <w:r w:rsidR="00B979D2" w:rsidRPr="00265EC2">
        <w:rPr>
          <w:rFonts w:cs="Times New Roman"/>
        </w:rPr>
        <w:t xml:space="preserve"> to 74.80% of the genes </w:t>
      </w:r>
      <w:r w:rsidR="00B979D2" w:rsidRPr="00265EC2">
        <w:rPr>
          <w:rFonts w:cs="Times New Roman"/>
        </w:rPr>
        <w:lastRenderedPageBreak/>
        <w:t>being assigned to these early phylostrata</w:t>
      </w:r>
      <w:r w:rsidR="00B979D2">
        <w:rPr>
          <w:rFonts w:cs="Times New Roman"/>
        </w:rPr>
        <w:t xml:space="preserve">, suggesting that their method favours mapping to the gene before the duplication event. </w:t>
      </w:r>
      <w:r w:rsidR="00B979D2" w:rsidRPr="00265EC2">
        <w:t>Therefore, the diff</w:t>
      </w:r>
      <w:r w:rsidR="00B979D2">
        <w:t>erences in the peaks observed with</w:t>
      </w:r>
      <w:r w:rsidR="00B979D2" w:rsidRPr="00265EC2">
        <w:t xml:space="preserve"> the distribution obtained with the phylostrata assignments of </w:t>
      </w:r>
      <w:r w:rsidR="00B979D2" w:rsidRPr="00265EC2">
        <w:fldChar w:fldCharType="begin" w:fldLock="1"/>
      </w:r>
      <w:r w:rsidR="00B979D2">
        <w:instrText>ADDIN CSL_CITATION { "citationItems" : [ { "id" : "ITEM-1", "itemData" : { "DOI" : "10.1093/molbev/msn214", "ISSN" : "1537-1719", "PMID" : "18820252", "abstract" : "Several thousand genes in the human genome have been linked to a heritable genetic disease. The majority of these appear to be nonessential genes (i.e., are not embryonically lethal when inactivated), and one could therefore speculate that they are late additions in the evolutionary lineage toward humans. Contrary to this expectation, we find that they are in fact significantly overrepresented among the genes that have emerged during the early evolution of the metazoa. Using a phylostratigraphic approach, we have studied the evolutionary emergence of such genes at 19 phylogenetic levels. The majority of disease genes was already present in the eukaryotic ancestor, and the second largest number has arisen around the time of evolution of multicellularity. Conversely, genes specific to the mammalian lineage are highly underrepresented. Hence, genes involved in genetic diseases are not simply a random subset of all genes in the genome but are biased toward ancient genes.", "author" : [ { "dropping-particle" : "", "family" : "Domazet-Loso", "given" : "Tomislav", "non-dropping-particle" : "", "parse-names" : false, "suffix" : "" }, { "dropping-particle" : "", "family" : "Tautz", "given" : "Diethard", "non-dropping-particle" : "", "parse-names" : false, "suffix" : "" } ], "container-title" : "Molecular biology and evolution", "id" : "ITEM-1", "issue" : "12", "issued" : { "date-parts" : [ [ "2008", "12" ] ] }, "page" : "2699-707", "title" : "An ancient evolutionary origin of genes associated with human genetic diseases.", "type" : "article-journal", "volume" : "25" }, "uris" : [ "http://www.mendeley.com/documents/?uuid=190ee05f-9c0c-4315-8d44-b172ec5e6374" ] } ], "mendeley" : { "formattedCitation" : "(Domazet-Loso &amp; Tautz, 2008)", "manualFormatting" : "Domazet-Loso &amp; Tautz (2008)", "plainTextFormattedCitation" : "(Domazet-Loso &amp; Tautz, 2008)", "previouslyFormattedCitation" : "(Domazet-Loso &amp; Tautz, 2008)" }, "properties" : { "noteIndex" : 0 }, "schema" : "https://github.com/citation-style-language/schema/raw/master/csl-citation.json" }</w:instrText>
      </w:r>
      <w:r w:rsidR="00B979D2" w:rsidRPr="00265EC2">
        <w:fldChar w:fldCharType="separate"/>
      </w:r>
      <w:r w:rsidR="00B979D2" w:rsidRPr="00265EC2">
        <w:rPr>
          <w:noProof/>
        </w:rPr>
        <w:t>Domazet-Loso &amp; Tautz</w:t>
      </w:r>
      <w:r w:rsidR="00B979D2">
        <w:rPr>
          <w:noProof/>
        </w:rPr>
        <w:t xml:space="preserve"> (</w:t>
      </w:r>
      <w:r w:rsidR="00B979D2" w:rsidRPr="00265EC2">
        <w:rPr>
          <w:noProof/>
        </w:rPr>
        <w:t>2008)</w:t>
      </w:r>
      <w:r w:rsidR="00B979D2" w:rsidRPr="00265EC2">
        <w:fldChar w:fldCharType="end"/>
      </w:r>
      <w:r w:rsidR="00B979D2" w:rsidRPr="00265EC2">
        <w:t xml:space="preserve"> probably indicate differences in </w:t>
      </w:r>
      <w:r w:rsidR="00B979D2" w:rsidRPr="00265EC2">
        <w:rPr>
          <w:rFonts w:cs="Times New Roman"/>
        </w:rPr>
        <w:t xml:space="preserve">the degree sensitivity of the detection thresholds and subsequent curation methods when differentiating orthologs and paralogs. </w:t>
      </w:r>
      <w:r w:rsidR="00B979D2">
        <w:rPr>
          <w:rFonts w:cs="Times New Roman"/>
        </w:rPr>
        <w:t>However, o</w:t>
      </w:r>
      <w:r w:rsidR="00B979D2" w:rsidRPr="00265EC2">
        <w:rPr>
          <w:rFonts w:cs="Times New Roman"/>
        </w:rPr>
        <w:t xml:space="preserve">ther authors have obtained similar </w:t>
      </w:r>
      <w:r w:rsidR="00B979D2">
        <w:rPr>
          <w:rFonts w:cs="Times New Roman"/>
        </w:rPr>
        <w:t xml:space="preserve">results to those obtained in this study, </w:t>
      </w:r>
      <w:r w:rsidR="00B979D2" w:rsidRPr="00265EC2">
        <w:rPr>
          <w:rFonts w:cs="Times New Roman"/>
        </w:rPr>
        <w:t xml:space="preserve">where 33% of human proteins were found to map to pre-metazoan phylostrata </w:t>
      </w:r>
      <w:r w:rsidR="00B979D2" w:rsidRPr="00265EC2">
        <w:rPr>
          <w:rFonts w:cs="Times New Roman"/>
        </w:rPr>
        <w:fldChar w:fldCharType="begin" w:fldLock="1"/>
      </w:r>
      <w:r w:rsidR="00B979D2">
        <w:rPr>
          <w:rFonts w:cs="Times New Roman"/>
        </w:rPr>
        <w:instrText>ADDIN CSL_CITATION { "citationItems" : [ { "id" : "ITEM-1", "itemData" : { "DOI" : "10.1093/gbe/evt142", "ISSN" : "1759-6653", "PMID" : "24065732", "abstract" : "Phenotypic traits derive from the selective recruitment of genetic materials over macroevolutionary times, and protein-coding genes constitute an essential component of these materials. We took advantage of the recent production of genomic scale data from sponges and cnidarians, sister groups from eumetazoans and bilaterians, respectively, to date the emergence of human proteins and to infer the timing of acquisition of novel traits through metazoan evolution. Comparing the proteomes of 23 eukaryotes, we find that 33% human proteins have an ortholog in nonmetazoan species. This premetazoan proteome associates with 43% of all annotated human biological processes. Subsequently, four major waves of innovations can be inferred in the last common ancestors of eumetazoans, bilaterians, euteleostomi (bony vertebrates), and hominidae, largely specific to each epoch, whereas early branching deuterostome and chordate phyla show very few innovations. Interestingly, groups of proteins that act together in their modern human functions often originated concomitantly, although the corresponding human phenotypes frequently emerged later. For example, the three cnidarians Acropora, Nematostella, and Hydra express a highly similar protein inventory, and their protein innovations can be affiliated either to traits shared by all eumetazoans (gut differentiation, neurogenesis); or to bilaterian traits present in only some cnidarians (eyes, striated muscle); or to traits not identified yet in this phylum (mesodermal layer, endocrine glands). The variable correspondence between phenotypes predicted from protein enrichments and observed phenotypes suggests that a parallel mechanism repeatedly produce similar phenotypes, thanks to novel regulatory events that independently tie preexisting conserved genetic modules.", "author" : [ { "dropping-particle" : "", "family" : "Wenger", "given" : "Yvan", "non-dropping-particle" : "", "parse-names" : false, "suffix" : "" }, { "dropping-particle" : "", "family" : "Galliot", "given" : "Brigitte", "non-dropping-particle" : "", "parse-names" : false, "suffix" : "" } ], "container-title" : "Genome biology and evolution", "id" : "ITEM-1", "issue" : "10", "issued" : { "date-parts" : [ [ "2013", "1" ] ] }, "page" : "1949-68", "title" : "Punctuated emergences of genetic and phenotypic innovations in eumetazoan, bilaterian, euteleostome, and hominidae ancestors.", "type" : "article-journal", "volume" : "5" }, "uris" : [ "http://www.mendeley.com/documents/?uuid=6dfcfa8d-a548-46c4-b0db-7997ea6cbd91" ] } ], "mendeley" : { "formattedCitation" : "(Wenger &amp; Galliot, 2013)", "plainTextFormattedCitation" : "(Wenger &amp; Galliot, 2013)", "previouslyFormattedCitation" : "(Wenger &amp; Galliot, 2013)" }, "properties" : { "noteIndex" : 0 }, "schema" : "https://github.com/citation-style-language/schema/raw/master/csl-citation.json" }</w:instrText>
      </w:r>
      <w:r w:rsidR="00B979D2" w:rsidRPr="00265EC2">
        <w:rPr>
          <w:rFonts w:cs="Times New Roman"/>
        </w:rPr>
        <w:fldChar w:fldCharType="separate"/>
      </w:r>
      <w:r w:rsidR="00B979D2" w:rsidRPr="00AE5A0C">
        <w:rPr>
          <w:rFonts w:cs="Times New Roman"/>
          <w:noProof/>
        </w:rPr>
        <w:t>(Wenger &amp; Galliot, 2013)</w:t>
      </w:r>
      <w:r w:rsidR="00B979D2" w:rsidRPr="00265EC2">
        <w:rPr>
          <w:rFonts w:cs="Times New Roman"/>
        </w:rPr>
        <w:fldChar w:fldCharType="end"/>
      </w:r>
      <w:r w:rsidR="00B979D2" w:rsidRPr="00265EC2">
        <w:rPr>
          <w:rFonts w:cs="Times New Roman"/>
        </w:rPr>
        <w:t xml:space="preserve">, greatly supporting </w:t>
      </w:r>
      <w:r w:rsidR="00B979D2">
        <w:rPr>
          <w:rFonts w:cs="Times New Roman"/>
        </w:rPr>
        <w:t xml:space="preserve">our results. </w:t>
      </w:r>
    </w:p>
    <w:p w14:paraId="6E3F729E" w14:textId="58FCDB7E" w:rsidR="00D16B65" w:rsidRDefault="00E73597" w:rsidP="00AD649A">
      <w:pPr>
        <w:spacing w:line="360" w:lineRule="auto"/>
        <w:jc w:val="both"/>
      </w:pPr>
      <w:r>
        <w:t>We further verified the gene assignments to phylostrata by enrichment of the functional GO-terms</w:t>
      </w:r>
      <w:r w:rsidR="008B3A34">
        <w:t>, and</w:t>
      </w:r>
      <w:r w:rsidR="0093025D">
        <w:t xml:space="preserve"> found that</w:t>
      </w:r>
      <w:r w:rsidR="00D16B65">
        <w:t xml:space="preserve"> basal cell functions </w:t>
      </w:r>
      <w:r w:rsidR="008B3A34">
        <w:t xml:space="preserve">were </w:t>
      </w:r>
      <w:r w:rsidR="00D16B65">
        <w:t>confined to early pre-multicellularity phylostrata</w:t>
      </w:r>
      <w:r w:rsidR="008B3A34">
        <w:t xml:space="preserve"> (1 and 2), whereas</w:t>
      </w:r>
      <w:r w:rsidR="00D16B65">
        <w:t xml:space="preserve"> </w:t>
      </w:r>
      <w:r w:rsidR="008B3A34">
        <w:t>f</w:t>
      </w:r>
      <w:r w:rsidR="00D16B65">
        <w:t>unctions related to a multicellular state</w:t>
      </w:r>
      <w:r w:rsidR="008B3A34">
        <w:t xml:space="preserve"> wer</w:t>
      </w:r>
      <w:r w:rsidR="00D16B65">
        <w:t xml:space="preserve">e enriched in early post-multicellularity phylostrata </w:t>
      </w:r>
      <w:r w:rsidR="008B3A34">
        <w:t>(</w:t>
      </w:r>
      <w:r w:rsidR="00D16B65">
        <w:t>4-8</w:t>
      </w:r>
      <w:r w:rsidR="008B3A34">
        <w:t>)</w:t>
      </w:r>
      <w:r w:rsidR="00D16B65">
        <w:t xml:space="preserve">. Finally, complex functions related to the immune system and the detection and response to stimulus are mostly enriched in late phylostrata (phylostratum 8 onwards). </w:t>
      </w:r>
      <w:r w:rsidR="0093025D">
        <w:t xml:space="preserve">Overall, there was an evident association between </w:t>
      </w:r>
      <w:r w:rsidR="00B979D2">
        <w:t xml:space="preserve">the phylostrata of the genes and </w:t>
      </w:r>
      <w:r w:rsidR="0093025D">
        <w:t>the complexity of the</w:t>
      </w:r>
      <w:r w:rsidR="00B979D2">
        <w:t>ir</w:t>
      </w:r>
      <w:r w:rsidR="0093025D">
        <w:t xml:space="preserve"> functions, supporting our assignments of genes to phylostrata.</w:t>
      </w:r>
    </w:p>
    <w:p w14:paraId="131D1B80" w14:textId="77777777" w:rsidR="0093025D" w:rsidRDefault="0093025D" w:rsidP="00AD649A">
      <w:pPr>
        <w:pStyle w:val="Heading2"/>
        <w:numPr>
          <w:ilvl w:val="0"/>
          <w:numId w:val="21"/>
        </w:numPr>
        <w:spacing w:line="360" w:lineRule="auto"/>
        <w:jc w:val="both"/>
      </w:pPr>
      <w:bookmarkStart w:id="185" w:name="_Toc404262908"/>
      <w:r>
        <w:t>P</w:t>
      </w:r>
      <w:r w:rsidR="009B5E24">
        <w:t>atterns in the up- and downregu</w:t>
      </w:r>
      <w:r>
        <w:t>l</w:t>
      </w:r>
      <w:r w:rsidR="009B5E24">
        <w:t>a</w:t>
      </w:r>
      <w:r>
        <w:t>tion of genes in cancer can be traced back to their ancientness</w:t>
      </w:r>
      <w:bookmarkEnd w:id="185"/>
    </w:p>
    <w:p w14:paraId="5EB4B9F7" w14:textId="77777777" w:rsidR="007267E3" w:rsidRPr="007267E3" w:rsidRDefault="007267E3" w:rsidP="00AD649A">
      <w:pPr>
        <w:pStyle w:val="Heading3"/>
        <w:spacing w:line="360" w:lineRule="auto"/>
      </w:pPr>
      <w:bookmarkStart w:id="186" w:name="_Toc404262909"/>
      <w:r>
        <w:t>2.1 Tumours have an older transcriptome than normal cells</w:t>
      </w:r>
      <w:bookmarkEnd w:id="186"/>
    </w:p>
    <w:p w14:paraId="4756249B" w14:textId="57F0A674" w:rsidR="00CC42FA" w:rsidRDefault="00CC42FA" w:rsidP="00AD649A">
      <w:pPr>
        <w:spacing w:line="360" w:lineRule="auto"/>
        <w:jc w:val="both"/>
        <w:rPr>
          <w:rFonts w:cs="Times New Roman"/>
        </w:rPr>
      </w:pPr>
      <w:r>
        <w:rPr>
          <w:rFonts w:cs="Times New Roman"/>
        </w:rPr>
        <w:t>T</w:t>
      </w:r>
      <w:r w:rsidR="0088122A" w:rsidRPr="00E254B1">
        <w:rPr>
          <w:rFonts w:cs="Times New Roman"/>
        </w:rPr>
        <w:t xml:space="preserve">he </w:t>
      </w:r>
      <w:r w:rsidR="0088122A">
        <w:rPr>
          <w:rFonts w:cs="Times New Roman"/>
        </w:rPr>
        <w:t>transcriptome age index (</w:t>
      </w:r>
      <w:r w:rsidR="0088122A" w:rsidRPr="00E254B1">
        <w:rPr>
          <w:rFonts w:cs="Times New Roman"/>
        </w:rPr>
        <w:t>TAI</w:t>
      </w:r>
      <w:r w:rsidR="0088122A">
        <w:rPr>
          <w:rFonts w:cs="Times New Roman"/>
        </w:rPr>
        <w:t>)</w:t>
      </w:r>
      <w:r w:rsidR="0088122A" w:rsidRPr="00E254B1">
        <w:rPr>
          <w:rFonts w:cs="Times New Roman"/>
        </w:rPr>
        <w:t xml:space="preserve"> </w:t>
      </w:r>
      <w:r>
        <w:rPr>
          <w:rFonts w:cs="Times New Roman"/>
        </w:rPr>
        <w:t xml:space="preserve">provided information about changes </w:t>
      </w:r>
      <w:r w:rsidR="00664765">
        <w:rPr>
          <w:rFonts w:cs="Times New Roman"/>
        </w:rPr>
        <w:t xml:space="preserve">in </w:t>
      </w:r>
      <w:r w:rsidR="0088122A" w:rsidRPr="00E254B1">
        <w:rPr>
          <w:rFonts w:cs="Times New Roman"/>
        </w:rPr>
        <w:t xml:space="preserve">the </w:t>
      </w:r>
      <w:r w:rsidR="0088122A">
        <w:rPr>
          <w:rFonts w:cs="Times New Roman"/>
        </w:rPr>
        <w:t>age of the transcriptome</w:t>
      </w:r>
      <w:r>
        <w:rPr>
          <w:rFonts w:cs="Times New Roman"/>
        </w:rPr>
        <w:t xml:space="preserve"> of normal and tumour samples</w:t>
      </w:r>
      <w:r w:rsidR="0088122A" w:rsidRPr="00E254B1">
        <w:rPr>
          <w:rFonts w:cs="Times New Roman"/>
        </w:rPr>
        <w:t xml:space="preserve">. </w:t>
      </w:r>
      <w:r>
        <w:rPr>
          <w:rFonts w:cs="Times New Roman"/>
        </w:rPr>
        <w:t xml:space="preserve">This technique has proven useful in discerning the changes of transcriptome ages in ontogeny </w:t>
      </w:r>
      <w:r>
        <w:rPr>
          <w:rFonts w:cs="Times New Roman"/>
        </w:rPr>
        <w:fldChar w:fldCharType="begin" w:fldLock="1"/>
      </w:r>
      <w:r w:rsidR="00120ECE">
        <w:rPr>
          <w:rFonts w:cs="Times New Roman"/>
        </w:rPr>
        <w:instrText>ADDIN CSL_CITATION { "citationItems" : [ { "id" : "ITEM-1", "itemData" : { "DOI" : "10.1038/nature09632", "ISSN" : "1476-4687", "PMID" : "21150997", "abstract" : "Parallels between phylogeny and ontogeny have been discussed for almost two centuries, and a number of theories have been proposed to explain such patterns. Especially elusive is the phylotypic stage, a phase during development where species within a phylum are particularly similar to each other. Although this has formerly been interpreted as a recapitulation of phylogeny, it is now thought to reflect an ontogenetic progression phase, where strong constraints on developmental regulation and gene interactions exist. Several studies have shown that genes expressed during this stage evolve at a slower rate, but it has so far not been possible to derive an unequivocal molecular signature associated with this stage. Here we use a combination of phylostratigraphy and stage-specific gene expression data to generate a cumulative index that reflects the evolutionary age of the transcriptome at given ontogenetic stages. Using zebrafish ontogeny and adult development as a model, we find that the phylotypic stage does indeed express the oldest transcriptome set and that younger sets are expressed during early and late development, thus faithfully mirroring the hourglass model of morphological divergence. Reproductively active animals show the youngest transcriptome, with major differences between males and females. Notably, ageing animals express increasingly older genes. Comparisons with similar data sets from flies and nematodes show that this pattern occurs across phyla. Our results indicate that an old transcriptome marks the phylotypic phase and that phylogenetic differences at other ontogenetic stages correlate with the expression of newly evolved genes.", "author" : [ { "dropping-particle" : "", "family" : "Domazet-Lo\u0161o", "given" : "Tomislav", "non-dropping-particle" : "", "parse-names" : false, "suffix" : "" }, { "dropping-particle" : "", "family" : "Tautz", "given" : "Diethard", "non-dropping-particle" : "", "parse-names" : false, "suffix" : "" } ], "container-title" : "Nature", "id" : "ITEM-1", "issue" : "7325", "issued" : { "date-parts" : [ [ "2010", "12", "9" ] ] }, "page" : "815-8", "title" : "A phylogenetically based transcriptome age index mirrors ontogenetic divergence patterns.", "type" : "article-journal", "volume" : "468" }, "uris" : [ "http://www.mendeley.com/documents/?uuid=baaf3d67-7c76-437b-91f2-6133928c8052" ] } ], "mendeley" : { "formattedCitation" : "(Domazet-Lo\u0161o &amp; Tautz, 2010)", "plainTextFormattedCitation" : "(Domazet-Lo\u0161o &amp; Tautz, 2010)", "previouslyFormattedCitation" : "(Domazet-Lo\u0161o &amp; Tautz, 2010)" }, "properties" : { "noteIndex" : 0 }, "schema" : "https://github.com/citation-style-language/schema/raw/master/csl-citation.json" }</w:instrText>
      </w:r>
      <w:r>
        <w:rPr>
          <w:rFonts w:cs="Times New Roman"/>
        </w:rPr>
        <w:fldChar w:fldCharType="separate"/>
      </w:r>
      <w:r w:rsidR="00AE5A0C" w:rsidRPr="00AE5A0C">
        <w:rPr>
          <w:rFonts w:cs="Times New Roman"/>
          <w:noProof/>
        </w:rPr>
        <w:t>(Domazet-Lošo &amp; Tautz, 2010)</w:t>
      </w:r>
      <w:r>
        <w:rPr>
          <w:rFonts w:cs="Times New Roman"/>
        </w:rPr>
        <w:fldChar w:fldCharType="end"/>
      </w:r>
      <w:r>
        <w:rPr>
          <w:rFonts w:cs="Times New Roman"/>
        </w:rPr>
        <w:t xml:space="preserve">, stem-cell types </w:t>
      </w:r>
      <w:r>
        <w:rPr>
          <w:rFonts w:cs="Times New Roman"/>
        </w:rPr>
        <w:fldChar w:fldCharType="begin" w:fldLock="1"/>
      </w:r>
      <w:r w:rsidR="00120ECE">
        <w:rPr>
          <w:rFonts w:cs="Times New Roman"/>
        </w:rPr>
        <w:instrText>ADDIN CSL_CITATION { "citationItems" : [ { "id" : "ITEM-1", "itemData" : { "DOI" : "10.1093/molbev/mss134", "ISSN" : "1537-1719", "PMID" : "22595987", "abstract" : "How distinct stem cell populations originate and whether there is a clear stem cell \"genetic signature\" remain poorly understood. Understanding the evolution of stem cells requires molecular profiling of stem cells in an animal at a basal phylogenetic position. In this study, using transgenic Hydra polyps, we reveal for each of the three stem cell populations a specific signature set of transcriptions factors and of genes playing key roles in cell type-specific function and interlineage communication. Our data show that principal functions of stem cell genes, such as maintenance of stemness and control of stem cell self-renewal and differentiation, arose very early in metazoan evolution. They are corroborating the view that stem cell types shared common, multifunctional ancestors, which achieved complexity through a stepwise segregation of function in daughter cells.", "author" : [ { "dropping-particle" : "", "family" : "Hemmrich", "given" : "Georg", "non-dropping-particle" : "", "parse-names" : false, "suffix" : "" }, { "dropping-particle" : "", "family" : "Khalturin", "given" : "Konstantin", "non-dropping-particle" : "", "parse-names" : false, "suffix" : "" }, { "dropping-particle" : "", "family" : "Boehm", "given" : "Anna-Marei", "non-dropping-particle" : "", "parse-names" : false, "suffix" : "" }, { "dropping-particle" : "", "family" : "Puchert", "given" : "Malte", "non-dropping-particle" : "", "parse-names" : false, "suffix" : "" }, { "dropping-particle" : "", "family" : "Anton-Erxleben", "given" : "Friederike", "non-dropping-particle" : "", "parse-names" : false, "suffix" : "" }, { "dropping-particle" : "", "family" : "Wittlieb", "given" : "J\u00f6rg", "non-dropping-particle" : "", "parse-names" : false, "suffix" : "" }, { "dropping-particle" : "", "family" : "Klostermeier", "given" : "Ulrich C", "non-dropping-particle" : "", "parse-names" : false, "suffix" : "" }, { "dropping-particle" : "", "family" : "Rosenstiel", "given" : "Philip", "non-dropping-particle" : "", "parse-names" : false, "suffix" : "" }, { "dropping-particle" : "", "family" : "Oberg", "given" : "Hans-Heinrich", "non-dropping-particle" : "", "parse-names" : false, "suffix" : "" }, { "dropping-particle" : "", "family" : "Domazet-Loso", "given" : "Tomislav", "non-dropping-particle" : "", "parse-names" : false, "suffix" : "" }, { "dropping-particle" : "", "family" : "Sugimoto", "given" : "Toshimi", "non-dropping-particle" : "", "parse-names" : false, "suffix" : "" }, { "dropping-particle" : "", "family" : "Niwa", "given" : "Hitoshi", "non-dropping-particle" : "", "parse-names" : false, "suffix" : "" }, { "dropping-particle" : "", "family" : "Bosch", "given" : "Thomas C G", "non-dropping-particle" : "", "parse-names" : false, "suffix" : "" } ], "container-title" : "Molecular biology and evolution", "id" : "ITEM-1", "issue" : "11", "issued" : { "date-parts" : [ [ "2012", "11" ] ] }, "page" : "3267-80", "title" : "Molecular signatures of the three stem cell lineages in hydra and the emergence of stem cell function at the base of multicellularity.", "type" : "article-journal", "volume" : "29" }, "uris" : [ "http://www.mendeley.com/documents/?uuid=77392b37-9611-428c-a6dd-5d52c6057990" ] } ], "mendeley" : { "formattedCitation" : "(Hemmrich et al., 2012)", "plainTextFormattedCitation" : "(Hemmrich et al., 2012)", "previouslyFormattedCitation" : "(Hemmrich et al., 2012)" }, "properties" : { "noteIndex" : 0 }, "schema" : "https://github.com/citation-style-language/schema/raw/master/csl-citation.json" }</w:instrText>
      </w:r>
      <w:r>
        <w:rPr>
          <w:rFonts w:cs="Times New Roman"/>
        </w:rPr>
        <w:fldChar w:fldCharType="separate"/>
      </w:r>
      <w:r w:rsidR="00AE5A0C" w:rsidRPr="00AE5A0C">
        <w:rPr>
          <w:rFonts w:cs="Times New Roman"/>
          <w:noProof/>
        </w:rPr>
        <w:t>(Hemmrich et al., 2012)</w:t>
      </w:r>
      <w:r>
        <w:rPr>
          <w:rFonts w:cs="Times New Roman"/>
        </w:rPr>
        <w:fldChar w:fldCharType="end"/>
      </w:r>
      <w:r>
        <w:rPr>
          <w:rFonts w:cs="Times New Roman"/>
        </w:rPr>
        <w:t xml:space="preserve"> and in structures involved in the vertebrate sensory system </w:t>
      </w:r>
      <w:r>
        <w:rPr>
          <w:rFonts w:cs="Times New Roman"/>
        </w:rPr>
        <w:fldChar w:fldCharType="begin" w:fldLock="1"/>
      </w:r>
      <w:r w:rsidR="00120ECE">
        <w:rPr>
          <w:rFonts w:cs="Times New Roman"/>
        </w:rPr>
        <w:instrText>ADDIN CSL_CITATION { "citationItems" : [ { "id" : "ITEM-1", "itemData" : { "DOI" : "10.1186/1742-9994-10-18", "ISSN" : "1742-9994", "PMID" : "23587066", "abstract" : "BACKGROUND: The vertebrate head is a highly derived trait with a heavy concentration of sophisticated sensory organs that allow complex behaviour in this lineage. The head sensory structures arise during vertebrate development from cranial placodes and the neural crest. It is generally thought that derivatives of these ectodermal embryonic tissues played a central role in the evolutionary transition at the onset of vertebrates. Despite the obvious importance of head sensory organs for vertebrate biology, their evolutionary history is still uncertain.\n\nRESULTS: To give a fresh perspective on the adaptive history of the vertebrate head sensory organs, we applied genomic phylostratigraphy to large-scale in situ expression data of the developing zebrafish Danio rerio. Contrary to traditional predictions, we found that dominant adaptive signals in the analyzed sensory structures largely precede the evolutionary advent of vertebrates. The leading adaptive signals at the bilaterian-chordate transition suggested that the visual system was the first sensory structure to evolve. The olfactory, vestibuloauditory, and lateral line sensory organs displayed a strong link with the urochordate-vertebrate ancestor. The only structures that qualified as genuine vertebrate innovations were the neural crest derivatives, trigeminal ganglion and adenohypophysis. We also found evidence that the cranial placodes evolved before the neural crest despite their proposed embryological relatedness.\n\nCONCLUSIONS: Taken together, our findings reveal pre-vertebrate roots and a stepwise adaptive history of the vertebrate sensory systems. This study also underscores that large genomic and expression datasets are rich sources of macroevolutionary information that can be recovered by phylostratigraphic mining.", "author" : [ { "dropping-particle" : "", "family" : "Sestak", "given" : "Martin Sebastijan", "non-dropping-particle" : "", "parse-names" : false, "suffix" : "" }, { "dropping-particle" : "", "family" : "Bo\u017ei\u010devi\u0107", "given" : "Vedran", "non-dropping-particle" : "", "parse-names" : false, "suffix" : "" }, { "dropping-particle" : "", "family" : "Bakari\u0107", "given" : "Robert", "non-dropping-particle" : "", "parse-names" : false, "suffix" : "" }, { "dropping-particle" : "", "family" : "Dunjko", "given" : "Vedran", "non-dropping-particle" : "", "parse-names" : false, "suffix" : "" }, { "dropping-particle" : "", "family" : "Domazet-Lo\u0161o", "given" : "Tomislav", "non-dropping-particle" : "", "parse-names" : false, "suffix" : "" } ], "container-title" : "Frontiers in zoology", "id" : "ITEM-1", "issue" : "1", "issued" : { "date-parts" : [ [ "2013", "1" ] ] }, "page" : "18", "title" : "Phylostratigraphic profiles reveal a deep evolutionary history of the vertebrate head sensory systems.", "type" : "article-journal", "volume" : "10" }, "uris" : [ "http://www.mendeley.com/documents/?uuid=2bbf73b2-5e8c-4aa5-ba0f-4c20e2ae35cc" ] } ], "mendeley" : { "formattedCitation" : "(Sestak et al., 2013)", "plainTextFormattedCitation" : "(Sestak et al., 2013)", "previouslyFormattedCitation" : "(Sestak et al., 2013)" }, "properties" : { "noteIndex" : 0 }, "schema" : "https://github.com/citation-style-language/schema/raw/master/csl-citation.json" }</w:instrText>
      </w:r>
      <w:r>
        <w:rPr>
          <w:rFonts w:cs="Times New Roman"/>
        </w:rPr>
        <w:fldChar w:fldCharType="separate"/>
      </w:r>
      <w:r w:rsidR="00AE5A0C" w:rsidRPr="00AE5A0C">
        <w:rPr>
          <w:rFonts w:cs="Times New Roman"/>
          <w:noProof/>
        </w:rPr>
        <w:t>(Sestak et al., 2013)</w:t>
      </w:r>
      <w:r>
        <w:rPr>
          <w:rFonts w:cs="Times New Roman"/>
        </w:rPr>
        <w:fldChar w:fldCharType="end"/>
      </w:r>
      <w:r>
        <w:rPr>
          <w:rFonts w:cs="Times New Roman"/>
        </w:rPr>
        <w:t xml:space="preserve">. </w:t>
      </w:r>
    </w:p>
    <w:p w14:paraId="3A4E081B" w14:textId="36B4F168" w:rsidR="00CC42FA" w:rsidRDefault="00CC42FA" w:rsidP="00AD649A">
      <w:pPr>
        <w:spacing w:line="360" w:lineRule="auto"/>
        <w:jc w:val="both"/>
        <w:rPr>
          <w:rFonts w:cs="Times New Roman"/>
        </w:rPr>
      </w:pPr>
      <w:r>
        <w:rPr>
          <w:rFonts w:cs="Times New Roman"/>
        </w:rPr>
        <w:t>Importantly, we found that the tumour transcriptomes of LUAD, BRCA and HNSC were significantly older than their normal samples, suggesting that ancient genes are increasing their t</w:t>
      </w:r>
      <w:r w:rsidR="00AD649A">
        <w:rPr>
          <w:rFonts w:cs="Times New Roman"/>
        </w:rPr>
        <w:t>ranscription levels in tumours, which is consistent with the atavism hypothesis.</w:t>
      </w:r>
    </w:p>
    <w:p w14:paraId="4CB25514" w14:textId="17E2B0B4" w:rsidR="00E17EAD" w:rsidRDefault="00AD649A" w:rsidP="00AD649A">
      <w:pPr>
        <w:spacing w:line="360" w:lineRule="auto"/>
        <w:jc w:val="both"/>
        <w:rPr>
          <w:rFonts w:cs="Times New Roman"/>
        </w:rPr>
      </w:pPr>
      <w:r>
        <w:rPr>
          <w:rFonts w:cs="Times New Roman"/>
        </w:rPr>
        <w:t>On the other hand, t</w:t>
      </w:r>
      <w:r w:rsidR="007267E3">
        <w:rPr>
          <w:rFonts w:cs="Times New Roman"/>
        </w:rPr>
        <w:t xml:space="preserve">he </w:t>
      </w:r>
      <w:r w:rsidR="00CC42FA">
        <w:rPr>
          <w:rFonts w:cs="Times New Roman"/>
        </w:rPr>
        <w:t>degree</w:t>
      </w:r>
      <w:r w:rsidR="007267E3">
        <w:rPr>
          <w:rFonts w:cs="Times New Roman"/>
        </w:rPr>
        <w:t xml:space="preserve"> of TAI differences between tumour and normal samples varied with tumour type. The larger spread of tumour TAI values in comparison to the normal types </w:t>
      </w:r>
      <w:r w:rsidR="00CC42FA">
        <w:rPr>
          <w:rFonts w:cs="Times New Roman"/>
        </w:rPr>
        <w:t xml:space="preserve">is likely due to </w:t>
      </w:r>
      <w:r w:rsidR="007267E3">
        <w:rPr>
          <w:rFonts w:cs="Times New Roman"/>
        </w:rPr>
        <w:t xml:space="preserve">the presence of multiple cancer sub-types and stages in the samples with a variety of mutational profiles, aberrant RNA transcripts, pathway activations and epigenetic changes </w:t>
      </w:r>
      <w:r w:rsidR="007267E3">
        <w:rPr>
          <w:rFonts w:cs="Times New Roman"/>
        </w:rPr>
        <w:fldChar w:fldCharType="begin" w:fldLock="1"/>
      </w:r>
      <w:r w:rsidR="00120ECE">
        <w:rPr>
          <w:rFonts w:cs="Times New Roman"/>
        </w:rPr>
        <w:instrText>ADDIN CSL_CITATION { "citationItems" : [ { "id" : "ITEM-1", "itemData" : { "DOI" : "10.1038/nature13385", "ISSN" : "0028-0836", "author" : [ { "dropping-particle" : "", "family" : "The Cancer Genome Atlas Research Network", "given" : "", "non-dropping-particle" : "", "parse-names" : false, "suffix" : "" } ], "container-title" : "Nature", "id" : "ITEM-1", "issue" : "7511", "issued" : { "date-parts" : [ [ "2014", "7", "9" ] ] }, "page" : "543-550", "publisher" : "Nature Publishing Group", "title" : "Comprehensive molecular profiling of lung adenocarcinoma", "type" : "article-journal", "volume" : "511" }, "uris" : [ "http://www.mendeley.com/documents/?uuid=9b4d3447-2fc4-4605-9978-fac0d6cc74e9" ] }, { "id" : "ITEM-2", "itemData" : { "DOI" : "10.1038/nature12222", "ISSN" : "1476-4687", "PMID" : "23792563", "abstract" : "Genetic changes underlying clear cell renal cell carcinoma (ccRCC) include alterations in genes controlling cellular 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 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"author" : [ { "dropping-particle" : "", "family" : "The Cancer Genome Atlas Research Network", "given" : "", "non-dropping-particle" : "", "parse-names" : false, "suffix" : "" } ], "container-title" : "Nature", "id" : "ITEM-2", "issue" : "7456", "issued" : { "date-parts" : [ [ "2013", "7", "4" ] ] }, "page" : "43-9", "title" : "Comprehensive molecular characterization of clear cell renal cell carcinoma.", "type" : "article-journal", "volume" : "499" }, "uris" : [ "http://www.mendeley.com/documents/?uuid=37ddf3a2-9f0d-469e-8f7c-6d71610b293a" ] }, { "id" : "ITEM-3", "itemData" : { "DOI" : "10.1038/nature11412", "ISSN" : "1476-4687", "PMID" : "23000897", "abstract" : "We analysed primary breast cancers by genomic DNA copy number arrays, DNA methylation, exome sequencing, messenger RNA arrays, microRNA sequencing and reverse-phase protein arrays. Our ability to integrate information across platforms provided key insights into previously defined gene expression subtypes and demonstrated the existence of four main breast cancer classes when combining data from five platforms, each of which shows significant molecular heterogeneity. Somatic mutations in only three genes (TP53, PIK3CA and GATA3) occurred at &gt;10% incidence across all breast cancers; however, there were numerous subtype-associated and novel gene mutations including the enrichment of specific mutations in GATA3, PIK3CA and MAP3K1 with the luminal A subtype. We identified two novel protein-expression-defined subgroups, possibly produced by stromal/microenvironmental elements, and integrated analyses identified specific signalling pathways dominant in each molecular subtype including a HER2/phosphorylated HER2/EGFR/phosphorylated EGFR signature within the HER2-enriched expression subtype. Comparison of basal-like breast tumours with high-grade serous ovarian tumours showed many molecular commonalities, indicating a related aetiology and similar therapeutic opportunities. The biological finding of the four main breast cancer subtypes caused by different subsets of genetic and epigenetic abnormalities raises the hypothesis that much of the clinically observable plasticity and heterogeneity occurs within, and not across, these major biological subtypes of breast cancer.", "author" : [ { "dropping-particle" : "", "family" : "Cancer", "given" : "The", "non-dropping-particle" : "", "parse-names" : false, "suffix" : "" }, { "dropping-particle" : "", "family" : "Atlas", "given" : "Genome", "non-dropping-particle" : "", "parse-names" : false, "suffix" : "" } ], "container-title" : "Nature", "id" : "ITEM-3", "issue" : "7418", "issued" : { "date-parts" : [ [ "2012", "10", "4" ] ] }, "page" : "61-70", "title" : "Comprehensive molecular portraits of human breast tumours.", "type" : "article-journal", "volume" : "490" }, "uris" : [ "http://www.mendeley.com/documents/?uuid=7bdeeda9-23fe-437a-bf5e-712c2d8b9cba" ] } ], "mendeley" : { "formattedCitation" : "(Cancer &amp; Atlas, 2012; The Cancer Genome Atlas Research Network, 2013, 2014)", "plainTextFormattedCitation" : "(Cancer &amp; Atlas, 2012; The Cancer Genome Atlas Research Network, 2013, 2014)", "previouslyFormattedCitation" : "(Cancer &amp; Atlas, 2012; The Cancer Genome Atlas Research Network, 2013, 2014)" }, "properties" : { "noteIndex" : 0 }, "schema" : "https://github.com/citation-style-language/schema/raw/master/csl-citation.json" }</w:instrText>
      </w:r>
      <w:r w:rsidR="007267E3">
        <w:rPr>
          <w:rFonts w:cs="Times New Roman"/>
        </w:rPr>
        <w:fldChar w:fldCharType="separate"/>
      </w:r>
      <w:r w:rsidR="00AE5A0C" w:rsidRPr="00AE5A0C">
        <w:rPr>
          <w:rFonts w:cs="Times New Roman"/>
          <w:noProof/>
        </w:rPr>
        <w:t>(Cancer &amp; Atlas, 2012; The Cancer Genome Atlas Research Network, 2013, 2014)</w:t>
      </w:r>
      <w:r w:rsidR="007267E3">
        <w:rPr>
          <w:rFonts w:cs="Times New Roman"/>
        </w:rPr>
        <w:fldChar w:fldCharType="end"/>
      </w:r>
      <w:r w:rsidR="007267E3">
        <w:rPr>
          <w:rFonts w:cs="Times New Roman"/>
        </w:rPr>
        <w:t>. Interestingly, the TAI of the HNSC normal samples was found to be highly variable</w:t>
      </w:r>
      <w:r w:rsidR="00CC42FA">
        <w:rPr>
          <w:rFonts w:cs="Times New Roman"/>
        </w:rPr>
        <w:t xml:space="preserve">, which </w:t>
      </w:r>
      <w:r w:rsidR="007267E3">
        <w:rPr>
          <w:rFonts w:cs="Times New Roman"/>
        </w:rPr>
        <w:t>can be attributed to the diversity of the locations where the samples were taken from, which include the larynx, f</w:t>
      </w:r>
      <w:r w:rsidR="007267E3" w:rsidRPr="00132AD1">
        <w:rPr>
          <w:rFonts w:cs="Times New Roman"/>
        </w:rPr>
        <w:t>loor of mouth</w:t>
      </w:r>
      <w:r w:rsidR="007267E3">
        <w:rPr>
          <w:rFonts w:cs="Times New Roman"/>
        </w:rPr>
        <w:t>, t</w:t>
      </w:r>
      <w:r w:rsidR="007267E3" w:rsidRPr="00132AD1">
        <w:rPr>
          <w:rFonts w:cs="Times New Roman"/>
        </w:rPr>
        <w:t>ongue</w:t>
      </w:r>
      <w:r w:rsidR="007267E3">
        <w:rPr>
          <w:rFonts w:cs="Times New Roman"/>
        </w:rPr>
        <w:t>, oral c</w:t>
      </w:r>
      <w:r w:rsidR="007267E3" w:rsidRPr="00132AD1">
        <w:rPr>
          <w:rFonts w:cs="Times New Roman"/>
        </w:rPr>
        <w:t>avity</w:t>
      </w:r>
      <w:r w:rsidR="007267E3">
        <w:rPr>
          <w:rFonts w:cs="Times New Roman"/>
        </w:rPr>
        <w:t>, buccal m</w:t>
      </w:r>
      <w:r w:rsidR="007267E3" w:rsidRPr="00132AD1">
        <w:rPr>
          <w:rFonts w:cs="Times New Roman"/>
        </w:rPr>
        <w:t>ucosa</w:t>
      </w:r>
      <w:r w:rsidR="007267E3">
        <w:rPr>
          <w:rFonts w:cs="Times New Roman"/>
        </w:rPr>
        <w:t xml:space="preserve"> and h</w:t>
      </w:r>
      <w:r w:rsidR="007267E3" w:rsidRPr="00132AD1">
        <w:rPr>
          <w:rFonts w:cs="Times New Roman"/>
        </w:rPr>
        <w:t xml:space="preserve">ard </w:t>
      </w:r>
      <w:r w:rsidR="007267E3">
        <w:rPr>
          <w:rFonts w:cs="Times New Roman"/>
        </w:rPr>
        <w:t>p</w:t>
      </w:r>
      <w:r w:rsidR="007267E3" w:rsidRPr="00132AD1">
        <w:rPr>
          <w:rFonts w:cs="Times New Roman"/>
        </w:rPr>
        <w:t>alate</w:t>
      </w:r>
      <w:r w:rsidR="007267E3">
        <w:rPr>
          <w:rFonts w:cs="Times New Roman"/>
        </w:rPr>
        <w:t xml:space="preserve">. </w:t>
      </w:r>
      <w:r w:rsidR="00E17EAD">
        <w:rPr>
          <w:rFonts w:cs="Times New Roman"/>
        </w:rPr>
        <w:t xml:space="preserve">Furthermore, the TAI was also found to be highly dependent on the </w:t>
      </w:r>
      <w:r w:rsidR="00E17EAD">
        <w:rPr>
          <w:rFonts w:cs="Times New Roman"/>
        </w:rPr>
        <w:lastRenderedPageBreak/>
        <w:t>identity of the normal tissue (lung, breast, hea</w:t>
      </w:r>
      <w:r w:rsidR="00CC42FA">
        <w:rPr>
          <w:rFonts w:cs="Times New Roman"/>
        </w:rPr>
        <w:t>d and neck or kidney)</w:t>
      </w:r>
      <w:r>
        <w:rPr>
          <w:rFonts w:cs="Times New Roman"/>
        </w:rPr>
        <w:t>, suggesting that the age of the transcriptome is also dependent on the tissue type</w:t>
      </w:r>
      <w:r w:rsidR="00E17EAD">
        <w:rPr>
          <w:rFonts w:cs="Times New Roman"/>
        </w:rPr>
        <w:t>.</w:t>
      </w:r>
    </w:p>
    <w:p w14:paraId="2EC8C956" w14:textId="0A79E8FA" w:rsidR="007267E3" w:rsidRDefault="00E17EAD" w:rsidP="00AD649A">
      <w:pPr>
        <w:pStyle w:val="Heading3"/>
        <w:spacing w:line="360" w:lineRule="auto"/>
        <w:jc w:val="both"/>
      </w:pPr>
      <w:bookmarkStart w:id="187" w:name="_Toc404262910"/>
      <w:r>
        <w:t>2.</w:t>
      </w:r>
      <w:r w:rsidR="00D24FDF">
        <w:t>2</w:t>
      </w:r>
      <w:r>
        <w:t xml:space="preserve"> Pre-multicellularity genes are upregulated in tumours, whereas later genes are downregulated</w:t>
      </w:r>
      <w:bookmarkEnd w:id="187"/>
    </w:p>
    <w:p w14:paraId="446E4791" w14:textId="2010FC9D" w:rsidR="00190FA1" w:rsidRDefault="00EA5FEF" w:rsidP="00AD649A">
      <w:pPr>
        <w:spacing w:line="360" w:lineRule="auto"/>
        <w:jc w:val="both"/>
        <w:rPr>
          <w:rFonts w:cs="Times New Roman"/>
        </w:rPr>
      </w:pPr>
      <w:r>
        <w:rPr>
          <w:rFonts w:cs="Times New Roman"/>
        </w:rPr>
        <w:t xml:space="preserve">Having already established that tumour samples have an older transcriptome, we </w:t>
      </w:r>
      <w:r w:rsidR="00190FA1">
        <w:rPr>
          <w:rFonts w:cs="Times New Roman"/>
        </w:rPr>
        <w:t xml:space="preserve">studied the changes in expression levels of </w:t>
      </w:r>
      <w:r>
        <w:t>the phylostrata</w:t>
      </w:r>
      <w:r w:rsidR="00190FA1">
        <w:t xml:space="preserve"> as well as th</w:t>
      </w:r>
      <w:r w:rsidR="00AD649A">
        <w:t>eir</w:t>
      </w:r>
      <w:r w:rsidR="00190FA1">
        <w:t xml:space="preserve"> enrichment of over- and underexpressed genes.</w:t>
      </w:r>
      <w:r>
        <w:t xml:space="preserve"> We found that </w:t>
      </w:r>
      <w:r w:rsidR="00190FA1">
        <w:t xml:space="preserve">the expression levels and the </w:t>
      </w:r>
      <w:r>
        <w:t xml:space="preserve">genes of phylostrata </w:t>
      </w:r>
      <w:r w:rsidR="006D7128">
        <w:t>1 and 2</w:t>
      </w:r>
      <w:r>
        <w:t xml:space="preserve"> were</w:t>
      </w:r>
      <w:r w:rsidR="002E4121">
        <w:t xml:space="preserve"> consistently</w:t>
      </w:r>
      <w:r>
        <w:t xml:space="preserve"> </w:t>
      </w:r>
      <w:r w:rsidR="00190FA1">
        <w:t>upregulated</w:t>
      </w:r>
      <w:r>
        <w:t xml:space="preserve"> in </w:t>
      </w:r>
      <w:r w:rsidR="002E4121">
        <w:t xml:space="preserve">LUAD, BRCA and HNSC </w:t>
      </w:r>
      <w:r>
        <w:t xml:space="preserve">tumours, whereas </w:t>
      </w:r>
      <w:r w:rsidRPr="00E254B1">
        <w:rPr>
          <w:rFonts w:cs="Times New Roman"/>
        </w:rPr>
        <w:t>later phylostrata (4 to 8</w:t>
      </w:r>
      <w:r>
        <w:rPr>
          <w:rFonts w:cs="Times New Roman"/>
        </w:rPr>
        <w:t>-11</w:t>
      </w:r>
      <w:r w:rsidR="002E4121">
        <w:rPr>
          <w:rFonts w:cs="Times New Roman"/>
        </w:rPr>
        <w:t xml:space="preserve">) were underexpressed, indicating that these two complementary trends </w:t>
      </w:r>
      <w:r w:rsidR="003E4FA3">
        <w:rPr>
          <w:rFonts w:cs="Times New Roman"/>
        </w:rPr>
        <w:t>were responsible for the</w:t>
      </w:r>
      <w:r w:rsidR="002E4121">
        <w:rPr>
          <w:rFonts w:cs="Times New Roman"/>
        </w:rPr>
        <w:t xml:space="preserve"> older tumour transcriptome.</w:t>
      </w:r>
      <w:r w:rsidR="006D7128">
        <w:rPr>
          <w:rFonts w:cs="Times New Roman"/>
        </w:rPr>
        <w:t xml:space="preserve"> </w:t>
      </w:r>
      <w:r w:rsidR="00190FA1">
        <w:t>T</w:t>
      </w:r>
      <w:r w:rsidR="00092746">
        <w:t>hese</w:t>
      </w:r>
      <w:r w:rsidR="00190FA1">
        <w:t xml:space="preserve"> result</w:t>
      </w:r>
      <w:r w:rsidR="00092746">
        <w:t>s were</w:t>
      </w:r>
      <w:r w:rsidR="00190FA1">
        <w:t xml:space="preserve"> consistent with </w:t>
      </w:r>
      <w:r w:rsidR="00190FA1">
        <w:rPr>
          <w:rFonts w:cs="Times New Roman"/>
        </w:rPr>
        <w:t>the atavism hypothesis, where o</w:t>
      </w:r>
      <w:r w:rsidR="00190FA1">
        <w:t xml:space="preserve">lder genes are expected to have an increased expression in tumours. </w:t>
      </w:r>
    </w:p>
    <w:p w14:paraId="323DCB6D" w14:textId="13EE42EF" w:rsidR="00A0014F" w:rsidRDefault="00E17EAD" w:rsidP="00AD649A">
      <w:pPr>
        <w:spacing w:line="360" w:lineRule="auto"/>
        <w:jc w:val="both"/>
      </w:pPr>
      <w:r>
        <w:t xml:space="preserve">Importantly, genes </w:t>
      </w:r>
      <w:r w:rsidR="00A0014F">
        <w:t xml:space="preserve">of Phylostrata 1, </w:t>
      </w:r>
      <w:r>
        <w:t xml:space="preserve">2 </w:t>
      </w:r>
      <w:r w:rsidR="00A0014F">
        <w:t xml:space="preserve">and 3 emerged in unicellular ancestors, whereas genes of Phylostrata 4 onwards date back to a multicellular ancestor. </w:t>
      </w:r>
      <w:r w:rsidR="00A0014F" w:rsidRPr="00E17EAD">
        <w:t xml:space="preserve">Multicellularity arose multiple times in the course of evolution, </w:t>
      </w:r>
      <w:r w:rsidR="00190FA1">
        <w:t>but only once in metazoans, and t</w:t>
      </w:r>
      <w:r w:rsidR="00190FA1" w:rsidRPr="00E17EAD">
        <w:t>here is general agreement that multicellularity in fungi, metazoans and plants arose as independent events</w:t>
      </w:r>
      <w:r w:rsidR="00190FA1">
        <w:t xml:space="preserve"> considering that genes involved in multicellularity in metazoans are not present in fungi </w:t>
      </w:r>
      <w:r w:rsidR="00190FA1">
        <w:fldChar w:fldCharType="begin" w:fldLock="1"/>
      </w:r>
      <w:r w:rsidR="00120ECE">
        <w:instrText>ADDIN CSL_CITATION { "citationItems" : [ { "id" : "ITEM-1", "itemData" : { "DOI" : "10.3732/ajb.1300314", "ISSN" : "1537-2197", "PMID" : "24363320", "abstract" : "Multicellularity has evolved at least once in every major eukaryotic clade (in all ploidy levels) and numerous times among the prokaryotes. According to a standard multilevel selection (MLS) model, in each case, the evolution of multicellularity required the acquisition of cell-cell adhesion, communication, cooperation, and specialization attended by a compulsory alignment-of-fitness phase and an export-of-fitness phase to eliminate cell-cell conflict and to establish a reproductively integrated phenotype. These achievements are reviewed in terms of generalized evolutionary developmental motifs (or \"modules\") whose overall logic constructs were mobilized and executed differently in bacteria, plants, fungi, and animals. When mapped onto a matrix of theoretically possible body plan morphologies (i.e., a morphospace), these motifs and the MLS model identify a \"unicellular \u21d2 colonial \u21d2 multicellular\" transformation series of body plans that mirrors trends observed in the majority of algae (i.e., a polyphyletic collection of photoautotrophic eukaryotes) and in the land plants, fungi, and animals. However, an alternative, more direct route to multicellularity theoretically exists, which may account for some aspects of fungal and algal evolution, i.e., a \"siphonous \u21d2 multicellular\" transformation series. This review of multicellularity attempts to show that natural selection typically acts on functional traits rather than on the mechanisms that generate them (\"Many roads lead to Rome.\") and that genome sequence homologies do not invariably translate into morphological homologies (\"Rome isn't what it used to be.\").", "author" : [ { "dropping-particle" : "", "family" : "Niklas", "given" : "Karl J", "non-dropping-particle" : "", "parse-names" : false, "suffix" : "" } ], "container-title" : "American journal of botany", "id" : "ITEM-1", "issue" : "1", "issued" : { "date-parts" : [ [ "2014", "1" ] ] }, "page" : "6-25", "title" : "The evolutionary-developmental origins of multicellularity.", "type" : "article-journal", "volume" : "101" }, "uris" : [ "http://www.mendeley.com/documents/?uuid=a79f8241-fa44-4041-8a0b-45fd0c0dc0eb" ] }, { "id" : "ITEM-2", "itemData" : { "DOI" : "10.1016/j.tig.2007.01.005", "ISSN" : "0168-9525", "PMID" : "17275133", "abstract" : "The emergence of multicellular organisms from single-celled ancestors -- which occurred several times, independently in different branches of the eukaryotic tree -- is one of the most profound evolutionary transitions in the history of life. These events not only radically changed the course of life on Earth but also created new challenges, including the need for cooperation and communication between cells, and the division of labor among different cell types. However, the genetic changes that accompanied the several origins of multicellularity remain elusive. Recently, the National Human Genome Research Institute (NHGRI) endorsed a multi-taxon genome-sequencing initiative that aims to gain insights into how multicellularity first evolved. This initiative (which we have termed UNICORN) will generate extensive genomic data from some of the closest extant unicellular relatives of both animals and fungi. Here, we introduce this initiative and the biological questions that underpin it, summarize the rationale guiding the choice of organisms and discuss the anticipated benefits to the broader scientific community.", "author" : [ { "dropping-particle" : "", "family" : "Ruiz-Trillo", "given" : "I\u00f1aki", "non-dropping-particle" : "", "parse-names" : false, "suffix" : "" }, { "dropping-particle" : "", "family" : "Burger", "given" : "Gertraud", "non-dropping-particle" : "", "parse-names" : false, "suffix" : "" }, { "dropping-particle" : "", "family" : "Holland", "given" : "Peter W H", "non-dropping-particle" : "", "parse-names" : false, "suffix" : "" }, { "dropping-particle" : "", "family" : "King", "given" : "Nicole", "non-dropping-particle" : "", "parse-names" : false, "suffix" : "" }, { "dropping-particle" : "", "family" : "Lang", "given" : "B Franz", "non-dropping-particle" : "", "parse-names" : false, "suffix" : "" }, { "dropping-particle" : "", "family" : "Roger", "given" : "Andrew J", "non-dropping-particle" : "", "parse-names" : false, "suffix" : "" }, { "dropping-particle" : "", "family" : "Gray", "given" : "Michael W", "non-dropping-particle" : "", "parse-names" : false, "suffix" : "" } ], "container-title" : "Trends in Genetics", "id" : "ITEM-2", "issue" : "3", "issued" : { "date-parts" : [ [ "2007", "3" ] ] }, "page" : "113-8", "title" : "The origins of multicellularity: a multi-taxon genome initiative.", "type" : "article-journal", "volume" : "23" }, "uris" : [ "http://www.mendeley.com/documents/?uuid=d3e6e933-28ab-418f-b386-a1b30cae78f4" ] }, { "id" : "ITEM-3", "itemData" : { "DOI" : "10.1146/annurev.earth.031208.100209", "ISSN" : "0084-6597", "author" : [ { "dropping-particle" : "", "family" : "Knoll", "given" : "Andrew H.", "non-dropping-particle" : "", "parse-names" : false, "suffix" : "" } ], "container-title" : "Annual Review of Earth and Planetary Sciences", "id" : "ITEM-3", "issue" : "1", "issued" : { "date-parts" : [ [ "2011", "5", "30" ] ] }, "page" : "217-239", "title" : "The Multiple Origins of Complex Multicellularity", "type" : "article-journal", "volume" : "39" }, "uris" : [ "http://www.mendeley.com/documents/?uuid=6e59966f-9a0c-46ca-94d8-588f928fe49c" ] } ], "mendeley" : { "formattedCitation" : "(Knoll, 2011; Niklas, 2014; Ruiz-Trillo et al., 2007)", "plainTextFormattedCitation" : "(Knoll, 2011; Niklas, 2014; Ruiz-Trillo et al., 2007)", "previouslyFormattedCitation" : "(Knoll, 2011; Niklas, 2014; Ruiz-Trillo et al., 2007)" }, "properties" : { "noteIndex" : 0 }, "schema" : "https://github.com/citation-style-language/schema/raw/master/csl-citation.json" }</w:instrText>
      </w:r>
      <w:r w:rsidR="00190FA1">
        <w:fldChar w:fldCharType="separate"/>
      </w:r>
      <w:r w:rsidR="00AE5A0C" w:rsidRPr="00AE5A0C">
        <w:rPr>
          <w:noProof/>
        </w:rPr>
        <w:t>(Knoll, 2011; Niklas, 2014; Ruiz-Trillo et al., 2007)</w:t>
      </w:r>
      <w:r w:rsidR="00190FA1">
        <w:fldChar w:fldCharType="end"/>
      </w:r>
      <w:r w:rsidR="00A0014F" w:rsidRPr="00E17EAD">
        <w:t xml:space="preserve">. </w:t>
      </w:r>
      <w:r w:rsidR="00190FA1" w:rsidRPr="00E17EAD">
        <w:t>Hence, the oldest ancestor of multicellularity in humans is represented in Phylostratum 4</w:t>
      </w:r>
      <w:r w:rsidR="00190FA1">
        <w:t xml:space="preserve">, and </w:t>
      </w:r>
      <w:r w:rsidR="00A0014F" w:rsidRPr="00E17EAD">
        <w:t xml:space="preserve"> the regulatory mechanisms </w:t>
      </w:r>
      <w:r w:rsidR="00190FA1">
        <w:t>of</w:t>
      </w:r>
      <w:r w:rsidR="00A0014F" w:rsidRPr="00E17EAD">
        <w:t xml:space="preserve"> multicellularity in metazoans are highly conserved across the descendant lineages </w:t>
      </w:r>
      <w:r w:rsidR="00A0014F" w:rsidRPr="00E17EAD">
        <w:fldChar w:fldCharType="begin" w:fldLock="1"/>
      </w:r>
      <w:r w:rsidR="00120ECE">
        <w:instrText>ADDIN CSL_CITATION { "citationItems" : [ { "id" : "ITEM-1", "itemData" : { "DOI" : "10.1016/j.tig.2007.01.005", "ISSN" : "0168-9525", "PMID" : "17275133", "abstract" : "The emergence of multicellular organisms from single-celled ancestors -- which occurred several times, independently in different branches of the eukaryotic tree -- is one of the most profound evolutionary transitions in the history of life. These events not only radically changed the course of life on Earth but also created new challenges, including the need for cooperation and communication between cells, and the division of labor among different cell types. However, the genetic changes that accompanied the several origins of multicellularity remain elusive. Recently, the National Human Genome Research Institute (NHGRI) endorsed a multi-taxon genome-sequencing initiative that aims to gain insights into how multicellularity first evolved. This initiative (which we have termed UNICORN) will generate extensive genomic data from some of the closest extant unicellular relatives of both animals and fungi. Here, we introduce this initiative and the biological questions that underpin it, summarize the rationale guiding the choice of organisms and discuss the anticipated benefits to the broader scientific community.", "author" : [ { "dropping-particle" : "", "family" : "Ruiz-Trillo", "given" : "I\u00f1aki", "non-dropping-particle" : "", "parse-names" : false, "suffix" : "" }, { "dropping-particle" : "", "family" : "Burger", "given" : "Gertraud", "non-dropping-particle" : "", "parse-names" : false, "suffix" : "" }, { "dropping-particle" : "", "family" : "Holland", "given" : "Peter W H", "non-dropping-particle" : "", "parse-names" : false, "suffix" : "" }, { "dropping-particle" : "", "family" : "King", "given" : "Nicole", "non-dropping-particle" : "", "parse-names" : false, "suffix" : "" }, { "dropping-particle" : "", "family" : "Lang", "given" : "B Franz", "non-dropping-particle" : "", "parse-names" : false, "suffix" : "" }, { "dropping-particle" : "", "family" : "Roger", "given" : "Andrew J", "non-dropping-particle" : "", "parse-names" : false, "suffix" : "" }, { "dropping-particle" : "", "family" : "Gray", "given" : "Michael W", "non-dropping-particle" : "", "parse-names" : false, "suffix" : "" } ], "container-title" : "Trends in Genetics", "id" : "ITEM-1", "issue" : "3", "issued" : { "date-parts" : [ [ "2007", "3" ] ] }, "page" : "113-8", "title" : "The origins of multicellularity: a multi-taxon genome initiative.", "type" : "article-journal", "volume" : "23" }, "uris" : [ "http://www.mendeley.com/documents/?uuid=d3e6e933-28ab-418f-b386-a1b30cae78f4" ] } ], "mendeley" : { "formattedCitation" : "(Ruiz-Trillo et al., 2007)", "plainTextFormattedCitation" : "(Ruiz-Trillo et al., 2007)", "previouslyFormattedCitation" : "(Ruiz-Trillo et al., 2007)" }, "properties" : { "noteIndex" : 0 }, "schema" : "https://github.com/citation-style-language/schema/raw/master/csl-citation.json" }</w:instrText>
      </w:r>
      <w:r w:rsidR="00A0014F" w:rsidRPr="00E17EAD">
        <w:fldChar w:fldCharType="separate"/>
      </w:r>
      <w:r w:rsidR="00AE5A0C" w:rsidRPr="00AE5A0C">
        <w:rPr>
          <w:noProof/>
        </w:rPr>
        <w:t>(Ruiz-Trillo et al., 2007)</w:t>
      </w:r>
      <w:r w:rsidR="00A0014F" w:rsidRPr="00E17EAD">
        <w:fldChar w:fldCharType="end"/>
      </w:r>
      <w:r w:rsidR="00A0014F" w:rsidRPr="00E17EAD">
        <w:t xml:space="preserve">. </w:t>
      </w:r>
      <w:r w:rsidR="00190FA1">
        <w:t xml:space="preserve">Therefore, </w:t>
      </w:r>
      <w:r w:rsidR="00A0014F">
        <w:t>although some of the modern-day species used as reference to map human genes to phylostratum 3 are currently multicellular, the human common ancestor would have been unicellular.</w:t>
      </w:r>
    </w:p>
    <w:p w14:paraId="07B1E274" w14:textId="5D094415" w:rsidR="006D7128" w:rsidRPr="00670AE2" w:rsidRDefault="00A0014F" w:rsidP="00AD649A">
      <w:pPr>
        <w:spacing w:line="360" w:lineRule="auto"/>
        <w:jc w:val="both"/>
      </w:pPr>
      <w:r>
        <w:t xml:space="preserve">A link between multicellularity and cancer has been previously suggested, </w:t>
      </w:r>
      <w:r w:rsidR="00153DF2">
        <w:t>given that</w:t>
      </w:r>
      <w:r w:rsidR="00E17EAD" w:rsidRPr="00E17EAD">
        <w:t xml:space="preserve"> cancer genes have been associated with the emergence of metazoans </w:t>
      </w:r>
      <w:r w:rsidR="00E17EAD" w:rsidRPr="00E17EAD">
        <w:fldChar w:fldCharType="begin" w:fldLock="1"/>
      </w:r>
      <w:r w:rsidR="00120ECE">
        <w:instrText>ADDIN CSL_CITATION { "citationItems" : [ { "id" : "ITEM-1", "itemData" : { "DOI" : "10.1186/1741-7007-8-66", "ISSN" : "1741-7007", "PMID" : "20492640", "abstract" : "BACKGROUND: Phylostratigraphy is a method used to correlate the evolutionary origin of founder genes (that is, functional founder protein domains) of gene families with particular macroevolutionary transitions. It is based on a model of genome evolution that suggests that the origin of complex phenotypic innovations will be accompanied by the emergence of such founder genes, the descendants of which can still be traced in extant organisms. The origin of multicellularity can be considered to be a macroevolutionary transition, for which new gene functions would have been required. Cancer should be tightly connected to multicellular life since it can be viewed as a malfunction of interaction between cells in a multicellular organism. A phylostratigraphic tracking of the origin of cancer genes should, therefore, also provide insights into the origin of multicellularity.\n\nRESULTS: We find two strong peaks of the emergence of cancer related protein domains, one at the time of the origin of the first cell and the other around the time of the evolution of the multicellular metazoan organisms. These peaks correlate with two major classes of cancer genes, the 'caretakers', which are involved in general functions that support genome stability and the 'gatekeepers', which are involved in cellular signalling and growth processes. Interestingly, this phylogenetic succession mirrors the ontogenetic succession of tumour progression, where mutations in caretakers are thought to precede mutations in gatekeepers.\n\nCONCLUSIONS: A link between multicellularity and formation of cancer has often been predicted. However, this has not so far been explicitly tested. Although we find that a significant number of protein domains involved in cancer predate the origin of multicellularity, the second peak of cancer protein domain emergence is, indeed, connected to a phylogenetic level where multicellular animals have emerged. The fact that we can find a strong and consistent signal for this second peak in the phylostratigraphic map implies that a complex multi-level selection process has driven the transition to multicellularity.", "author" : [ { "dropping-particle" : "", "family" : "Domazet-Loso", "given" : "Tomislav", "non-dropping-particle" : "", "parse-names" : false, "suffix" : "" }, { "dropping-particle" : "", "family" : "Tautz", "given" : "Diethard", "non-dropping-particle" : "", "parse-names" : false, "suffix" : "" } ], "container-title" : "BMC biology", "id" : "ITEM-1", "issued" : { "date-parts" : [ [ "2010", "1" ] ] }, "page" : "66", "title" : "Phylostratigraphic tracking of cancer genes suggests a link to the emergence of multicellularity in metazoa.", "type" : "article-journal", "volume" : "8" }, "uris" : [ "http://www.mendeley.com/documents/?uuid=db09ceb2-fd6e-49d3-8be4-0ba4d9d55c71" ] } ], "mendeley" : { "formattedCitation" : "(Domazet-Loso &amp; Tautz, 2010)", "plainTextFormattedCitation" : "(Domazet-Loso &amp; Tautz, 2010)", "previouslyFormattedCitation" : "(Domazet-Loso &amp; Tautz, 2010)" }, "properties" : { "noteIndex" : 0 }, "schema" : "https://github.com/citation-style-language/schema/raw/master/csl-citation.json" }</w:instrText>
      </w:r>
      <w:r w:rsidR="00E17EAD" w:rsidRPr="00E17EAD">
        <w:fldChar w:fldCharType="separate"/>
      </w:r>
      <w:r w:rsidR="00AE5A0C" w:rsidRPr="00AE5A0C">
        <w:rPr>
          <w:noProof/>
        </w:rPr>
        <w:t>(Domazet-Loso &amp; Tautz, 2010)</w:t>
      </w:r>
      <w:r w:rsidR="00E17EAD" w:rsidRPr="00E17EAD">
        <w:fldChar w:fldCharType="end"/>
      </w:r>
      <w:r w:rsidR="00E17EAD" w:rsidRPr="00E17EAD">
        <w:t xml:space="preserve"> and many of </w:t>
      </w:r>
      <w:r>
        <w:t xml:space="preserve">the </w:t>
      </w:r>
      <w:r w:rsidR="00E17EAD" w:rsidRPr="00E17EAD">
        <w:t xml:space="preserve">hallmarks </w:t>
      </w:r>
      <w:r>
        <w:t xml:space="preserve">of cancer </w:t>
      </w:r>
      <w:r w:rsidR="00E17EAD" w:rsidRPr="00E17EAD">
        <w:t xml:space="preserve">are the basis for a </w:t>
      </w:r>
      <w:r w:rsidR="006A785F">
        <w:t>unicellular</w:t>
      </w:r>
      <w:r w:rsidR="00E17EAD" w:rsidRPr="00E17EAD">
        <w:t xml:space="preserve"> state </w:t>
      </w:r>
      <w:r w:rsidR="00E17EAD" w:rsidRPr="00E17EAD">
        <w:fldChar w:fldCharType="begin" w:fldLock="1"/>
      </w:r>
      <w:r w:rsidR="00120ECE">
        <w:instrText>ADDIN CSL_CITATION { "citationItems" : [ { "id" : "ITEM-1", "itemData" : { "DOI" : "10.1016/j.cell.2011.02.013", "ISSN" : "1097-4172", "PMID" : "21376230", "abstract" : "The hallmarks of cancer comprise six biological capabilities acquired during the multistep development of human tumors. The hallmarks constitute an organizing principle for rationalizing the complexities of neoplastic disease. They include sustaining proliferative signaling, evading growth suppressors, resisting cell death, enabling replicative immortality, inducing angiogenesis, and activating invasion and metastasis. Underlying these hallmarks are genome instability, which generates the genetic diversity that expedites their acquisition, and inflammation, which fosters multiple hallmark functions. Conceptual progress in the last decade has added two emerging hallmarks of potential generality to this list-reprogramming of energy metabolism and evading immune destruction. In addition to cancer cells, tumors exhibit another dimension of complexity: they contain a repertoire of recruited, ostensibly normal cells that contribute to the acquisition of hallmark traits by creating the \"tumor microenvironment.\" Recognition of the widespread applicability of these concepts will increasingly affect the development of new means to treat human cancer.", "author" : [ { "dropping-particle" : "", "family" : "Hanahan", "given" : "Douglas", "non-dropping-particle" : "", "parse-names" : false, "suffix" : "" }, { "dropping-particle" : "", "family" : "Weinberg", "given" : "Robert A.", "non-dropping-particle" : "", "parse-names" : false, "suffix" : "" } ], "container-title" : "Cell", "id" : "ITEM-1", "issue" : "5", "issued" : { "date-parts" : [ [ "2011", "3", "4" ] ] }, "page" : "646-74", "publisher" : "Elsevier Inc.", "title" : "Hallmarks of cancer: the next generation.", "type" : "article-journal", "volume" : "144" }, "uris" : [ "http://www.mendeley.com/documents/?uuid=597c12c9-fb14-43ab-b2d1-67802330cece" ] } ], "mendeley" : { "formattedCitation" : "(Hanahan &amp; Weinberg, 2011)", "plainTextFormattedCitation" : "(Hanahan &amp; Weinberg, 2011)", "previouslyFormattedCitation" : "(Hanahan &amp; Weinberg, 2011)" }, "properties" : { "noteIndex" : 0 }, "schema" : "https://github.com/citation-style-language/schema/raw/master/csl-citation.json" }</w:instrText>
      </w:r>
      <w:r w:rsidR="00E17EAD" w:rsidRPr="00E17EAD">
        <w:fldChar w:fldCharType="separate"/>
      </w:r>
      <w:r w:rsidR="00AE5A0C" w:rsidRPr="00AE5A0C">
        <w:rPr>
          <w:noProof/>
        </w:rPr>
        <w:t>(Hanahan &amp; Weinberg, 2011)</w:t>
      </w:r>
      <w:r w:rsidR="00E17EAD" w:rsidRPr="00E17EAD">
        <w:fldChar w:fldCharType="end"/>
      </w:r>
      <w:r w:rsidR="00E17EAD" w:rsidRPr="00E17EAD">
        <w:t xml:space="preserve">. </w:t>
      </w:r>
      <w:r>
        <w:t xml:space="preserve">Our results further these observations by suggesting that </w:t>
      </w:r>
      <w:r w:rsidR="006D7128">
        <w:rPr>
          <w:rFonts w:cs="Times New Roman"/>
        </w:rPr>
        <w:t>tumour</w:t>
      </w:r>
      <w:r w:rsidR="006D7128" w:rsidRPr="00E254B1">
        <w:rPr>
          <w:rFonts w:cs="Times New Roman"/>
        </w:rPr>
        <w:t xml:space="preserve"> cells are employing mechanisms </w:t>
      </w:r>
      <w:r>
        <w:rPr>
          <w:rFonts w:cs="Times New Roman"/>
        </w:rPr>
        <w:t xml:space="preserve">of </w:t>
      </w:r>
      <w:r w:rsidR="006D7128">
        <w:rPr>
          <w:rFonts w:cs="Times New Roman"/>
        </w:rPr>
        <w:t xml:space="preserve">ancient </w:t>
      </w:r>
      <w:r>
        <w:rPr>
          <w:rFonts w:cs="Times New Roman"/>
        </w:rPr>
        <w:t xml:space="preserve">unicellular </w:t>
      </w:r>
      <w:r w:rsidR="006D7128">
        <w:rPr>
          <w:rFonts w:cs="Times New Roman"/>
        </w:rPr>
        <w:t>organisms</w:t>
      </w:r>
      <w:r w:rsidR="006D7128" w:rsidRPr="00E254B1">
        <w:rPr>
          <w:rFonts w:cs="Times New Roman"/>
        </w:rPr>
        <w:t xml:space="preserve">, </w:t>
      </w:r>
      <w:r>
        <w:rPr>
          <w:rFonts w:cs="Times New Roman"/>
        </w:rPr>
        <w:t>and are switching</w:t>
      </w:r>
      <w:r w:rsidR="006D7128">
        <w:rPr>
          <w:rFonts w:cs="Times New Roman"/>
        </w:rPr>
        <w:t xml:space="preserve"> off</w:t>
      </w:r>
      <w:r w:rsidR="006D7128" w:rsidRPr="00E254B1">
        <w:rPr>
          <w:rFonts w:cs="Times New Roman"/>
        </w:rPr>
        <w:t xml:space="preserve"> </w:t>
      </w:r>
      <w:r>
        <w:rPr>
          <w:rFonts w:cs="Times New Roman"/>
        </w:rPr>
        <w:t>genes associated with a multicellular state.</w:t>
      </w:r>
      <w:r w:rsidR="006D7128" w:rsidRPr="00E254B1">
        <w:rPr>
          <w:rFonts w:cs="Times New Roman"/>
        </w:rPr>
        <w:t xml:space="preserve"> </w:t>
      </w:r>
    </w:p>
    <w:p w14:paraId="14457B46" w14:textId="2B33DB08" w:rsidR="00DF49B3" w:rsidRDefault="00190FA1" w:rsidP="00AD649A">
      <w:pPr>
        <w:pStyle w:val="Heading3"/>
        <w:spacing w:line="360" w:lineRule="auto"/>
        <w:jc w:val="both"/>
      </w:pPr>
      <w:bookmarkStart w:id="188" w:name="_Toc404262911"/>
      <w:r>
        <w:t>2.3</w:t>
      </w:r>
      <w:r w:rsidR="00DF49B3" w:rsidRPr="00DF49B3">
        <w:t xml:space="preserve"> </w:t>
      </w:r>
      <w:r w:rsidR="00DF49B3">
        <w:t>Multiple confounders led to the lack of strong and clear signals from HNSC and KIRC samples</w:t>
      </w:r>
      <w:bookmarkEnd w:id="188"/>
      <w:r w:rsidR="00DF49B3">
        <w:t xml:space="preserve">  </w:t>
      </w:r>
    </w:p>
    <w:p w14:paraId="2D98C913" w14:textId="4896DEB5" w:rsidR="00DF49B3" w:rsidRDefault="00190FA1" w:rsidP="00AD649A">
      <w:pPr>
        <w:spacing w:line="360" w:lineRule="auto"/>
        <w:jc w:val="both"/>
      </w:pPr>
      <w:r>
        <w:t>Unlike the lower TAI found in LUAD, BRCA and HNSC tumour samples</w:t>
      </w:r>
      <w:r w:rsidR="00DF49B3">
        <w:t xml:space="preserve"> and the distribution of tumour-normal expression difference in the phylostrata</w:t>
      </w:r>
      <w:r>
        <w:t>, normal KIRC samples were found to have an older transcriptome than their tumour counterparts</w:t>
      </w:r>
      <w:r w:rsidR="00DF49B3">
        <w:t xml:space="preserve"> and ancient genes were found to be upregulated. </w:t>
      </w:r>
    </w:p>
    <w:p w14:paraId="06DEFDC6" w14:textId="22D04D09" w:rsidR="00DF49B3" w:rsidRDefault="00190FA1" w:rsidP="00AD649A">
      <w:pPr>
        <w:spacing w:line="360" w:lineRule="auto"/>
        <w:jc w:val="both"/>
        <w:rPr>
          <w:rFonts w:cs="Times New Roman"/>
        </w:rPr>
      </w:pPr>
      <w:r>
        <w:rPr>
          <w:rFonts w:cs="Times New Roman"/>
        </w:rPr>
        <w:lastRenderedPageBreak/>
        <w:t>We suspect that low sample purity was acting as a major confounder</w:t>
      </w:r>
      <w:r w:rsidR="00DF49B3">
        <w:rPr>
          <w:rFonts w:cs="Times New Roman"/>
        </w:rPr>
        <w:t xml:space="preserve"> </w:t>
      </w:r>
      <w:r w:rsidR="00DF49B3">
        <w:t>that dissipated any strong biological signal that could have arisen from the data</w:t>
      </w:r>
      <w:r>
        <w:rPr>
          <w:rFonts w:cs="Times New Roman"/>
        </w:rPr>
        <w:t xml:space="preserve">. Somatic copy number alteration studies revealed that the sample purity of the tumour KIRC samples was only 54±14%, where stromal or endothelial contaminations, and tumour heterogeneity are thought to be the culprit </w:t>
      </w:r>
      <w:r>
        <w:rPr>
          <w:rFonts w:cs="Times New Roman"/>
        </w:rPr>
        <w:fldChar w:fldCharType="begin" w:fldLock="1"/>
      </w:r>
      <w:r w:rsidR="00120ECE">
        <w:rPr>
          <w:rFonts w:cs="Times New Roman"/>
        </w:rPr>
        <w:instrText>ADDIN CSL_CITATION { "citationItems" : [ { "id" : "ITEM-1", "itemData" : { "DOI" : "10.1038/nature12222", "ISSN" : "1476-4687", "PMID" : "23792563", "abstract" : "Genetic changes underlying clear cell renal cell carcinoma (ccRCC) include alterations in genes controlling cellular 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 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"author" : [ { "dropping-particle" : "", "family" : "The Cancer Genome Atlas Research Network", "given" : "", "non-dropping-particle" : "", "parse-names" : false, "suffix" : "" } ], "container-title" : "Nature", "id" : "ITEM-1", "issue" : "7456", "issued" : { "date-parts" : [ [ "2013", "7", "4" ] ] }, "page" : "43-9", "title" : "Comprehensive molecular characterization of clear cell renal cell carcinoma.", "type" : "article-journal", "volume" : "499" }, "uris" : [ "http://www.mendeley.com/documents/?uuid=37ddf3a2-9f0d-469e-8f7c-6d71610b293a" ] }, { "id" : "ITEM-2", "itemData" : { "author" : [ { "dropping-particle" : "", "family" : "Gerlinger", "given" : "Marco", "non-dropping-particle" : "", "parse-names" : false, "suffix" : "" }, { "dropping-particle" : "", "family" : "Rowan", "given" : "Andrew J.", "non-dropping-particle" : "", "parse-names" : false, "suffix" : "" }, { "dropping-particle" : "", "family" : "Horswell", "given" : "Stuart", "non-dropping-particle" : "", "parse-names" : false, "suffix" : "" }, { "dropping-particle" : "", "family" : "Larkin", "given" : "James", "non-dropping-particle" : "", "parse-names" : false, "suffix" : "" }, { "dropping-particle" : "", "family" : "Endesfelder", "given" : "David", "non-dropping-particle" : "", "parse-names" : false, "suffix" : "" }, { "dropping-particle" : "", "family" : "Math", "given" : "Dip", "non-dropping-particle" : "", "parse-names" : false, "suffix" : "" }, { "dropping-particle" : "", "family" : "Gronroos", "given" : "Eva", "non-dropping-particle" : "", "parse-names" : false, "suffix" : "" }, { "dropping-particle" : "", "family" : "Ph", "given" : "D", "non-dropping-particle" : "", "parse-names" : false, "suffix" : "" }, { "dropping-particle" : "", "family" : "Martinez", "given" : "Pierre", "non-dropping-particle" : "", "parse-names" : false, "suffix" : "" }, { "dropping-particle" : "", "family" : "Matthews", "given" : "Nicholas", "non-dropping-particle" : "", "parse-names" : false, "suffix" : "" }, { "dropping-particle" : "", "family" : "Sc", "given" : "B", "non-dropping-particle" : "", "parse-names" : false, "suffix" : "" }, { "dropping-particle" : "", "family" : "Stewart", "given" : "Aengus", "non-dropping-particle" : "", "parse-names" : false, "suffix" : "" }, { "dropping-particle" : "", "family" : "Sc", "given" : "M", "non-dropping-particle" : "", "parse-names" : false, "suffix" : "" }, { "dropping-particle" : "", "family" : "Tarpey", "given" : "Patrick", "non-dropping-particle" : "", "parse-names" : false, "suffix" : "" }, { "dropping-particle" : "", "family" : "Varela", "given" : "Ignacio", "non-dropping-particle" : "", "parse-names" : false, "suffix" : "" }, { "dropping-particle" : "", "family" : "Phillimore", "given" : "Benjamin", "non-dropping-particle" : "", "parse-names" : false, "suffix" : "" }, { "dropping-particle" : "", "family" : "Begum", "given" : "Sharmin", "non-dropping-particle" : "", "parse-names" : false, "suffix" : "" }, { "dropping-particle" : "", "family" : "Mcdonald", "given" : "Neil Q", "non-dropping-particle" : "", "parse-names" : false, "suffix" : "" }, { "dropping-particle" : "", "family" : "Butler", "given" : "Adam", "non-dropping-particle" : "", "parse-names" : false, "suffix" : "" }, { "dropping-particle" : "", "family" : "Jones", "given" : "David", "non-dropping-particle" : "", "parse-names" : false, "suffix" : "" }, { "dropping-particle" : "", "family" : "Raine", "given" : "Keiran", "non-dropping-particle" : "", "parse-names" : false, "suffix" : "" }, { "dropping-particle" : "", "family" : "Latimer", "given" : "Calli", "non-dropping-particle" : "", "parse-names" : false, "suffix" : "" }, { "dropping-particle" : "", "family" : "Santos", "given" : "Claudio R", "non-dropping-particle" : "", "parse-names" : false, "suffix" : "" }, { "dropping-particle" : "", "family" : "Nohadani", "given" : "Mahrokh", "non-dropping-particle" : "", "parse-names" : false, "suffix" : "" }, { "dropping-particle" : "", "family" : "Eklund", "given" : "Aron C", "non-dropping-particle" : "", "parse-names" : false, "suffix" : "" }, { "dropping-particle" : "", "family" : "Spencer-dene", "given" : "Bradley", "non-dropping-particle" : "", "parse-names" : false, "suffix" : "" }, { "dropping-particle" : "", "family" : "Clark", "given" : "Graham", "non-dropping-particle" : "", "parse-names" : false, "suffix" : "" }, { "dropping-particle" : "", "family" : "Pickering", "given" : "Lisa", "non-dropping-particle" : "", "parse-names" : false, "suffix" : "" }, { "dropping-particle" : "", "family" : "Stamp", "given" : "Gordon", "non-dropping-particle" : "", "parse-names" : false, "suffix" : "" }, { "dropping-particle" : "", "family" : "Gore", "given" : "Martin", "non-dropping-particle" : "", "parse-names" : false, "suffix" : "" }, { "dropping-particle" : "", "family" : "Szallasi", "given" : "Zoltan", "non-dropping-particle" : "", "parse-names" : false, "suffix" : "" }, { "dropping-particle" : "", "family" : "Downward", "given" : "Julian", "non-dropping-particle" : "", "parse-names" : false, "suffix" : "" }, { "dropping-particle" : "", "family" : "Futreal", "given" : "P Andrew", "non-dropping-particle" : "", "parse-names" : false, "suffix" : "" }, { "dropping-particle" : "", "family" : "Swanton", "given" : "Charles", "non-dropping-particle" : "", "parse-names" : false, "suffix" : "" } ], "container-title" : "The New England Jounral of Medicine", "id" : "ITEM-2", "issue" : "10", "issued" : { "date-parts" : [ [ "2012" ] ] }, "page" : "883-892", "title" : "Intratumor Heterogeneity and Branched Evolution Revealed by Multiregion Sequencing", "type" : "article-journal", "volume" : "366" }, "uris" : [ "http://www.mendeley.com/documents/?uuid=412b6d71-ddb0-4ebf-bca9-7e791dba0806" ] } ], "mendeley" : { "formattedCitation" : "(Gerlinger et al., 2012; The Cancer Genome Atlas Research Network, 2013)", "plainTextFormattedCitation" : "(Gerlinger et al., 2012; The Cancer Genome Atlas Research Network, 2013)", "previouslyFormattedCitation" : "(Gerlinger et al., 2012; The Cancer Genome Atlas Research Network, 2013)" }, "properties" : { "noteIndex" : 0 }, "schema" : "https://github.com/citation-style-language/schema/raw/master/csl-citation.json" }</w:instrText>
      </w:r>
      <w:r>
        <w:rPr>
          <w:rFonts w:cs="Times New Roman"/>
        </w:rPr>
        <w:fldChar w:fldCharType="separate"/>
      </w:r>
      <w:r w:rsidR="00AE5A0C" w:rsidRPr="00AE5A0C">
        <w:rPr>
          <w:rFonts w:cs="Times New Roman"/>
          <w:noProof/>
        </w:rPr>
        <w:t>(Gerlinger et al., 2012; The Cancer Genome Atlas Research Network, 2013)</w:t>
      </w:r>
      <w:r>
        <w:rPr>
          <w:rFonts w:cs="Times New Roman"/>
        </w:rPr>
        <w:fldChar w:fldCharType="end"/>
      </w:r>
      <w:r>
        <w:t xml:space="preserve">. </w:t>
      </w:r>
      <w:r>
        <w:rPr>
          <w:rFonts w:cs="Times New Roman"/>
        </w:rPr>
        <w:t>Considering the high correlation between the TAI and tumour sample purity (</w:t>
      </w:r>
      <w:r>
        <w:rPr>
          <w:rFonts w:cs="Times New Roman"/>
        </w:rPr>
        <w:fldChar w:fldCharType="begin"/>
      </w:r>
      <w:r>
        <w:rPr>
          <w:rFonts w:cs="Times New Roman"/>
        </w:rPr>
        <w:instrText xml:space="preserve"> REF _Ref399923335 \h  \* MERGEFORMAT </w:instrText>
      </w:r>
      <w:r>
        <w:rPr>
          <w:rFonts w:cs="Times New Roman"/>
        </w:rPr>
      </w:r>
      <w:r>
        <w:rPr>
          <w:rFonts w:cs="Times New Roman"/>
        </w:rPr>
        <w:fldChar w:fldCharType="separate"/>
      </w:r>
      <w:r w:rsidR="00F85D63" w:rsidRPr="00F85D63">
        <w:rPr>
          <w:b/>
          <w:i/>
        </w:rPr>
        <w:t xml:space="preserve">Figure </w:t>
      </w:r>
      <w:r w:rsidR="00F85D63">
        <w:rPr>
          <w:b/>
          <w:i/>
          <w:noProof/>
        </w:rPr>
        <w:t>8</w:t>
      </w:r>
      <w:r>
        <w:rPr>
          <w:rFonts w:cs="Times New Roman"/>
        </w:rPr>
        <w:fldChar w:fldCharType="end"/>
      </w:r>
      <w:r>
        <w:rPr>
          <w:rFonts w:cs="Times New Roman"/>
        </w:rPr>
        <w:t xml:space="preserve">), the results obtained with the KIRC samples cannot be faithfully attributed to tumour and normal sample differences. </w:t>
      </w:r>
      <w:r w:rsidR="00DF49B3">
        <w:t>However, we cannot rule out that the aetiology of KIRC samples does not involve the activation of ancient mechanisms of survival.</w:t>
      </w:r>
    </w:p>
    <w:p w14:paraId="686621A9" w14:textId="1A6F2668" w:rsidR="002E12FC" w:rsidRDefault="00FA7B50" w:rsidP="00AD649A">
      <w:pPr>
        <w:spacing w:line="360" w:lineRule="auto"/>
        <w:jc w:val="both"/>
      </w:pPr>
      <w:r>
        <w:t>Unlike in the system-level analysis where the HNSC samples had mimicked the results obtained with LUAD and BRCA</w:t>
      </w:r>
      <w:r w:rsidR="00DF49B3">
        <w:t xml:space="preserve"> (</w:t>
      </w:r>
      <w:r w:rsidR="00AD649A">
        <w:t>Results s</w:t>
      </w:r>
      <w:r w:rsidR="00DF49B3">
        <w:t>ections 2-2.2.1)</w:t>
      </w:r>
      <w:r w:rsidR="002B2628">
        <w:t>, there were</w:t>
      </w:r>
      <w:r>
        <w:t xml:space="preserve"> overall less differences between tumour</w:t>
      </w:r>
      <w:r w:rsidR="00DF49B3">
        <w:t xml:space="preserve"> and normal samples in the gene-</w:t>
      </w:r>
      <w:r>
        <w:t>level analyses</w:t>
      </w:r>
      <w:r w:rsidR="00DF49B3">
        <w:t xml:space="preserve"> (2.2.2)</w:t>
      </w:r>
      <w:r>
        <w:t>. T</w:t>
      </w:r>
      <w:r w:rsidR="002E12FC">
        <w:t xml:space="preserve">he </w:t>
      </w:r>
      <w:r>
        <w:t xml:space="preserve">previously discussed </w:t>
      </w:r>
      <w:r w:rsidR="002E12FC">
        <w:t xml:space="preserve">high heterogeneity of the </w:t>
      </w:r>
      <w:r>
        <w:t>tumour and normal samples could have avoided the detection of significant differences. Nevertheless, we cannot exclude the presence of a limited subset of genes with large changes in expression levels that were mainly responsible for the changes of the TAI and expression differences</w:t>
      </w:r>
      <w:r w:rsidR="00AD649A">
        <w:t xml:space="preserve"> of the phylostrata</w:t>
      </w:r>
      <w:r>
        <w:t>, but whose effect was not detected when using non-parametric approaches.</w:t>
      </w:r>
    </w:p>
    <w:p w14:paraId="225138E6" w14:textId="425E4A55" w:rsidR="00FA7B50" w:rsidRDefault="00FA7B50" w:rsidP="00AD649A">
      <w:pPr>
        <w:pStyle w:val="Heading3"/>
        <w:spacing w:line="360" w:lineRule="auto"/>
      </w:pPr>
      <w:bookmarkStart w:id="189" w:name="_Toc404262912"/>
      <w:r>
        <w:t>2.</w:t>
      </w:r>
      <w:r w:rsidR="00D24FDF">
        <w:t>4</w:t>
      </w:r>
      <w:r>
        <w:t xml:space="preserve"> A core set of DEG detected in the four cancer types is enriched with pre-multicellularity genes</w:t>
      </w:r>
      <w:bookmarkEnd w:id="189"/>
    </w:p>
    <w:p w14:paraId="21009936" w14:textId="521A6418" w:rsidR="0077415F" w:rsidRDefault="00E02187" w:rsidP="00AD649A">
      <w:pPr>
        <w:spacing w:line="360" w:lineRule="auto"/>
        <w:jc w:val="both"/>
      </w:pPr>
      <w:r>
        <w:t xml:space="preserve">We found that an </w:t>
      </w:r>
      <w:r>
        <w:rPr>
          <w:rFonts w:cs="Times New Roman"/>
        </w:rPr>
        <w:t xml:space="preserve">overlapping set of 2815 genes that were differentially expressed in the four cancer types </w:t>
      </w:r>
      <w:r>
        <w:t xml:space="preserve">was </w:t>
      </w:r>
      <w:r w:rsidR="00FF572E">
        <w:t xml:space="preserve">more </w:t>
      </w:r>
      <w:r>
        <w:t>enriched with pre-multicellularity genes</w:t>
      </w:r>
      <w:r w:rsidR="00FF572E">
        <w:t xml:space="preserve"> than the DEG that were not part of this set. This </w:t>
      </w:r>
      <w:r w:rsidR="00C7439A">
        <w:t xml:space="preserve">core set of genes </w:t>
      </w:r>
      <w:r w:rsidR="00DF49B3">
        <w:t>can be preliminarily interpreted as a</w:t>
      </w:r>
      <w:r>
        <w:t xml:space="preserve"> ubiquitous set </w:t>
      </w:r>
      <w:r w:rsidR="00C7439A">
        <w:t xml:space="preserve">responsible for the general biological features associated with a cancerous state, and the rest of the DEG are those involved with </w:t>
      </w:r>
      <w:r>
        <w:t>tissue-</w:t>
      </w:r>
      <w:r w:rsidR="00C7439A">
        <w:t xml:space="preserve">specific features of the tumour. </w:t>
      </w:r>
      <w:r w:rsidR="00FF572E">
        <w:t>Further work would provide a</w:t>
      </w:r>
      <w:r>
        <w:t>dditional</w:t>
      </w:r>
      <w:r w:rsidR="00FF572E">
        <w:t xml:space="preserve"> clarification of this point, but an association between possibly basal or key genes in cancer and unicellularity functions can be preliminarily suggested.</w:t>
      </w:r>
    </w:p>
    <w:p w14:paraId="2F02754D" w14:textId="4F8B2860" w:rsidR="00E02187" w:rsidRDefault="003A2701" w:rsidP="00AD649A">
      <w:pPr>
        <w:pStyle w:val="Heading2"/>
        <w:numPr>
          <w:ilvl w:val="0"/>
          <w:numId w:val="21"/>
        </w:numPr>
        <w:spacing w:line="360" w:lineRule="auto"/>
      </w:pPr>
      <w:bookmarkStart w:id="190" w:name="_Toc404262913"/>
      <w:r>
        <w:t>Ancient functions are upregulated in tumours</w:t>
      </w:r>
      <w:bookmarkEnd w:id="190"/>
    </w:p>
    <w:p w14:paraId="1162C6C7" w14:textId="3EE4D375" w:rsidR="0047096D" w:rsidRDefault="0047096D" w:rsidP="00AD649A">
      <w:pPr>
        <w:pStyle w:val="Heading3"/>
        <w:spacing w:line="360" w:lineRule="auto"/>
      </w:pPr>
      <w:bookmarkStart w:id="191" w:name="_Toc404262914"/>
      <w:r>
        <w:t xml:space="preserve">3.1 </w:t>
      </w:r>
      <w:r w:rsidR="00365F07">
        <w:t>The age of the GO terms parallels widespread evolutionary innovations</w:t>
      </w:r>
      <w:bookmarkEnd w:id="191"/>
    </w:p>
    <w:p w14:paraId="18BC7FB8" w14:textId="0D33847E" w:rsidR="00710B34" w:rsidRDefault="00365F07" w:rsidP="00AD649A">
      <w:pPr>
        <w:spacing w:line="360" w:lineRule="auto"/>
        <w:jc w:val="both"/>
      </w:pPr>
      <w:r>
        <w:t xml:space="preserve">Dating of the GO </w:t>
      </w:r>
      <w:r w:rsidR="00710B34">
        <w:t>terms revealed an uneven distribution of the number of GO-terms assigned to each phylostrata. The large number of functional innovations in phylostrata 1 to 3</w:t>
      </w:r>
      <w:r w:rsidR="003F3FD7">
        <w:t xml:space="preserve"> and 6, 8, 12 and 13</w:t>
      </w:r>
      <w:r w:rsidR="00710B34">
        <w:t xml:space="preserve"> </w:t>
      </w:r>
      <w:r w:rsidR="003F3FD7">
        <w:t>reflect</w:t>
      </w:r>
      <w:r w:rsidR="00710B34">
        <w:t xml:space="preserve"> the large evolutionary steps given at these stage</w:t>
      </w:r>
      <w:r w:rsidR="002B2628">
        <w:t>s</w:t>
      </w:r>
      <w:r w:rsidR="00710B34">
        <w:t xml:space="preserve">: the emergence and radiation of cellular and </w:t>
      </w:r>
      <w:r w:rsidR="003F3FD7">
        <w:t xml:space="preserve">eukaryotic life, the emergence of bilateral symmetry, bones and nourishing via a placenta. </w:t>
      </w:r>
      <w:r w:rsidR="0036107D">
        <w:t xml:space="preserve">Phylostratum 4, </w:t>
      </w:r>
      <w:r w:rsidR="00710B34">
        <w:t>5</w:t>
      </w:r>
      <w:r w:rsidR="0036107D">
        <w:t>, 7, 10 and 11</w:t>
      </w:r>
      <w:r w:rsidR="00710B34">
        <w:t xml:space="preserve"> had a very low number of GO terms, probably due to limited annotation </w:t>
      </w:r>
      <w:r w:rsidR="0036107D">
        <w:t>of species of these phylostrata</w:t>
      </w:r>
      <w:r w:rsidR="00710B34">
        <w:t>. Although the reference species used for phylostrata 14 and 15 are considerably well-studied (</w:t>
      </w:r>
      <w:r w:rsidR="00710B34" w:rsidRPr="00D22073">
        <w:rPr>
          <w:i/>
        </w:rPr>
        <w:t>Macaca mulatta</w:t>
      </w:r>
      <w:r w:rsidR="00710B34">
        <w:t xml:space="preserve"> and </w:t>
      </w:r>
      <w:r w:rsidR="00710B34" w:rsidRPr="00D22073">
        <w:rPr>
          <w:i/>
        </w:rPr>
        <w:t>Pan troglodytes</w:t>
      </w:r>
      <w:r w:rsidR="00710B34">
        <w:t>), there are very few GO-</w:t>
      </w:r>
      <w:r w:rsidR="00710B34">
        <w:lastRenderedPageBreak/>
        <w:t>terms that emerged in these phylostrata</w:t>
      </w:r>
      <w:r w:rsidR="0036107D">
        <w:t xml:space="preserve">, probably because of </w:t>
      </w:r>
      <w:r w:rsidR="00710B34">
        <w:t>the relatedness of the species involved. Finally, the peak of GO-terms annotated to phylostratum 16 probably represent a combination of innovations in humans, as well as a more thorough annotation of human genes.</w:t>
      </w:r>
    </w:p>
    <w:p w14:paraId="127C81C0" w14:textId="77777777" w:rsidR="0047096D" w:rsidRDefault="00710B34" w:rsidP="00AD649A">
      <w:pPr>
        <w:pStyle w:val="Heading3"/>
        <w:spacing w:line="360" w:lineRule="auto"/>
      </w:pPr>
      <w:bookmarkStart w:id="192" w:name="_Toc404262915"/>
      <w:r>
        <w:t>3.2</w:t>
      </w:r>
      <w:r w:rsidR="0047096D">
        <w:t xml:space="preserve"> There is a signature set of gene functions differentially expressed in the phylostrata</w:t>
      </w:r>
      <w:bookmarkEnd w:id="192"/>
    </w:p>
    <w:p w14:paraId="4D8A564D" w14:textId="6E1CFF79" w:rsidR="0047096D" w:rsidRDefault="0036107D" w:rsidP="00AD649A">
      <w:pPr>
        <w:spacing w:line="360" w:lineRule="auto"/>
        <w:jc w:val="both"/>
      </w:pPr>
      <w:r>
        <w:t>F</w:t>
      </w:r>
      <w:r w:rsidR="0047096D">
        <w:t>unctional gene sets of unicellular phylostrata showed the greatest changes in expression between tumour and normal samples</w:t>
      </w:r>
      <w:r w:rsidR="007168E0">
        <w:t xml:space="preserve">, which were overall consistent between tumour types. Functions </w:t>
      </w:r>
      <w:r w:rsidR="0047096D">
        <w:t>related to DNA and RNA processes and metabolism, the cell cycle and protein processes being upregulated, and those involved in signalling and amino acid, ion and lipid metabolism were strongly downregulated. These results suggest that the overexpression of genes belonging</w:t>
      </w:r>
      <w:r w:rsidR="002B2628">
        <w:t xml:space="preserve"> to</w:t>
      </w:r>
      <w:r w:rsidR="0047096D">
        <w:t xml:space="preserve"> unicellular phylostrata </w:t>
      </w:r>
      <w:r w:rsidR="00710B34">
        <w:t xml:space="preserve">previously </w:t>
      </w:r>
      <w:r w:rsidR="0047096D">
        <w:t>found (</w:t>
      </w:r>
      <w:r w:rsidR="0047096D">
        <w:fldChar w:fldCharType="begin"/>
      </w:r>
      <w:r w:rsidR="0047096D">
        <w:instrText xml:space="preserve"> REF _Ref400051149 \h  \* MERGEFORMAT </w:instrText>
      </w:r>
      <w:r w:rsidR="0047096D">
        <w:fldChar w:fldCharType="separate"/>
      </w:r>
      <w:r w:rsidR="00F85D63" w:rsidRPr="00F85D63">
        <w:rPr>
          <w:b/>
        </w:rPr>
        <w:t xml:space="preserve">Figure </w:t>
      </w:r>
      <w:r w:rsidR="00F85D63" w:rsidRPr="00F85D63">
        <w:rPr>
          <w:b/>
          <w:noProof/>
        </w:rPr>
        <w:t>10</w:t>
      </w:r>
      <w:r w:rsidR="0047096D">
        <w:fldChar w:fldCharType="end"/>
      </w:r>
      <w:r w:rsidR="0047096D">
        <w:t xml:space="preserve">, </w:t>
      </w:r>
      <w:r w:rsidR="0047096D">
        <w:fldChar w:fldCharType="begin"/>
      </w:r>
      <w:r w:rsidR="0047096D">
        <w:instrText xml:space="preserve"> REF _Ref400381416 \h  \* MERGEFORMAT </w:instrText>
      </w:r>
      <w:r w:rsidR="0047096D">
        <w:fldChar w:fldCharType="separate"/>
      </w:r>
      <w:r w:rsidR="00F85D63" w:rsidRPr="00F85D63">
        <w:rPr>
          <w:b/>
          <w:i/>
        </w:rPr>
        <w:t xml:space="preserve">Table </w:t>
      </w:r>
      <w:r w:rsidR="00F85D63">
        <w:rPr>
          <w:b/>
          <w:i/>
          <w:noProof/>
        </w:rPr>
        <w:t>V</w:t>
      </w:r>
      <w:r w:rsidR="0047096D">
        <w:fldChar w:fldCharType="end"/>
      </w:r>
      <w:r w:rsidR="0047096D">
        <w:t xml:space="preserve">, </w:t>
      </w:r>
      <w:r w:rsidR="0047096D">
        <w:fldChar w:fldCharType="begin"/>
      </w:r>
      <w:r w:rsidR="0047096D">
        <w:instrText xml:space="preserve"> REF _Ref400383586 \h  \* MERGEFORMAT </w:instrText>
      </w:r>
      <w:r w:rsidR="0047096D">
        <w:fldChar w:fldCharType="separate"/>
      </w:r>
      <w:r w:rsidR="00F85D63" w:rsidRPr="00F85D63">
        <w:rPr>
          <w:b/>
          <w:i/>
        </w:rPr>
        <w:t xml:space="preserve">Table </w:t>
      </w:r>
      <w:r w:rsidR="00F85D63">
        <w:rPr>
          <w:b/>
          <w:i/>
          <w:noProof/>
        </w:rPr>
        <w:t>VI</w:t>
      </w:r>
      <w:r w:rsidR="0047096D">
        <w:fldChar w:fldCharType="end"/>
      </w:r>
      <w:r w:rsidR="0047096D">
        <w:t xml:space="preserve">), was due to the interplay between the aforementioned functions. </w:t>
      </w:r>
    </w:p>
    <w:p w14:paraId="4F1DA09D" w14:textId="1514287D" w:rsidR="0047096D" w:rsidRDefault="0047096D" w:rsidP="00AD649A">
      <w:pPr>
        <w:spacing w:line="360" w:lineRule="auto"/>
        <w:jc w:val="both"/>
      </w:pPr>
      <w:r>
        <w:t xml:space="preserve">On the other hand, gene sets involved in defence and cell adhesion, communication and differentiation showed differential expression in genes emerged in early metazoan genes. This result is in agreement with the emergence of multicellularity in early metazoans. </w:t>
      </w:r>
      <w:r w:rsidR="0036107D">
        <w:t>T</w:t>
      </w:r>
      <w:r>
        <w:t>he strongly upregulated functions of the immune system in phylostratum 8</w:t>
      </w:r>
      <w:r w:rsidR="0036107D">
        <w:t xml:space="preserve"> </w:t>
      </w:r>
      <w:r>
        <w:t xml:space="preserve">probably refer to the adaptive instead of the innate immune system, </w:t>
      </w:r>
      <w:r w:rsidR="00153DF2">
        <w:t>given that</w:t>
      </w:r>
      <w:r>
        <w:t xml:space="preserve"> the former date</w:t>
      </w:r>
      <w:r w:rsidR="0036107D">
        <w:t>s back to early vertebrates</w:t>
      </w:r>
      <w:r>
        <w:t xml:space="preserve"> </w:t>
      </w:r>
      <w:r w:rsidR="0036107D">
        <w:t>(</w:t>
      </w:r>
      <w:r>
        <w:t>phylostratum 8</w:t>
      </w:r>
      <w:r w:rsidR="0036107D">
        <w:t>)</w:t>
      </w:r>
      <w:r>
        <w:t xml:space="preserve">, whereas </w:t>
      </w:r>
      <w:r w:rsidR="0036107D">
        <w:t xml:space="preserve">the </w:t>
      </w:r>
      <w:r>
        <w:t xml:space="preserve">latter </w:t>
      </w:r>
      <w:r w:rsidR="0036107D">
        <w:t xml:space="preserve">dates back to </w:t>
      </w:r>
      <w:r>
        <w:t>early eukaryote</w:t>
      </w:r>
      <w:r w:rsidR="0036107D">
        <w:t>s</w:t>
      </w:r>
      <w:r>
        <w:t xml:space="preserve"> </w:t>
      </w:r>
      <w:r>
        <w:fldChar w:fldCharType="begin" w:fldLock="1"/>
      </w:r>
      <w:r w:rsidR="00120ECE">
        <w:instrText>ADDIN CSL_CITATION { "citationItems" : [ { "id" : "ITEM-1", "itemData" : { "ISBN" : "ISBN-10: 0-8153-3642-X", "author" : [ { "dropping-particle" : "", "family" : "Janeway", "given" : "C.A.", "non-dropping-particle" : "", "parse-names" : false, "suffix" : "" }, { "dropping-particle" : "", "family" : "Travers", "given" : "P.", "non-dropping-particle" : "", "parse-names" : false, "suffix" : "" }, { "dropping-particle" : "", "family" : "Walport", "given" : "M.", "non-dropping-particle" : "", "parse-names" : false, "suffix" : "" }, { "dropping-particle" : "", "family" : "Shlomchik", "given" : "M.J.", "non-dropping-particle" : "", "parse-names" : false, "suffix" : "" } ], "edition" : "5th editio", "id" : "ITEM-1", "issued" : { "date-parts" : [ [ "2001" ] ] }, "publisher" : "Garland Science", "publisher-place" : "New York", "title" : "Immunobiology", "type" : "book" }, "uris" : [ "http://www.mendeley.com/documents/?uuid=2885d6db-d907-407d-b01a-90c11047b602" ] }, { "id" : "ITEM-2", "itemData" : { "DOI" : "10.1002/jez.b", "author" : [ { "dropping-particle" : "", "family" : "Danilova", "given" : "N.", "non-dropping-particle" : "", "parse-names" : false, "suffix" : "" } ], "container-title" : "Journal of Experimental Zoology", "id" : "ITEM-2", "issued" : { "date-parts" : [ [ "2006" ] ] }, "page" : "496-520", "title" : "The Evolution of Immune Mechanisms", "type" : "article-journal", "volume" : "306B" }, "uris" : [ "http://www.mendeley.com/documents/?uuid=1e223eb8-6ba0-4ada-a4fe-91236f3110c4" ] } ], "mendeley" : { "formattedCitation" : "(Danilova, 2006; Janeway, Travers, Walport, &amp; Shlomchik, 2001)", "plainTextFormattedCitation" : "(Danilova, 2006; Janeway, Travers, Walport, &amp; Shlomchik, 2001)", "previouslyFormattedCitation" : "(Danilova, 2006; Janeway, Travers, Walport, &amp; Shlomchik, 2001)" }, "properties" : { "noteIndex" : 0 }, "schema" : "https://github.com/citation-style-language/schema/raw/master/csl-citation.json" }</w:instrText>
      </w:r>
      <w:r>
        <w:fldChar w:fldCharType="separate"/>
      </w:r>
      <w:r w:rsidR="00AE5A0C" w:rsidRPr="00AE5A0C">
        <w:rPr>
          <w:noProof/>
        </w:rPr>
        <w:t>(Danilova, 2006; Janeway, Travers, Walport, &amp; Shlomchik, 2001)</w:t>
      </w:r>
      <w:r>
        <w:fldChar w:fldCharType="end"/>
      </w:r>
      <w:r>
        <w:t>.</w:t>
      </w:r>
    </w:p>
    <w:p w14:paraId="3EA77C4E" w14:textId="68056516" w:rsidR="0047096D" w:rsidRDefault="0047096D" w:rsidP="00AD649A">
      <w:pPr>
        <w:spacing w:line="360" w:lineRule="auto"/>
        <w:jc w:val="both"/>
      </w:pPr>
      <w:r>
        <w:t xml:space="preserve">Interestingly, </w:t>
      </w:r>
      <w:r w:rsidR="003F3FD7">
        <w:t xml:space="preserve">we had previously found that genes of early </w:t>
      </w:r>
      <w:r>
        <w:t xml:space="preserve">metazoan phylostrata </w:t>
      </w:r>
      <w:r w:rsidR="003F3FD7">
        <w:t xml:space="preserve">were </w:t>
      </w:r>
      <w:r>
        <w:t xml:space="preserve">strongly downregulated, but such a strong downregulation was not observed in any particular </w:t>
      </w:r>
      <w:r w:rsidR="002B2628">
        <w:t>gene functions</w:t>
      </w:r>
      <w:r>
        <w:t>. It is possible that the accumulation of the slight downregulation of multiple gene functions accounted for the previously observed results.</w:t>
      </w:r>
    </w:p>
    <w:p w14:paraId="3A588AF0" w14:textId="77777777" w:rsidR="0047096D" w:rsidRDefault="00E2164C" w:rsidP="00AD649A">
      <w:pPr>
        <w:pStyle w:val="Heading3"/>
        <w:spacing w:line="360" w:lineRule="auto"/>
      </w:pPr>
      <w:bookmarkStart w:id="193" w:name="_Toc404262916"/>
      <w:r>
        <w:t>3.3 Ancient gene functions are upregulated in tumours</w:t>
      </w:r>
      <w:bookmarkEnd w:id="193"/>
    </w:p>
    <w:p w14:paraId="5B92A39B" w14:textId="078F635E" w:rsidR="00E2164C" w:rsidRDefault="0036107D" w:rsidP="00AD649A">
      <w:pPr>
        <w:spacing w:line="360" w:lineRule="auto"/>
        <w:jc w:val="both"/>
      </w:pPr>
      <w:r>
        <w:t>U</w:t>
      </w:r>
      <w:r w:rsidR="000D00FB">
        <w:t xml:space="preserve">pregulated functional sets in BRCA and LUAD were mostly composed of ancient functions that can be traced back to the origin of unicellularity, whereas early metazoan functions were likely to be downregulated. Mammalian functions were mostly unchanged. These results support </w:t>
      </w:r>
      <w:r w:rsidR="00A23DDA">
        <w:t xml:space="preserve">an important corollary of the atavism hypothesis: </w:t>
      </w:r>
      <w:r w:rsidR="00192D1F">
        <w:t xml:space="preserve">if cancer cells are regressing to an ancient state, then we would expect that </w:t>
      </w:r>
      <w:r w:rsidR="003F3FD7">
        <w:t xml:space="preserve">most upregulated functions would </w:t>
      </w:r>
      <w:r w:rsidR="00192D1F">
        <w:t xml:space="preserve">date back to primitive organisms. </w:t>
      </w:r>
    </w:p>
    <w:p w14:paraId="239B5424" w14:textId="7FEB09E4" w:rsidR="00AA67FA" w:rsidRDefault="007168E0" w:rsidP="00AD649A">
      <w:pPr>
        <w:spacing w:line="360" w:lineRule="auto"/>
        <w:jc w:val="both"/>
      </w:pPr>
      <w:r>
        <w:t>T</w:t>
      </w:r>
      <w:r w:rsidR="000D00FB">
        <w:t>he absence of this patt</w:t>
      </w:r>
      <w:r>
        <w:t>ern in HNSC and KIRC samples might</w:t>
      </w:r>
      <w:r w:rsidR="000D00FB">
        <w:t xml:space="preserve"> be partially due to low purity and sample heterogeneity</w:t>
      </w:r>
      <w:r>
        <w:t xml:space="preserve">, which has been found to have a large negative effect on </w:t>
      </w:r>
      <w:r w:rsidR="003F3FD7">
        <w:t>previous</w:t>
      </w:r>
      <w:r>
        <w:t xml:space="preserve"> results. I</w:t>
      </w:r>
      <w:r w:rsidR="000D00FB">
        <w:t>t is also possible that a complete process of atavism is not occurring</w:t>
      </w:r>
      <w:r w:rsidR="00E2164C">
        <w:t xml:space="preserve"> in these tumour types</w:t>
      </w:r>
      <w:r>
        <w:t>, and that the atavism is ev</w:t>
      </w:r>
      <w:r w:rsidR="0036107D">
        <w:t>idenced by the reactivation of e</w:t>
      </w:r>
      <w:r>
        <w:t xml:space="preserve">arly </w:t>
      </w:r>
      <w:r w:rsidR="0036107D">
        <w:t>m</w:t>
      </w:r>
      <w:r>
        <w:t xml:space="preserve">etazoan functions. </w:t>
      </w:r>
    </w:p>
    <w:p w14:paraId="18F7B2F6" w14:textId="77777777" w:rsidR="00E2164C" w:rsidRDefault="00E2164C" w:rsidP="00AD649A">
      <w:pPr>
        <w:pStyle w:val="Heading3"/>
        <w:spacing w:line="360" w:lineRule="auto"/>
      </w:pPr>
      <w:bookmarkStart w:id="194" w:name="_Toc404262917"/>
      <w:r>
        <w:lastRenderedPageBreak/>
        <w:t>3.4 Evidence of atavism can also be found at the functional-set level</w:t>
      </w:r>
      <w:bookmarkEnd w:id="194"/>
    </w:p>
    <w:p w14:paraId="71993E96" w14:textId="777B1DA2" w:rsidR="007942F7" w:rsidRDefault="00C626C2" w:rsidP="00AD649A">
      <w:pPr>
        <w:spacing w:line="360" w:lineRule="auto"/>
        <w:jc w:val="both"/>
      </w:pPr>
      <w:r>
        <w:t xml:space="preserve">Finally, </w:t>
      </w:r>
      <w:r w:rsidR="00B422EE">
        <w:t>we aimed to perform a descriptive analysis to identify the gene set that underwent a process of atavism. Namely, t</w:t>
      </w:r>
      <w:r>
        <w:t xml:space="preserve">he regression of cancer cells to a primitive state </w:t>
      </w:r>
      <w:r w:rsidR="00B422EE">
        <w:t xml:space="preserve">need not be limited to a phenomenon that occurs globally in the cell, but it might also occur </w:t>
      </w:r>
      <w:r>
        <w:t>within individual gene sets</w:t>
      </w:r>
      <w:r w:rsidR="00B422EE">
        <w:t xml:space="preserve">: </w:t>
      </w:r>
      <w:r>
        <w:t>the older genes of the set would be overexpressed in tumours, whereas newer genes would be downregulated.</w:t>
      </w:r>
      <w:r w:rsidR="00B422EE">
        <w:t xml:space="preserve"> </w:t>
      </w:r>
      <w:r w:rsidR="000536C4">
        <w:t xml:space="preserve">Other authors have addressed this corollary by suggesting that newly acquired genes and functions are the least embedded in cancer and would thus be </w:t>
      </w:r>
      <w:r w:rsidR="00750222">
        <w:t xml:space="preserve">prone to dysregulation and loss-of-function, which could be used as therapeutic drug targets </w:t>
      </w:r>
      <w:r w:rsidR="00750222">
        <w:fldChar w:fldCharType="begin" w:fldLock="1"/>
      </w:r>
      <w:r w:rsidR="00120ECE">
        <w:instrText>ADDIN CSL_CITATION { "citationItems" : [ { "id" : "ITEM-1", "itemData" : { "DOI" : "10.1002/bies.201400070", "ISSN" : "1521-1878", "PMID" : "25043755", "abstract" : "In the atavistic model of cancer progression, tumor cell dedifferentiation is interpreted as a reversion to phylogenetically earlier capabilities. The more recently evolved capabilities are compromised first during cancer progression. This suggests a therapeutic strategy for targeting cancer: design challenges to cancer that can only be met by the recently evolved capabilities no longer functional in cancer cells. We describe several examples of this target-the-weakness strategy. Our most detailed example involves the immune system. The absence of adaptive immunity in immunosuppressed tumor environments is an irreversible weakness of cancer that can be exploited by creating a challenge that only the presence of adaptive immunity can meet. This leaves tumor cells more vulnerable than healthy tissue to pathogenic attack. Such a target-the-weakness therapeutic strategy has broad applications, and contrasts with current therapies that target the main strength of cancer: cell proliferation. Also watch the Video Abstract.", "author" : [ { "dropping-particle" : "", "family" : "Lineweaver", "given" : "Charles H", "non-dropping-particle" : "", "parse-names" : false, "suffix" : "" }, { "dropping-particle" : "", "family" : "Davies", "given" : "Paul C W", "non-dropping-particle" : "", "parse-names" : false, "suffix" : "" }, { "dropping-particle" : "", "family" : "Vincent", "given" : "Mark D", "non-dropping-particle" : "", "parse-names" : false, "suffix" : "" } ], "container-title" : "BioEssays", "id" : "ITEM-1", "issue" : "9", "issued" : { "date-parts" : [ [ "2014", "9" ] ] }, "page" : "827-35", "title" : "Targeting cancer's weaknesses (not its strengths): Therapeutic strategies suggested by the atavistic model.", "type" : "article-journal", "volume" : "36" }, "uris" : [ "http://www.mendeley.com/documents/?uuid=cc07cd1c-7a75-424c-891d-a3b18be1fab3" ] } ], "mendeley" : { "formattedCitation" : "(Lineweaver, Davies, &amp; Vincent, 2014)", "plainTextFormattedCitation" : "(Lineweaver, Davies, &amp; Vincent, 2014)", "previouslyFormattedCitation" : "(Lineweaver, Davies, &amp; Vincent, 2014)" }, "properties" : { "noteIndex" : 0 }, "schema" : "https://github.com/citation-style-language/schema/raw/master/csl-citation.json" }</w:instrText>
      </w:r>
      <w:r w:rsidR="00750222">
        <w:fldChar w:fldCharType="separate"/>
      </w:r>
      <w:r w:rsidR="00AE5A0C" w:rsidRPr="00AE5A0C">
        <w:rPr>
          <w:noProof/>
        </w:rPr>
        <w:t>(Lineweaver, Davies, &amp; Vincent, 2014)</w:t>
      </w:r>
      <w:r w:rsidR="00750222">
        <w:fldChar w:fldCharType="end"/>
      </w:r>
      <w:r w:rsidR="00750222">
        <w:t xml:space="preserve">. </w:t>
      </w:r>
      <w:r w:rsidR="007942F7">
        <w:t>A range of s</w:t>
      </w:r>
      <w:r w:rsidR="00B422EE">
        <w:t>pecific gene sets involved in basal cell processes, defence, DNA, RNA and protein processes and metabolism were found to comply with this criteria.</w:t>
      </w:r>
      <w:r w:rsidR="007942F7">
        <w:t xml:space="preserve"> Additionally, there was large overlap between these gene sets and those that were found to be differentially expressed in tumours, suggesting a</w:t>
      </w:r>
      <w:r w:rsidR="00E2164C">
        <w:t xml:space="preserve">n important role </w:t>
      </w:r>
      <w:r w:rsidR="007942F7">
        <w:t>of these functions in the process of atavism.</w:t>
      </w:r>
    </w:p>
    <w:p w14:paraId="404DECF8" w14:textId="77777777" w:rsidR="002F3864" w:rsidRDefault="002F3864" w:rsidP="00AD649A">
      <w:pPr>
        <w:pStyle w:val="Heading2"/>
        <w:numPr>
          <w:ilvl w:val="0"/>
          <w:numId w:val="21"/>
        </w:numPr>
        <w:spacing w:line="360" w:lineRule="auto"/>
      </w:pPr>
      <w:bookmarkStart w:id="195" w:name="_Toc404262918"/>
      <w:r>
        <w:t>Activation of ancient mechanisms in cancer</w:t>
      </w:r>
      <w:bookmarkEnd w:id="195"/>
    </w:p>
    <w:p w14:paraId="269FC021" w14:textId="51939A2A" w:rsidR="004C00E7" w:rsidRDefault="00F333D6" w:rsidP="00AD649A">
      <w:pPr>
        <w:spacing w:line="360" w:lineRule="auto"/>
        <w:jc w:val="both"/>
      </w:pPr>
      <w:r>
        <w:t xml:space="preserve">The </w:t>
      </w:r>
      <w:r w:rsidR="00604A59">
        <w:t xml:space="preserve">results obtained from the functional analysis </w:t>
      </w:r>
      <w:r>
        <w:t xml:space="preserve">can be used as starting points to identify the ancient mechanisms that </w:t>
      </w:r>
      <w:r w:rsidR="00E625B6">
        <w:t>are</w:t>
      </w:r>
      <w:r>
        <w:t xml:space="preserve"> activated in cancer. </w:t>
      </w:r>
    </w:p>
    <w:p w14:paraId="7CABE557" w14:textId="594D4A0B" w:rsidR="00BF27E3" w:rsidRDefault="00BF27E3" w:rsidP="00AD649A">
      <w:pPr>
        <w:pStyle w:val="Heading3"/>
        <w:spacing w:line="360" w:lineRule="auto"/>
      </w:pPr>
      <w:bookmarkStart w:id="196" w:name="_Toc404262919"/>
      <w:r>
        <w:t>4.1 The Warburg effect</w:t>
      </w:r>
      <w:bookmarkEnd w:id="196"/>
    </w:p>
    <w:p w14:paraId="7EF7DFFB" w14:textId="1D056280" w:rsidR="00F333D6" w:rsidRDefault="00F333D6" w:rsidP="00AD649A">
      <w:pPr>
        <w:spacing w:line="360" w:lineRule="auto"/>
        <w:jc w:val="both"/>
      </w:pPr>
      <w:r>
        <w:t xml:space="preserve">Unlike normal cells that rely on </w:t>
      </w:r>
      <w:r w:rsidR="000B48B5">
        <w:t>aerobic respiration and the mitochondrial tricarboxylic acid (TCA) cycle to produce NADH and ATP, cancer cells exhibit the Warburg effect, where there is a switch to a less efficient mechanism for energy production known as aerobic glycolysis</w:t>
      </w:r>
      <w:r w:rsidR="00A25148">
        <w:t>,</w:t>
      </w:r>
      <w:r w:rsidR="000B48B5">
        <w:t xml:space="preserve"> with the </w:t>
      </w:r>
      <w:r w:rsidR="00A25148">
        <w:t xml:space="preserve">additional </w:t>
      </w:r>
      <w:r w:rsidR="000B48B5">
        <w:t>downside of the production of lactate</w:t>
      </w:r>
      <w:r w:rsidR="00A25148">
        <w:t xml:space="preserve"> </w:t>
      </w:r>
      <w:r w:rsidR="00A25148">
        <w:fldChar w:fldCharType="begin" w:fldLock="1"/>
      </w:r>
      <w:r w:rsidR="00120ECE">
        <w:instrText>ADDIN CSL_CITATION { "citationItems" : [ { "id" : "ITEM-1", "itemData" : { "DOI" : "10.1126/science.1160809", "author" : [ { "dropping-particle" : "", "family" : "Heiden", "given" : "M.G.", "non-dropping-particle" : "Vander", "parse-names" : false, "suffix" : "" }, { "dropping-particle" : "", "family" : "Cantley", "given" : "L.C.", "non-dropping-particle" : "", "parse-names" : false, "suffix" : "" }, { "dropping-particle" : "", "family" : "Thompson", "given" : "C.B.", "non-dropping-particle" : "", "parse-names" : false, "suffix" : "" } ], "container-title" : "Science", "id" : "ITEM-1", "issue" : "5930", "issued" : { "date-parts" : [ [ "2009" ] ] }, "page" : "1029-1033", "title" : "Understanding the Warburg Effect: The Metabolic Requirements of Cell Proliferation", "type" : "article-journal", "volume" : "324" }, "uris" : [ "http://www.mendeley.com/documents/?uuid=eeab05ac-d71c-48c9-9ac0-4b58d85ebe32" ] }, { "id" : "ITEM-2", "itemData" : { "PMID" : "13298683", "author" : [ { "dropping-particle" : "", "family" : "Warburg", "given" : "Otto", "non-dropping-particle" : "", "parse-names" : false, "suffix" : "" } ], "container-title" : "Science", "id" : "ITEM-2", "issue" : "3191", "issued" : { "date-parts" : [ [ "1956" ] ] }, "page" : "309-314", "title" : "On the Origin of Cancer Cells", "type" : "article-journal", "volume" : "123" }, "uris" : [ "http://www.mendeley.com/documents/?uuid=11cd8f83-3cb1-4901-9db6-2f57a1e06c83" ] } ], "mendeley" : { "formattedCitation" : "(Vander Heiden, Cantley, &amp; Thompson, 2009; Warburg, 1956)", "plainTextFormattedCitation" : "(Vander Heiden, Cantley, &amp; Thompson, 2009; Warburg, 1956)", "previouslyFormattedCitation" : "(Vander Heiden, Cantley, &amp; Thompson, 2009; Warburg, 1956)" }, "properties" : { "noteIndex" : 0 }, "schema" : "https://github.com/citation-style-language/schema/raw/master/csl-citation.json" }</w:instrText>
      </w:r>
      <w:r w:rsidR="00A25148">
        <w:fldChar w:fldCharType="separate"/>
      </w:r>
      <w:r w:rsidR="00AE5A0C" w:rsidRPr="00AE5A0C">
        <w:rPr>
          <w:noProof/>
        </w:rPr>
        <w:t>(Vander Heiden, Cantley, &amp; Thompson, 2009; Warburg, 1956)</w:t>
      </w:r>
      <w:r w:rsidR="00A25148">
        <w:fldChar w:fldCharType="end"/>
      </w:r>
      <w:r w:rsidR="000B48B5">
        <w:t>.</w:t>
      </w:r>
      <w:r w:rsidR="00A25148">
        <w:t xml:space="preserve"> </w:t>
      </w:r>
      <w:r w:rsidR="00BC25FA">
        <w:t xml:space="preserve">The use of lactic acid fermentation in </w:t>
      </w:r>
      <w:r w:rsidR="004C00E7">
        <w:t>many</w:t>
      </w:r>
      <w:r w:rsidR="00BC25FA">
        <w:t xml:space="preserve"> </w:t>
      </w:r>
      <w:r w:rsidR="004C00E7">
        <w:t xml:space="preserve">bacterial </w:t>
      </w:r>
      <w:r w:rsidR="00BC25FA">
        <w:t xml:space="preserve">species has led many authors to propose that the Warburg effect is a core example of a process of atavism </w:t>
      </w:r>
      <w:r w:rsidR="00BC25FA">
        <w:fldChar w:fldCharType="begin" w:fldLock="1"/>
      </w:r>
      <w:r w:rsidR="00444A1B">
        <w:instrText>ADDIN CSL_CITATION { "citationItems" : [ { "id" : "ITEM-1", "itemData" : { "DOI" : "10.1002/bies.201100049", "ISSN" : "1521-1878", "PMID" : "22105565", "abstract" : "Cancer viewed as a programmed, evolutionarily conserved life-form, rather than just a random series of disease-causing mutations, answers the rarely asked question of what the cancer cell is for, provides meaning for its otherwise mysterious suite of attributes, and encourages a different type of thinking about treatment. The broad but consistent spectrum of traits, well-recognized in all aggressive cancers, group naturally into three categories: taxonomy (\"phylogenation\"), atavism (\"re-primitivization\") and robustness (\"adaptive resilience\"). The parsimonious explanation is not convergent evolution, but the release of an highly conserved survival program, honed by the exigencies of the Pre-Cambrian, to which the cancer cell seems better adapted; and which is recreated within, and at great cost to, its host. Central to this program is the Warburg Effect, whose malign influence permeates well beyond aerobic glycolysis to include biomass interconversion and genomic heuristics. Warburg-type metabolism and genomic instability are targets whose therapeutic disablement is a major priority.", "author" : [ { "dropping-particle" : "", "family" : "Vincent", "given" : "Mark", "non-dropping-particle" : "", "parse-names" : false, "suffix" : "" } ], "container-title" : "BioEssays", "id" : "ITEM-1", "issue" : "1", "issued" : { "date-parts" : [ [ "2012", "1" ] ] }, "page" : "72-82", "title" : "Cancer: A de-repression of a default survival program common to all cells?: A life-history perspective on the nature of cancer.", "type" : "article-journal", "volume" : "34" }, "uris" : [ "http://www.mendeley.com/documents/?uuid=4ea9c9f0-1885-40a0-b515-25a5514d1082" ] }, { "id" : "ITEM-2", "itemData" : { "DOI" : "10.1088/1478-3975/8/1/015001.Cancer", "abstract" : "The genes of cellular cooperation that evolved with multicellularity about a billion years ago are the same genes that malfunction to cause cancer. We hypothesize that cancer is an atavistic condition that occurs when genetic or epigenetic malfunction unlocks an ancient \u201ctoolkit\u201d of pre- existing adaptations, re-establishing the dominance of an earlier layer of genes that controlled loose-knit colonies of only partially differentiated cells, similar to tumors. The existence of such a toolkit implies that the progress of the neoplasm in the host organism differs distinctively from normal Darwinian evolution. Comparative genomics and the phylogeny of basal metazoans, opisthokonta and basal multicellular eukaryotes should help identify the relevant genes and yield the order in which they evolved. This order will be a rough guide to the reverse order in which cancer develops, as mutations disrupt the genes of cellular cooperation. Our proposal is consistent with current understanding of cancer and explains the paradoxical rapidity with which cancer acquires a suite of mutually-supportive complex abilities. Finally we make several predictions and suggest ways to test this model.", "author" : [ { "dropping-particle" : "", "family" : "Davies", "given" : "P.C.W.", "non-dropping-particle" : "", "parse-names" : false, "suffix" : "" }, { "dropping-particle" : "", "family" : "Lineweaver", "given" : "C.H.", "non-dropping-particle" : "", "parse-names" : false, "suffix" : "" } ], "container-title" : "Physical biology", "id" : "ITEM-2", "issue" : "1", "issued" : { "date-parts" : [ [ "2011" ] ] }, "page" : "015001", "title" : "Cancer tumors as Metazoa 1.0: tapping genes of ancient ancestors", "type" : "article-journal", "volume" : "8" }, "uris" : [ "http://www.mendeley.com/documents/?uuid=a8fa8dcf-3400-4be6-9b12-a621ebcd03f5" ] }, { "id" : "ITEM-3", "itemData" : { "DOI" : "10.1002/bies.201400070", "ISSN" : "1521-1878", "PMID" : "25043755", "abstract" : "In the atavistic model of cancer progression, tumor cell dedifferentiation is interpreted as a reversion to phylogenetically earlier capabilities. The more recently evolved capabilities are compromised first during cancer progression. This suggests a therapeutic strategy for targeting cancer: design challenges to cancer that can only be met by the recently evolved capabilities no longer functional in cancer cells. We describe several examples of this target-the-weakness strategy. Our most detailed example involves the immune system. The absence of adaptive immunity in immunosuppressed tumor environments is an irreversible weakness of cancer that can be exploited by creating a challenge that only the presence of adaptive immunity can meet. This leaves tumor cells more vulnerable than healthy tissue to pathogenic attack. Such a target-the-weakness therapeutic strategy has broad applications, and contrasts with current therapies that target the main strength of cancer: cell proliferation. Also watch the Video Abstract.", "author" : [ { "dropping-particle" : "", "family" : "Lineweaver", "given" : "Charles H", "non-dropping-particle" : "", "parse-names" : false, "suffix" : "" }, { "dropping-particle" : "", "family" : "Davies", "given" : "Paul C W", "non-dropping-particle" : "", "parse-names" : false, "suffix" : "" }, { "dropping-particle" : "", "family" : "Vincent", "given" : "Mark D", "non-dropping-particle" : "", "parse-names" : false, "suffix" : "" } ], "container-title" : "BioEssays", "id" : "ITEM-3", "issue" : "9", "issued" : { "date-parts" : [ [ "2014", "9" ] ] }, "page" : "827-35", "title" : "Targeting cancer's weaknesses (not its strengths): Therapeutic strategies suggested by the atavistic model.", "type" : "article-journal", "volume" : "36" }, "uris" : [ "http://www.mendeley.com/documents/?uuid=cc07cd1c-7a75-424c-891d-a3b18be1fab3" ] } ], "mendeley" : { "formattedCitation" : "(Davies &amp; Lineweaver, 2011; Lineweaver et al., 2014; M. Vincent, 2012)", "manualFormatting" : "(Davies &amp; Lineweaver, 2011; Lineweaver et al., 2014; Vincent, 2012)", "plainTextFormattedCitation" : "(Davies &amp; Lineweaver, 2011; Lineweaver et al., 2014; M. Vincent, 2012)", "previouslyFormattedCitation" : "(Davies &amp; Lineweaver, 2011; Lineweaver et al., 2014; M. Vincent, 2012)" }, "properties" : { "noteIndex" : 0 }, "schema" : "https://github.com/citation-style-language/schema/raw/master/csl-citation.json" }</w:instrText>
      </w:r>
      <w:r w:rsidR="00BC25FA">
        <w:fldChar w:fldCharType="separate"/>
      </w:r>
      <w:r w:rsidR="00AE5A0C" w:rsidRPr="00AE5A0C">
        <w:rPr>
          <w:noProof/>
        </w:rPr>
        <w:t>(Davies &amp; Lineweaver, 2011; Lineweaver et al., 2014; Vincent, 2012)</w:t>
      </w:r>
      <w:r w:rsidR="00BC25FA">
        <w:fldChar w:fldCharType="end"/>
      </w:r>
      <w:r w:rsidR="00BC25FA">
        <w:t xml:space="preserve">. </w:t>
      </w:r>
    </w:p>
    <w:p w14:paraId="592BB323" w14:textId="6086D2BD" w:rsidR="009F009D" w:rsidRDefault="004C00E7" w:rsidP="00AD649A">
      <w:pPr>
        <w:spacing w:line="360" w:lineRule="auto"/>
        <w:jc w:val="both"/>
      </w:pPr>
      <w:r>
        <w:t>Considering that lactic acid fermentation is a trademark of anaerobic bacteria</w:t>
      </w:r>
      <w:r w:rsidR="009F009D">
        <w:t xml:space="preserve"> and early protozoan eukaryotes </w:t>
      </w:r>
      <w:r w:rsidR="009F009D">
        <w:fldChar w:fldCharType="begin" w:fldLock="1"/>
      </w:r>
      <w:r w:rsidR="00120ECE">
        <w:instrText>ADDIN CSL_CITATION { "citationItems" : [ { "id" : "ITEM-1", "itemData" : { "DOI" : "10.1128/CMR.14.1.150-164.2001", "ISSN" : "0893-8512", "PMID" : "11148007", "abstract" : "The anaerobic protozoa Giardia duodenalis, Trichomonas vaginalis, and Entamoeba histolytica infect up to a billion people each year. G. duodenalis and E. histolytica are primarily pathogens of the intestinal tract, although E. histolytica can form abscesses and invade other organs, where it can be fatal if left untreated. T. vaginalis infection is a sexually transmitted infection causing vaginitis and acute inflammatory disease of the genital mucosa. T. vaginalis has also been reported in the urinary tract, fallopian tubes, and pelvis and can cause pneumonia, bronchitis, and oral lesions. Respiratory infections can be acquired perinatally. T. vaginalis infections have been associated with preterm delivery, low birth weight, and increased mortality as well as predisposing to human immunodeficiency virus infection, AIDS, and cervical cancer. All three organisms lack mitochondria and are susceptible to the nitroimidazole metronidazole because of similar low-redox-potential anaerobic metabolic pathways. Resistance to metronidazole and other drugs has been observed clinically and in the laboratory. Laboratory studies have identified the enzyme that activates metronidazole, pyruvate:ferredoxin oxidoreductase, to its nitroso form and distinct mechanisms of decreasing drug susceptibility that are induced in each organism. Although the nitroimidazoles have been the drug family of choice for treating the anaerobic protozoa, G. duodenalis is less susceptible to other antiparasitic drugs, such as furazolidone, albendazole, and quinacrine. Resistance has been demonstrated for each agent, and the mechanism of resistance has been investigated. Metronidazole resistance in T. vaginalis is well documented, and the principal mechanisms have been defined. Bypass metabolism, such as alternative oxidoreductases, have been discovered in both organisms. Aerobic versus anaerobic resistance in T. vaginalis is discussed. Mechanisms of metronidazole resistance in E. histolytica have recently been investigated using laboratory-induced resistant isolates. Instead of downregulation of the pyruvate:ferredoxin oxidoreductase and ferredoxin pathway as seen in G. duodenalis and T. vaginalis, E. histolytica induces oxidative stress mechanisms, including superoxide dismutase and peroxiredoxin. The review examines the value of investigating both clinical and laboratory-induced syngeneic drug-resistant isolates and dissection of the complementary data obtained. Comparison of resistance mecha\u2026", "author" : [ { "dropping-particle" : "", "family" : "Upcroft", "given" : "P", "non-dropping-particle" : "", "parse-names" : false, "suffix" : "" }, { "dropping-particle" : "", "family" : "Upcroft", "given" : "J a", "non-dropping-particle" : "", "parse-names" : false, "suffix" : "" } ], "container-title" : "Clinical Microbiology Reviews", "id" : "ITEM-1", "issue" : "1", "issued" : { "date-parts" : [ [ "2001", "1" ] ] }, "page" : "150-64", "title" : "Drug targets and mechanisms of resistance in the anaerobic protozoa.", "type" : "article-journal", "volume" : "14" }, "uris" : [ "http://www.mendeley.com/documents/?uuid=d9d3a2ad-20f6-40e3-b7cf-a39c6efa283b" ] } ], "mendeley" : { "formattedCitation" : "(Upcroft &amp; Upcroft, 2001)", "plainTextFormattedCitation" : "(Upcroft &amp; Upcroft, 2001)", "previouslyFormattedCitation" : "(Upcroft &amp; Upcroft, 2001)" }, "properties" : { "noteIndex" : 0 }, "schema" : "https://github.com/citation-style-language/schema/raw/master/csl-citation.json" }</w:instrText>
      </w:r>
      <w:r w:rsidR="009F009D">
        <w:fldChar w:fldCharType="separate"/>
      </w:r>
      <w:r w:rsidR="00AE5A0C" w:rsidRPr="00AE5A0C">
        <w:rPr>
          <w:noProof/>
        </w:rPr>
        <w:t>(Upcroft &amp; Upcroft, 2001)</w:t>
      </w:r>
      <w:r w:rsidR="009F009D">
        <w:fldChar w:fldCharType="end"/>
      </w:r>
      <w:r>
        <w:t xml:space="preserve">, the genes </w:t>
      </w:r>
      <w:r w:rsidR="009F009D">
        <w:t xml:space="preserve">involved in this pathway would most likely belong to Phylostrata 1 and 2. The widespread upregulation of genes of these phylostrata would suggest that these Warburg effect genes are being activated. However, we did not find direct evidence of the activation of genes involved in </w:t>
      </w:r>
      <w:r w:rsidR="00E625B6">
        <w:t xml:space="preserve">aerobic glycolysis </w:t>
      </w:r>
      <w:r w:rsidR="009F009D">
        <w:t xml:space="preserve">pathways. It is possible that shifting </w:t>
      </w:r>
      <w:r w:rsidR="00604A59">
        <w:t xml:space="preserve">to </w:t>
      </w:r>
      <w:r w:rsidR="009F009D">
        <w:t>a fermentation metabolism only requires slight upregulation of the involved genes, which would be missed by our methods. Additionally, GO-term annotations might not adequately reflect the involvement of genes in these pathways.</w:t>
      </w:r>
    </w:p>
    <w:p w14:paraId="03683E7F" w14:textId="657B3874" w:rsidR="00E220D3" w:rsidRPr="00E74484" w:rsidRDefault="00AC53F5" w:rsidP="00AD649A">
      <w:pPr>
        <w:spacing w:line="360" w:lineRule="auto"/>
        <w:jc w:val="both"/>
      </w:pPr>
      <w:r>
        <w:t>Conversely</w:t>
      </w:r>
      <w:r w:rsidR="00E220D3">
        <w:t xml:space="preserve">, we did find similarities between </w:t>
      </w:r>
      <w:r w:rsidR="00FA21DE">
        <w:t xml:space="preserve">a state of </w:t>
      </w:r>
      <w:r w:rsidR="00E220D3">
        <w:t xml:space="preserve">anaerobic </w:t>
      </w:r>
      <w:r w:rsidR="00FA21DE">
        <w:t>metabolism</w:t>
      </w:r>
      <w:r w:rsidR="00E220D3">
        <w:t xml:space="preserve"> and cancer cells</w:t>
      </w:r>
      <w:r w:rsidR="00FA21DE">
        <w:t xml:space="preserve">, primarily related to the downregulated ancient genes involved in amino acid metabolism. </w:t>
      </w:r>
      <w:r w:rsidR="00E220D3">
        <w:t xml:space="preserve">Amino acid </w:t>
      </w:r>
      <w:r w:rsidR="00E220D3">
        <w:lastRenderedPageBreak/>
        <w:t xml:space="preserve">synthesis is known to be very limited in lactic acid bacteria </w:t>
      </w:r>
      <w:r w:rsidR="00E220D3">
        <w:fldChar w:fldCharType="begin" w:fldLock="1"/>
      </w:r>
      <w:r w:rsidR="00120ECE">
        <w:instrText>ADDIN CSL_CITATION { "citationItems" : [ { "id" : "ITEM-1", "itemData" : { "ISBN" : "9781904455417", "author" : [ { "dropping-particle" : "", "family" : "Ljungh", "given" : "A", "non-dropping-particle" : "", "parse-names" : false, "suffix" : "" }, { "dropping-particle" : "", "family" : "Wadstrom", "given" : "T", "non-dropping-particle" : "", "parse-names" : false, "suffix" : "" } ], "id" : "ITEM-1", "issued" : { "date-parts" : [ [ "2009" ] ] }, "publisher" : "Horizon Scientific Press", "publisher-place" : "Lund, Sweden", "title" : "Lactobacillus Molecular Biology: From Genomics to Probiotics", "type" : "book" }, "uris" : [ "http://www.mendeley.com/documents/?uuid=31c20e4d-da9b-4642-a454-4e203116cad6" ] } ], "mendeley" : { "formattedCitation" : "(Ljungh &amp; Wadstrom, 2009)", "plainTextFormattedCitation" : "(Ljungh &amp; Wadstrom, 2009)", "previouslyFormattedCitation" : "(Ljungh &amp; Wadstrom, 2009)" }, "properties" : { "noteIndex" : 0 }, "schema" : "https://github.com/citation-style-language/schema/raw/master/csl-citation.json" }</w:instrText>
      </w:r>
      <w:r w:rsidR="00E220D3">
        <w:fldChar w:fldCharType="separate"/>
      </w:r>
      <w:r w:rsidR="00AE5A0C" w:rsidRPr="00AE5A0C">
        <w:rPr>
          <w:noProof/>
        </w:rPr>
        <w:t>(Ljungh &amp; Wadstrom, 2009)</w:t>
      </w:r>
      <w:r w:rsidR="00E220D3">
        <w:fldChar w:fldCharType="end"/>
      </w:r>
      <w:r w:rsidR="00FA21DE">
        <w:t>,</w:t>
      </w:r>
      <w:r w:rsidR="00E625B6" w:rsidRPr="00E625B6">
        <w:t xml:space="preserve"> </w:t>
      </w:r>
      <w:r w:rsidR="00E625B6">
        <w:t xml:space="preserve">suggesting that our results are consistent with a Warburg effect managed by genes from unicellular phylostrata. Additionally, </w:t>
      </w:r>
      <w:r>
        <w:t xml:space="preserve">there is further evidence of the Warburg effect in our results, since </w:t>
      </w:r>
      <w:r w:rsidR="00FA21DE">
        <w:t>glycolytic cells show a decreased level of lipid content in comparison to their oxidative counterpart</w:t>
      </w:r>
      <w:r w:rsidR="00E625B6">
        <w:t>s</w:t>
      </w:r>
      <w:r w:rsidR="00FA21DE">
        <w:t xml:space="preserve"> </w:t>
      </w:r>
      <w:r w:rsidR="00FA21DE">
        <w:fldChar w:fldCharType="begin" w:fldLock="1"/>
      </w:r>
      <w:r w:rsidR="00120ECE">
        <w:instrText>ADDIN CSL_CITATION { "citationItems" : [ { "id" : "ITEM-1", "itemData" : { "DOI" : "10.1016/S0309-1740(96)00015-0", "author" : [ { "dropping-particle" : "", "family" : "Alasnier", "given" : "Corinne", "non-dropping-particle" : "", "parse-names" : false, "suffix" : "" }, { "dropping-particle" : "", "family" : "Remignon", "given" : "H", "non-dropping-particle" : "", "parse-names" : false, "suffix" : "" }, { "dropping-particle" : "", "family" : "Gandemer", "given" : "G", "non-dropping-particle" : "", "parse-names" : false, "suffix" : "" } ], "container-title" : "Meat Science", "id" : "ITEM-1", "issue" : "96", "issued" : { "date-parts" : [ [ "1996" ] ] }, "page" : "213-224", "title" : "Lipid Characteristics Associated with Oxidative and Glycolytic Fibres in Rabbit Muscles", "type" : "article-journal", "volume" : "43" }, "uris" : [ "http://www.mendeley.com/documents/?uuid=0e1756fb-a74e-480e-8984-571ae52fea02" ] } ], "mendeley" : { "formattedCitation" : "(Alasnier, Remignon, &amp; Gandemer, 1996)", "plainTextFormattedCitation" : "(Alasnier, Remignon, &amp; Gandemer, 1996)", "previouslyFormattedCitation" : "(Alasnier, Remignon, &amp; Gandemer, 1996)" }, "properties" : { "noteIndex" : 0 }, "schema" : "https://github.com/citation-style-language/schema/raw/master/csl-citation.json" }</w:instrText>
      </w:r>
      <w:r w:rsidR="00FA21DE">
        <w:fldChar w:fldCharType="separate"/>
      </w:r>
      <w:r w:rsidR="00AE5A0C" w:rsidRPr="00AE5A0C">
        <w:rPr>
          <w:noProof/>
        </w:rPr>
        <w:t>(Alasnier, Remignon, &amp; Gandemer, 1996)</w:t>
      </w:r>
      <w:r w:rsidR="00FA21DE">
        <w:fldChar w:fldCharType="end"/>
      </w:r>
      <w:r w:rsidR="00E625B6">
        <w:t xml:space="preserve">, </w:t>
      </w:r>
      <w:r>
        <w:t>and we found a decreased lipid metabolism in tumour samples.</w:t>
      </w:r>
    </w:p>
    <w:p w14:paraId="1F02FBAD" w14:textId="5B4087C0" w:rsidR="003757D3" w:rsidRDefault="00BF27E3" w:rsidP="00AD649A">
      <w:pPr>
        <w:pStyle w:val="Heading3"/>
        <w:spacing w:line="360" w:lineRule="auto"/>
      </w:pPr>
      <w:bookmarkStart w:id="197" w:name="_Toc404262920"/>
      <w:r>
        <w:t xml:space="preserve">4.2 </w:t>
      </w:r>
      <w:r w:rsidR="003757D3">
        <w:t>An ancient stress response</w:t>
      </w:r>
      <w:bookmarkEnd w:id="197"/>
    </w:p>
    <w:p w14:paraId="0913CBF6" w14:textId="492F0FA7" w:rsidR="007455D0" w:rsidRDefault="00D355C5" w:rsidP="00AD649A">
      <w:pPr>
        <w:spacing w:line="360" w:lineRule="auto"/>
        <w:jc w:val="both"/>
      </w:pPr>
      <w:r>
        <w:t>T</w:t>
      </w:r>
      <w:r w:rsidR="00AA67FA">
        <w:t>he</w:t>
      </w:r>
      <w:r w:rsidR="00371C4E">
        <w:t xml:space="preserve"> </w:t>
      </w:r>
      <w:r w:rsidR="00AA67FA">
        <w:t>Cellular Stress Respons</w:t>
      </w:r>
      <w:r w:rsidR="006F457D">
        <w:t>e (CSR) involves the activation</w:t>
      </w:r>
      <w:r w:rsidR="00AA67FA">
        <w:t xml:space="preserve"> of </w:t>
      </w:r>
      <w:r w:rsidR="00AC53F5">
        <w:t xml:space="preserve">certain </w:t>
      </w:r>
      <w:r w:rsidR="006F457D">
        <w:t xml:space="preserve">functional gene sets that were identified as significant in this study, such as </w:t>
      </w:r>
      <w:r w:rsidR="00AA67FA">
        <w:t>DNA damage sensing/repair, cell cycle checkpoints, protein degradation</w:t>
      </w:r>
      <w:r w:rsidR="00371C4E">
        <w:t xml:space="preserve"> and repair</w:t>
      </w:r>
      <w:r w:rsidR="00AA67FA">
        <w:t>,</w:t>
      </w:r>
      <w:r w:rsidR="00371C4E">
        <w:t xml:space="preserve"> chromosome maintenance, nucleic acid and chr</w:t>
      </w:r>
      <w:r w:rsidR="00604A59">
        <w:t>omatic stabilization and repair</w:t>
      </w:r>
      <w:r w:rsidR="00371C4E">
        <w:t xml:space="preserve"> </w:t>
      </w:r>
      <w:r w:rsidR="00371C4E">
        <w:fldChar w:fldCharType="begin" w:fldLock="1"/>
      </w:r>
      <w:r w:rsidR="00120ECE">
        <w:instrText>ADDIN CSL_CITATION { "citationItems" : [ { "id" : "ITEM-1", "itemData" : { "DOI" : "10.1146/annurev.physiol.67.040403.103635", "ISSN" : "0066-4278", "PMID" : "15709958", "abstract" :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 redox sensing and regulation; cell cycle control; macromolecular stabilization/repair; and control of energy metabolism. In addition, cells can quantify stress and activate a death program (apoptosis) when tolerance limits are exceeded.", "author" : [ { "dropping-particle" : "", "family" : "K\u00fcltz", "given" : "Dietmar", "non-dropping-particle" : "", "parse-names" : false, "suffix" : "" } ], "container-title" : "Annual review of physiology", "id" : "ITEM-1", "issue" : "1", "issued" : { "date-parts" : [ [ "2005", "1" ] ] }, "page" : "225-57", "title" : "Molecular and evolutionary basis of the cellular stress response.", "type" : "article-journal", "volume" : "67" }, "uris" : [ "http://www.mendeley.com/documents/?uuid=fc6ec78f-6951-496a-9fb5-93bfa3ec7c79" ] }, { "id" : "ITEM-2", "itemData" : { "DOI" : "10.1242/jeb.00549", "ISSN" : "0022-0949", "author" : [ { "dropping-particle" : "", "family" : "Kultz", "given" : "D.", "non-dropping-particle" : "", "parse-names" : false, "suffix" : "" } ], "container-title" : "Journal of Experimental Biology", "id" : "ITEM-2", "issue" : "18", "issued" : { "date-parts" : [ [ "2003", "9", "15" ] ] }, "page" : "3119-3124", "title" : "Evolution of the cellular stress proteome: from monophyletic origin to ubiquitous function", "type" : "article-journal", "volume" : "206" }, "uris" : [ "http://www.mendeley.com/documents/?uuid=8fddb798-14fe-4d09-8a1c-198c9b168812" ] } ], "mendeley" : { "formattedCitation" : "(Kultz, 2003; K\u00fcltz, 2005)", "plainTextFormattedCitation" : "(Kultz, 2003; K\u00fcltz, 2005)", "previouslyFormattedCitation" : "(Kultz, 2003; K\u00fcltz, 2005)" }, "properties" : { "noteIndex" : 0 }, "schema" : "https://github.com/citation-style-language/schema/raw/master/csl-citation.json" }</w:instrText>
      </w:r>
      <w:r w:rsidR="00371C4E">
        <w:fldChar w:fldCharType="separate"/>
      </w:r>
      <w:r w:rsidR="00AE5A0C" w:rsidRPr="00AE5A0C">
        <w:rPr>
          <w:noProof/>
        </w:rPr>
        <w:t>(Kultz, 2003; Kültz, 2005)</w:t>
      </w:r>
      <w:r w:rsidR="00371C4E">
        <w:fldChar w:fldCharType="end"/>
      </w:r>
      <w:r w:rsidR="00AA67FA">
        <w:t xml:space="preserve">. </w:t>
      </w:r>
      <w:r w:rsidR="00371C4E">
        <w:t xml:space="preserve">The CSR is </w:t>
      </w:r>
      <w:r w:rsidR="00604A59">
        <w:t>a</w:t>
      </w:r>
      <w:r w:rsidR="0091590B">
        <w:t xml:space="preserve"> minimal respons</w:t>
      </w:r>
      <w:r w:rsidR="00AC53F5">
        <w:t>e of a cell to</w:t>
      </w:r>
      <w:r>
        <w:t xml:space="preserve"> stress, making </w:t>
      </w:r>
      <w:r w:rsidR="0091590B">
        <w:t xml:space="preserve">it </w:t>
      </w:r>
      <w:r w:rsidR="00371C4E">
        <w:t xml:space="preserve">highly conserved in </w:t>
      </w:r>
      <w:r w:rsidR="0091590B">
        <w:t xml:space="preserve">archaea, bacteria, yeasts and </w:t>
      </w:r>
      <w:r w:rsidR="00371C4E">
        <w:t xml:space="preserve">humans </w:t>
      </w:r>
      <w:r w:rsidR="00371C4E">
        <w:fldChar w:fldCharType="begin" w:fldLock="1"/>
      </w:r>
      <w:r w:rsidR="00120ECE">
        <w:instrText>ADDIN CSL_CITATION { "citationItems" : [ { "id" : "ITEM-1", "itemData" : { "DOI" : "10.1146/annurev.physiol.67.040403.103635", "ISSN" : "0066-4278", "PMID" : "15709958", "abstract" :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 redox sensing and regulation; cell cycle control; macromolecular stabilization/repair; and control of energy metabolism. In addition, cells can quantify stress and activate a death program (apoptosis) when tolerance limits are exceeded.", "author" : [ { "dropping-particle" : "", "family" : "K\u00fcltz", "given" : "Dietmar", "non-dropping-particle" : "", "parse-names" : false, "suffix" : "" } ], "container-title" : "Annual review of physiology", "id" : "ITEM-1", "issue" : "1", "issued" : { "date-parts" : [ [ "2005", "1" ] ] }, "page" : "225-57", "title" : "Molecular and evolutionary basis of the cellular stress response.", "type" : "article-journal", "volume" : "67" }, "uris" : [ "http://www.mendeley.com/documents/?uuid=fc6ec78f-6951-496a-9fb5-93bfa3ec7c79" ] }, { "id" : "ITEM-2", "itemData" : { "ISSN" : "1059-1524", "PMID" : "11102521", "abstract" : "We explored genomic expression patterns in the yeast Saccharomyces cerevisiae responding to diverse environmental transitions. DNA microarrays were used to measure changes in transcript levels over time for almost every yeast gene, as cells responded to temperature shocks, hydrogen peroxide, the superoxide-generating drug menadione, the sulfhydryl-oxidizing agent diamide, the disulfide-reducing agent dithiothreitol, hyper- and hypo-osmotic shock, amino acid starvation, nitrogen source depletion, and progression into stationary phase. A large set of genes (approximately 900) showed a similar drastic response to almost all of these environmental changes. Additional features of the genomic responses were specialized for specific conditions. Promoter analysis and subsequent characterization of the responses of mutant strains implicated the transcription factors Yap1p, as well as Msn2p and Msn4p, in mediating specific features of the transcriptional response, while the identification of novel sequence elements provided clues to novel regulators. Physiological themes in the genomic responses to specific environmental stresses provided insights into the effects of those stresses on the cell.", "author" : [ { "dropping-particle" : "", "family" : "Gasch", "given" : "A.P.", "non-dropping-particle" : "", "parse-names" : false, "suffix" : "" }, { "dropping-particle" : "", "family" : "Spellman", "given" : "P.T.", "non-dropping-particle" : "", "parse-names" : false, "suffix" : "" }, { "dropping-particle" : "", "family" : "Kao", "given" : "C.M.", "non-dropping-particle" : "", "parse-names" : false, "suffix" : "" }, { "dropping-particle" : "", "family" : "Carmel-Harel", "given" : "O.", "non-dropping-particle" : "", "parse-names" : false, "suffix" : "" }, { "dropping-particle" : "", "family" : "Eisen", "given" : "M.B.", "non-dropping-particle" : "", "parse-names" : false, "suffix" : "" }, { "dropping-particle" : "", "family" : "Storz", "given" : "G.", "non-dropping-particle" : "", "parse-names" : false, "suffix" : "" }, { "dropping-particle" : "", "family" : "Botstein", "given" : "D.", "non-dropping-particle" : "", "parse-names" : false, "suffix" : "" }, { "dropping-particle" : "", "family" : "Brown", "given" : "P. O.", "non-dropping-particle" : "", "parse-names" : false, "suffix" : "" } ], "container-title" : "Molecular biology of the cell", "id" : "ITEM-2", "issue" : "12", "issued" : { "date-parts" : [ [ "2000", "12" ] ] }, "page" : "4241-57", "title" : "Genomic expression programs in the response of yeast cells to environmental changes.", "type" : "article-journal", "volume" : "11" }, "uris" : [ "http://www.mendeley.com/documents/?uuid=6242f42a-256b-4a95-b132-f450ec1023f5" ] } ], "mendeley" : { "formattedCitation" : "(Gasch et al., 2000; K\u00fcltz, 2005)", "plainTextFormattedCitation" : "(Gasch et al., 2000; K\u00fcltz, 2005)", "previouslyFormattedCitation" : "(Gasch et al., 2000; K\u00fcltz, 2005)" }, "properties" : { "noteIndex" : 0 }, "schema" : "https://github.com/citation-style-language/schema/raw/master/csl-citation.json" }</w:instrText>
      </w:r>
      <w:r w:rsidR="00371C4E">
        <w:fldChar w:fldCharType="separate"/>
      </w:r>
      <w:r w:rsidR="00AE5A0C" w:rsidRPr="00AE5A0C">
        <w:rPr>
          <w:noProof/>
        </w:rPr>
        <w:t>(Gasch et al., 2000; Kültz, 2005)</w:t>
      </w:r>
      <w:r w:rsidR="00371C4E">
        <w:fldChar w:fldCharType="end"/>
      </w:r>
      <w:r w:rsidR="0091590B">
        <w:t xml:space="preserve">. </w:t>
      </w:r>
      <w:r w:rsidR="007455D0">
        <w:t xml:space="preserve">Actually, the activation of ancient stress mechanisms by cancer had been </w:t>
      </w:r>
      <w:r w:rsidR="00A96735">
        <w:t xml:space="preserve">hypothesized </w:t>
      </w:r>
      <w:r w:rsidR="007455D0">
        <w:t xml:space="preserve">many years ago </w:t>
      </w:r>
      <w:r w:rsidR="007455D0">
        <w:fldChar w:fldCharType="begin" w:fldLock="1"/>
      </w:r>
      <w:r w:rsidR="00120ECE">
        <w:instrText>ADDIN CSL_CITATION { "citationItems" : [ { "id" : "ITEM-1", "itemData" : { "DOI" : "10.1006/jtbi.1996.0033", "ISSN" : "0022-5193", "PMID" : "8733476", "abstract" : "The current paradigm states that cancer progression is caused by random independent mutations, each selected for its survival advantages. The accelerated rates of phenotypic changes, the pleiotropic effect of several genes involved in progression--which need not be necessarily mutated for inducing the observed changes in cancer cell behaviour--lead us to propose an alternative hypothesis. Malignant progression might be a result of the unveiling of a cell-survival program, induced by various aggressions in the same way as the SOS system is induced and regulated in bacteria. This hypothesis depends on the homology between several genes involved in cancer progression (such as bcl2, mdm2, the mismatch repair genes, the heat shock protein genes, the pleiotropic resistance genes, the telomerase gene ...) and several genes involved in the survival of prokaryotes and eukaryotes under stress. The development of multicellular organisms could not take place without the building of a control program, exemplified by the so-called anti-oncogenes. However, this control program had to integrate some weaknesses, in order to allow for embryogenesis, growth, and wound healing. These weaknesses, neutral from an evolutionary point of view--since most cancers are sporadic and kill their hosts long after the birth of the offspring--are exploited by the survival program of individual cells, inherited from the genome of prokaryotes and unicellular eukaryotes, and repressed but not suppressed in animals. If this theory is true, it is probable that (i) no anti-oncogenes will be found in unicellular organisms, (ii) the sensitivity to mutations will be higher in genes involved in proliferation and in anti-oncogenes such as p53 and Rb, than in genes not involved in the cancer process, (iii) a process of transfer of genetic information exists in cancer cells as it exists in bacteria. The identification of the genes governing the survival program could lead to new therapeutic approaches.", "author" : [ { "dropping-particle" : "", "family" : "Israel", "given" : "L", "non-dropping-particle" : "", "parse-names" : false, "suffix" : "" } ], "container-title" : "Journal of theoretical biology", "id" : "ITEM-1", "issue" : "4", "issued" : { "date-parts" : [ [ "1996", "2", "21" ] ] }, "page" : "375-80", "title" : "Tumour progression: random mutations or an integrated survival response to cellular stress conserved from unicellular organisms?", "type" : "article-journal", "volume" : "178" }, "uris" : [ "http://www.mendeley.com/documents/?uuid=9893bd9e-7fe3-47e5-a2a6-eeecb1f166bc" ] } ], "mendeley" : { "formattedCitation" : "(Israel, 1996)", "plainTextFormattedCitation" : "(Israel, 1996)", "previouslyFormattedCitation" : "(Israel, 1996)" }, "properties" : { "noteIndex" : 0 }, "schema" : "https://github.com/citation-style-language/schema/raw/master/csl-citation.json" }</w:instrText>
      </w:r>
      <w:r w:rsidR="007455D0">
        <w:fldChar w:fldCharType="separate"/>
      </w:r>
      <w:r w:rsidR="00AE5A0C" w:rsidRPr="00AE5A0C">
        <w:rPr>
          <w:noProof/>
        </w:rPr>
        <w:t>(Israel, 1996)</w:t>
      </w:r>
      <w:r w:rsidR="007455D0">
        <w:fldChar w:fldCharType="end"/>
      </w:r>
      <w:r w:rsidR="007455D0">
        <w:t>.</w:t>
      </w:r>
    </w:p>
    <w:p w14:paraId="5784517E" w14:textId="6C9B4551" w:rsidR="00D355C5" w:rsidRDefault="0091590B" w:rsidP="00AD649A">
      <w:pPr>
        <w:spacing w:line="360" w:lineRule="auto"/>
        <w:jc w:val="both"/>
      </w:pPr>
      <w:r>
        <w:t>T</w:t>
      </w:r>
      <w:r w:rsidR="00D2427B">
        <w:t>he s</w:t>
      </w:r>
      <w:r w:rsidR="00371C4E">
        <w:t xml:space="preserve">tress response proteins are among the most conserved, </w:t>
      </w:r>
      <w:r w:rsidR="00D2427B">
        <w:t>so their involvement</w:t>
      </w:r>
      <w:r w:rsidR="00371C4E">
        <w:t xml:space="preserve"> in basal</w:t>
      </w:r>
      <w:r w:rsidR="00D2427B">
        <w:t xml:space="preserve"> functions of cell maintenance</w:t>
      </w:r>
      <w:r w:rsidR="006F457D">
        <w:t xml:space="preserve"> </w:t>
      </w:r>
      <w:r w:rsidR="00D2427B">
        <w:t xml:space="preserve">is expected. </w:t>
      </w:r>
      <w:r w:rsidR="006F457D">
        <w:t xml:space="preserve">Actually, the stress response of unicellular cells is enriched with </w:t>
      </w:r>
      <w:r w:rsidR="0011365E">
        <w:t>gene</w:t>
      </w:r>
      <w:r w:rsidR="007455D0">
        <w:t>s</w:t>
      </w:r>
      <w:r w:rsidR="0011365E">
        <w:t xml:space="preserve"> related to </w:t>
      </w:r>
      <w:r w:rsidR="006F457D">
        <w:t xml:space="preserve">a high growth rate </w:t>
      </w:r>
      <w:r w:rsidR="006F457D">
        <w:fldChar w:fldCharType="begin" w:fldLock="1"/>
      </w:r>
      <w:r w:rsidR="00120ECE">
        <w:instrText>ADDIN CSL_CITATION { "citationItems" : [ { "id" : "ITEM-1", "itemData" : { "DOI" : "10.1091/mbc.E07", "author" : [ { "dropping-particle" : "", "family" : "Brauer", "given" : "Matthew J", "non-dropping-particle" : "", "parse-names" : false, "suffix" : "" }, { "dropping-particle" : "", "family" : "Huttenhower", "given" : "Curtis", "non-dropping-particle" : "", "parse-names" : false, "suffix" : "" }, { "dropping-particle" : "", "family" : "Airoldi", "given" : "Edoardo M", "non-dropping-particle" : "", "parse-names" : false, "suffix" : "" }, { "dropping-particle" : "", "family" : "Rosenstein", "given" : "Rachel", "non-dropping-particle" : "", "parse-names" : false, "suffix" : "" }, { "dropping-particle" : "", "family" : "Matese", "given" : "John C", "non-dropping-particle" : "", "parse-names" : false, "suffix" : "" }, { "dropping-particle" : "", "family" : "Gresham", "given" : "David", "non-dropping-particle" : "", "parse-names" : false, "suffix" : "" }, { "dropping-particle" : "", "family" : "Boer", "given" : "Viktor M", "non-dropping-particle" : "", "parse-names" : false, "suffix" : "" }, { "dropping-particle" : "", "family" : "Troyanskaya", "given" : "Olga G", "non-dropping-particle" : "", "parse-names" : false, "suffix" : "" }, { "dropping-particle" : "", "family" : "Botstein", "given" : "David", "non-dropping-particle" : "", "parse-names" : false, "suffix" : "" } ], "id" : "ITEM-1", "issue" : "January", "issued" : { "date-parts" : [ [ "2008" ] ] }, "page" : "352-367", "title" : "Coordination of Growth Rat , Cell Cycle, Stress Response, and Metabolic Activity in Yeast", "type" : "article-journal", "volume" : "19" }, "uris" : [ "http://www.mendeley.com/documents/?uuid=e57c652f-d487-4c80-9f84-3d9001b1c9f5" ] } ], "mendeley" : { "formattedCitation" : "(Brauer et al., 2008)", "plainTextFormattedCitation" : "(Brauer et al., 2008)", "previouslyFormattedCitation" : "(Brauer et al., 2008)" }, "properties" : { "noteIndex" : 0 }, "schema" : "https://github.com/citation-style-language/schema/raw/master/csl-citation.json" }</w:instrText>
      </w:r>
      <w:r w:rsidR="006F457D">
        <w:fldChar w:fldCharType="separate"/>
      </w:r>
      <w:r w:rsidR="00AE5A0C" w:rsidRPr="00AE5A0C">
        <w:rPr>
          <w:noProof/>
        </w:rPr>
        <w:t>(Brauer et al., 2008)</w:t>
      </w:r>
      <w:r w:rsidR="006F457D">
        <w:fldChar w:fldCharType="end"/>
      </w:r>
      <w:r w:rsidR="006F457D">
        <w:t xml:space="preserve">, </w:t>
      </w:r>
      <w:r w:rsidR="0077415F">
        <w:t xml:space="preserve">and the stress response mechanism disrupts DNA repair mechanisms and promotes mutagenesis in yeast and mammalian cells under stress </w:t>
      </w:r>
      <w:r w:rsidR="0077415F">
        <w:fldChar w:fldCharType="begin" w:fldLock="1"/>
      </w:r>
      <w:r w:rsidR="00120ECE">
        <w:instrText>ADDIN CSL_CITATION { "citationItems" : [ { "id" : "ITEM-1", "itemData" : { "PMID" : "10969780", "author" : [ { "dropping-particle" : "", "family" : "Yuan", "given" : "Jianling", "non-dropping-particle" : "", "parse-names" : false, "suffix" : "" }, { "dropping-particle" : "", "family" : "Narayanan", "given" : "Latha", "non-dropping-particle" : "", "parse-names" : false, "suffix" : "" }, { "dropping-particle" : "", "family" : "Rockwell", "given" : "Sara", "non-dropping-particle" : "", "parse-names" : false, "suffix" : "" }, { "dropping-particle" : "", "family" : "Glazer", "given" : "Peter M.", "non-dropping-particle" : "", "parse-names" : false, "suffix" : "" } ], "container-title" : "Cancer Research", "id" : "ITEM-1", "issue" : "16", "issued" : { "date-parts" : [ [ "2000" ] ] }, "page" : "4372-4376", "title" : "Diminished DNA Repair and Elevated Mutagenesis in Mammalian Cells Exposed to Hypoxia and Low pH", "type" : "article-journal", "volume" : "60" }, "uris" : [ "http://www.mendeley.com/documents/?uuid=eeddf39f-1494-4313-af64-5de3e62f46ee" ] }, { "id" : "ITEM-2",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"ITEM-2", "issue" : "8", "issued" : { "date-parts" : [ [ "2013", "1" ] ] }, "page" : "e1003680", "title" : "The yeast environmental stress response regulates mutagenesis induced by proteotoxic stress.", "type" : "article-journal", "volume" : "9" }, "uris" : [ "http://www.mendeley.com/documents/?uuid=400bf7ef-59fa-4260-aa9d-5d25b2fb6333" ] } ], "mendeley" : { "formattedCitation" : "(Shor, Fox, &amp; Broach, 2013; Yuan, Narayanan, Rockwell, &amp; Glazer, 2000)", "plainTextFormattedCitation" : "(Shor, Fox, &amp; Broach, 2013; Yuan, Narayanan, Rockwell, &amp; Glazer, 2000)", "previouslyFormattedCitation" : "(Shor, Fox, &amp; Broach, 2013; Yuan, Narayanan, Rockwell, &amp; Glazer, 2000)" }, "properties" : { "noteIndex" : 0 }, "schema" : "https://github.com/citation-style-language/schema/raw/master/csl-citation.json" }</w:instrText>
      </w:r>
      <w:r w:rsidR="0077415F">
        <w:fldChar w:fldCharType="separate"/>
      </w:r>
      <w:r w:rsidR="00AE5A0C" w:rsidRPr="00AE5A0C">
        <w:rPr>
          <w:noProof/>
        </w:rPr>
        <w:t>(Shor, Fox, &amp; Broach, 2013; Yuan, Narayanan, Rockwell, &amp; Glazer, 2000)</w:t>
      </w:r>
      <w:r w:rsidR="0077415F">
        <w:fldChar w:fldCharType="end"/>
      </w:r>
      <w:r w:rsidR="0077415F">
        <w:t xml:space="preserve">. </w:t>
      </w:r>
      <w:r w:rsidR="004C00E7">
        <w:t xml:space="preserve">Yeast under nutrient stress have been found to exhibit characteristics of the Warburg effect </w:t>
      </w:r>
      <w:r w:rsidR="004C00E7">
        <w:fldChar w:fldCharType="begin" w:fldLock="1"/>
      </w:r>
      <w:r w:rsidR="00120ECE">
        <w:instrText>ADDIN CSL_CITATION { "citationItems" : [ { "id" : "ITEM-1", "itemData" : { "DOI" : "10.1091/mbc.E07", "author" : [ { "dropping-particle" : "", "family" : "Brauer", "given" : "Matthew J", "non-dropping-particle" : "", "parse-names" : false, "suffix" : "" }, { "dropping-particle" : "", "family" : "Huttenhower", "given" : "Curtis", "non-dropping-particle" : "", "parse-names" : false, "suffix" : "" }, { "dropping-particle" : "", "family" : "Airoldi", "given" : "Edoardo M", "non-dropping-particle" : "", "parse-names" : false, "suffix" : "" }, { "dropping-particle" : "", "family" : "Rosenstein", "given" : "Rachel", "non-dropping-particle" : "", "parse-names" : false, "suffix" : "" }, { "dropping-particle" : "", "family" : "Matese", "given" : "John C", "non-dropping-particle" : "", "parse-names" : false, "suffix" : "" }, { "dropping-particle" : "", "family" : "Gresham", "given" : "David", "non-dropping-particle" : "", "parse-names" : false, "suffix" : "" }, { "dropping-particle" : "", "family" : "Boer", "given" : "Viktor M", "non-dropping-particle" : "", "parse-names" : false, "suffix" : "" }, { "dropping-particle" : "", "family" : "Troyanskaya", "given" : "Olga G", "non-dropping-particle" : "", "parse-names" : false, "suffix" : "" }, { "dropping-particle" : "", "family" : "Botstein", "given" : "David", "non-dropping-particle" : "", "parse-names" : false, "suffix" : "" } ], "id" : "ITEM-1", "issue" : "January", "issued" : { "date-parts" : [ [ "2008" ] ] }, "page" : "352-367", "title" : "Coordination of Growth Rat , Cell Cycle, Stress Response, and Metabolic Activity in Yeast", "type" : "article-journal", "volume" : "19" }, "uris" : [ "http://www.mendeley.com/documents/?uuid=e57c652f-d487-4c80-9f84-3d9001b1c9f5" ] } ], "mendeley" : { "formattedCitation" : "(Brauer et al., 2008)", "plainTextFormattedCitation" : "(Brauer et al., 2008)", "previouslyFormattedCitation" : "(Brauer et al., 2008)" }, "properties" : { "noteIndex" : 0 }, "schema" : "https://github.com/citation-style-language/schema/raw/master/csl-citation.json" }</w:instrText>
      </w:r>
      <w:r w:rsidR="004C00E7">
        <w:fldChar w:fldCharType="separate"/>
      </w:r>
      <w:r w:rsidR="00AE5A0C" w:rsidRPr="00AE5A0C">
        <w:rPr>
          <w:noProof/>
        </w:rPr>
        <w:t>(Brauer et al., 2008)</w:t>
      </w:r>
      <w:r w:rsidR="004C00E7">
        <w:fldChar w:fldCharType="end"/>
      </w:r>
      <w:r w:rsidR="004C00E7">
        <w:t xml:space="preserve">. </w:t>
      </w:r>
      <w:r w:rsidR="0077415F">
        <w:t>These features suggest</w:t>
      </w:r>
      <w:r w:rsidR="006F457D">
        <w:t xml:space="preserve"> that </w:t>
      </w:r>
      <w:r w:rsidR="00AC53F5">
        <w:t>ancient stress response mechanisms might be</w:t>
      </w:r>
      <w:r w:rsidR="00D355C5">
        <w:t xml:space="preserve"> </w:t>
      </w:r>
      <w:r w:rsidR="006F457D">
        <w:t>driver</w:t>
      </w:r>
      <w:r w:rsidR="00AC53F5">
        <w:t>s</w:t>
      </w:r>
      <w:r w:rsidR="006F457D">
        <w:t xml:space="preserve"> </w:t>
      </w:r>
      <w:r w:rsidR="00AC53F5">
        <w:t>of</w:t>
      </w:r>
      <w:r w:rsidR="006F457D">
        <w:t xml:space="preserve"> the </w:t>
      </w:r>
      <w:r w:rsidR="00D355C5">
        <w:t xml:space="preserve">increased </w:t>
      </w:r>
      <w:r w:rsidR="006F457D">
        <w:t>growth rate of tumours.</w:t>
      </w:r>
    </w:p>
    <w:p w14:paraId="0A37204D" w14:textId="5DBE4B88" w:rsidR="0011365E" w:rsidRDefault="0091590B" w:rsidP="00AD649A">
      <w:pPr>
        <w:spacing w:line="360" w:lineRule="auto"/>
        <w:jc w:val="both"/>
      </w:pPr>
      <w:r>
        <w:t>Further parall</w:t>
      </w:r>
      <w:r w:rsidR="007455D0">
        <w:t>elisms can be drawn between th</w:t>
      </w:r>
      <w:r w:rsidR="00AC53F5">
        <w:t>is</w:t>
      </w:r>
      <w:r>
        <w:t xml:space="preserve"> minimal stress response and the results found in this study. For example, cancer cells are known to exhibit </w:t>
      </w:r>
      <w:r w:rsidR="002B2628">
        <w:t xml:space="preserve">an </w:t>
      </w:r>
      <w:r>
        <w:t xml:space="preserve">increased lipid metabolism </w:t>
      </w:r>
      <w:r>
        <w:fldChar w:fldCharType="begin" w:fldLock="1"/>
      </w:r>
      <w:r w:rsidR="00120ECE">
        <w:instrText>ADDIN CSL_CITATION { "citationItems" : [ { "id" : "ITEM-1", "itemData" : { "DOI" : "10.1038/cddis.2013.60", "ISSN" : "2041-4889", "PMID" : "23470539", "abstract" : "The metabolic properties of cancer cells diverge significantly from those of normal cells. Energy production in cancer cells is abnormally dependent on aerobic glycolysis. In addition to the dependency on glycolysis, cancer cells have other atypical metabolic characteristics such as increased fatty acid synthesis and increased rates of glutamine metabolism. Emerging evidence shows that many features characteristic to cancer cells, such as dysregulated Warburg-like glucose metabolism, fatty acid synthesis and glutaminolysis are linked to therapeutic resistance in cancer treatment. Therefore, targeting cellular metabolism may improve the response to cancer therapeutics and the combination of chemotherapeutic drugs with cellular metabolism inhibitors may represent a promising strategy to overcome drug resistance in cancer therapy. Recently, several review articles have summarized the anticancer targets in the metabolic pathways and metabolic inhibitor-induced cell death pathways, however, the dysregulated metabolism in therapeutic resistance, which is a highly clinical relevant area in cancer metabolism research, has not been specifically addressed. From this unique angle, this review article will discuss the relationship between dysregulated cellular metabolism and cancer drug resistance and how targeting of metabolic enzymes, such as glucose transporters, hexokinase, pyruvate kinase M2, lactate dehydrogenase A, pyruvate dehydrogenase kinase, fatty acid synthase and glutaminase can enhance the efficacy of common therapeutic agents or overcome resistance to chemotherapy or radiotherapy.", "author" : [ { "dropping-particle" : "", "family" : "Zhao", "given" : "Y", "non-dropping-particle" : "", "parse-names" : false, "suffix" : "" }, { "dropping-particle" : "", "family" : "Butler", "given" : "E B", "non-dropping-particle" : "", "parse-names" : false, "suffix" : "" }, { "dropping-particle" : "", "family" : "Tan", "given" : "M", "non-dropping-particle" : "", "parse-names" : false, "suffix" : "" } ], "container-title" : "Cell death &amp; disease", "id" : "ITEM-1", "issue" : "3", "issued" : { "date-parts" : [ [ "2013", "1" ] ] }, "page" : "e532", "publisher" : "Nature Publishing Group", "title" : "Targeting cellular metabolism to improve cancer therapeutics.", "type" : "article-journal", "volume" : "4" }, "uris" : [ "http://www.mendeley.com/documents/?uuid=7e024796-c62f-491e-835b-0e45276e791d" ] } ], "mendeley" : { "formattedCitation" : "(Zhao, Butler, &amp; Tan, 2013)", "plainTextFormattedCitation" : "(Zhao, Butler, &amp; Tan, 2013)", "previouslyFormattedCitation" : "(Zhao, Butler, &amp; Tan, 2013)" }, "properties" : { "noteIndex" : 0 }, "schema" : "https://github.com/citation-style-language/schema/raw/master/csl-citation.json" }</w:instrText>
      </w:r>
      <w:r>
        <w:fldChar w:fldCharType="separate"/>
      </w:r>
      <w:r w:rsidR="00AE5A0C" w:rsidRPr="00AE5A0C">
        <w:rPr>
          <w:noProof/>
        </w:rPr>
        <w:t>(Zhao, Butler, &amp; Tan, 2013)</w:t>
      </w:r>
      <w:r>
        <w:fldChar w:fldCharType="end"/>
      </w:r>
      <w:r w:rsidR="002B2628">
        <w:t>, which</w:t>
      </w:r>
      <w:r>
        <w:t xml:space="preserve"> is thought to aid in membrane synthesis, energy production and lipid protein modification </w:t>
      </w:r>
      <w:r>
        <w:fldChar w:fldCharType="begin" w:fldLock="1"/>
      </w:r>
      <w:r w:rsidR="00120ECE">
        <w:instrText>ADDIN CSL_CITATION { "citationItems" : [ { "id" : "ITEM-1", "itemData" : { "DOI" : "10.1038/sj.bjc.6605007", "ISSN" : "1532-1827", "PMID" : "19352381", "abstract" : "Enhanced lipid biosynthesis is a characteristic feature of cancer. Deregulated lipogenesis plays an important role in tumour cell survival. These observations suggest that enzymes in the lipid synthesis pathway would be rational therapeutic targets for cancer. To this end, we review the enzymes in de novo fatty-acid synthesis and related pathways.", "author" : [ { "dropping-particle" : "", "family" : "Mashima", "given" : "T", "non-dropping-particle" : "", "parse-names" : false, "suffix" : "" }, { "dropping-particle" : "", "family" : "Seimiya", "given" : "H", "non-dropping-particle" : "", "parse-names" : false, "suffix" : "" }, { "dropping-particle" : "", "family" : "Tsuruo", "given" : "T", "non-dropping-particle" : "", "parse-names" : false, "suffix" : "" } ], "container-title" : "British journal of cancer", "id" : "ITEM-1", "issue" : "9", "issued" : { "date-parts" : [ [ "2009", "5", "5" ] ] }, "page" : "1369-72", "title" : "De novo fatty-acid synthesis and related pathways as molecular targets for cancer therapy.", "type" : "article-journal", "volume" : "100" }, "uris" : [ "http://www.mendeley.com/documents/?uuid=d838c890-34e4-48ca-a2de-d68b76338465" ] } ], "mendeley" : { "formattedCitation" : "(Mashima, Seimiya, &amp; Tsuruo, 2009)", "plainTextFormattedCitation" : "(Mashima, Seimiya, &amp; Tsuruo, 2009)", "previouslyFormattedCitation" : "(Mashima, Seimiya, &amp; Tsuruo, 2009)" }, "properties" : { "noteIndex" : 0 }, "schema" : "https://github.com/citation-style-language/schema/raw/master/csl-citation.json" }</w:instrText>
      </w:r>
      <w:r>
        <w:fldChar w:fldCharType="separate"/>
      </w:r>
      <w:r w:rsidR="00AE5A0C" w:rsidRPr="00AE5A0C">
        <w:rPr>
          <w:noProof/>
        </w:rPr>
        <w:t>(Mashima, Seimiya, &amp; Tsuruo, 2009)</w:t>
      </w:r>
      <w:r>
        <w:fldChar w:fldCharType="end"/>
      </w:r>
      <w:r>
        <w:t xml:space="preserve">. However, </w:t>
      </w:r>
      <w:r w:rsidR="00620517">
        <w:t xml:space="preserve">separating genes by their ancientness allowed us to determine that </w:t>
      </w:r>
      <w:r>
        <w:t xml:space="preserve">unicellular genes involved in lipid metabolism are mostly downregulated. </w:t>
      </w:r>
      <w:r w:rsidR="00620517">
        <w:t>Downregulation of lipid metabolism has been identified in bacterial species under</w:t>
      </w:r>
      <w:r w:rsidR="001A3A70">
        <w:t xml:space="preserve"> certain types of</w:t>
      </w:r>
      <w:r w:rsidR="00620517">
        <w:t xml:space="preserve"> stress, together with the underexpression of genes involved in amino acid metabolism </w:t>
      </w:r>
      <w:r w:rsidR="00620517">
        <w:fldChar w:fldCharType="begin" w:fldLock="1"/>
      </w:r>
      <w:r w:rsidR="00120ECE">
        <w:instrText>ADDIN CSL_CITATION { "citationItems" : [ { "id" : "ITEM-1", "itemData" : { "DOI" : "10.1016/j.ijfoodmicro.2009.09.027", "ISSN" : "1879-3460", "PMID" : "19853945", "abstract" : "Comparative phenotype and transcriptome analyses were performed with Bacillus cereus ATCC 14579 exposed to pH 5.5 set with different acidulants including hydrochloric acid (HCl), lactic acid (HL) and acetic acid (HAc). Phenotypes observed included a decreased growth rate (with HCl), bacteriostatic and bactericidal conditions, with 2mM undissociated HAc or HL, and 15mM undissociated HAc, respectively. In the latter condition a concomitant decrease in intracellular ATP levels was observed. The transcriptome analyses revealed general and specific responses to the acidulants used. The general acid stress response includes modulation of pyruvate metabolism with activation of the butanediol fermentation pathway, and an oxidative stress response that was, however, more extensive in the bacteriostatic and bactericidal conditions. HL-specific and HAc-specific responses include modulation of metabolic pathways for amino acid metabolism. Activation of lactate, formate, and ethanol fermentation pathways, alternative electron-transport chain components and fatty acid biosynthesis genes was noted in the presence of 15mM undissociated HAc. In conclusion, our study has provided insights in phenotype-associated, and general and acidulant-specific responses in B. cereus.", "author" : [ { "dropping-particle" : "", "family" : "Mols", "given" : "Maarten", "non-dropping-particle" : "", "parse-names" : false, "suffix" : "" }, { "dropping-particle" : "", "family" : "Kranenburg", "given" : "Richard", "non-dropping-particle" : "van", "parse-names" : false, "suffix" : "" }, { "dropping-particle" : "", "family" : "Tempelaars", "given" : "Marcel H", "non-dropping-particle" : "", "parse-names" : false, "suffix" : "" }, { "dropping-particle" : "", "family" : "Schaik", "given" : "Willem", "non-dropping-particle" : "van", "parse-names" : false, "suffix" : "" }, { "dropping-particle" : "", "family" : "Moezelaar", "given" : "Roy", "non-dropping-particle" : "", "parse-names" : false, "suffix" : "" }, { "dropping-particle" : "", "family" : "Abee", "given" : "Tjakko", "non-dropping-particle" : "", "parse-names" : false, "suffix" : "" } ], "container-title" : "International journal of food microbiology", "id" : "ITEM-1", "issue" : "1", "issued" : { "date-parts" : [ [ "2010", "1", "31" ] ] }, "page" : "13-21", "publisher" : "Elsevier B.V.", "title" : "Comparative analysis of transcriptional and physiological responses of Bacillus cereus to organic and inorganic acid shocks.", "type" : "article-journal", "volume" : "137" }, "uris" : [ "http://www.mendeley.com/documents/?uuid=5c93fa4f-b641-4ed6-aafd-82af94ab4912" ] } ], "mendeley" : { "formattedCitation" : "(Mols et al., 2010)", "plainTextFormattedCitation" : "(Mols et al., 2010)", "previouslyFormattedCitation" : "(Mols et al., 2010)" }, "properties" : { "noteIndex" : 0 }, "schema" : "https://github.com/citation-style-language/schema/raw/master/csl-citation.json" }</w:instrText>
      </w:r>
      <w:r w:rsidR="00620517">
        <w:fldChar w:fldCharType="separate"/>
      </w:r>
      <w:r w:rsidR="00AE5A0C" w:rsidRPr="00AE5A0C">
        <w:rPr>
          <w:noProof/>
        </w:rPr>
        <w:t>(Mols et al., 2010)</w:t>
      </w:r>
      <w:r w:rsidR="00620517">
        <w:fldChar w:fldCharType="end"/>
      </w:r>
      <w:r w:rsidR="005768B3">
        <w:t xml:space="preserve">. </w:t>
      </w:r>
      <w:r w:rsidR="0011365E">
        <w:t>Furthermore, some multicellular species</w:t>
      </w:r>
      <w:r w:rsidR="0011365E" w:rsidRPr="0011365E">
        <w:t xml:space="preserve"> </w:t>
      </w:r>
      <w:r w:rsidR="0011365E">
        <w:t xml:space="preserve">are known to downregulate their lipid metabolism under stress </w:t>
      </w:r>
      <w:r w:rsidR="0011365E">
        <w:fldChar w:fldCharType="begin" w:fldLock="1"/>
      </w:r>
      <w:r w:rsidR="00120ECE">
        <w:instrText>ADDIN CSL_CITATION { "citationItems" : [ { "id" : "ITEM-1", "itemData" : { "DOI" : "10.1186/1471-2164-15-859", "ISSN" : "1471-2164", "PMID" : "25282344", "abstract" : "BACKGROUND: Gene expression regulation is one of the fundamental mechanisms of phenotypic plasticity and is expected to respond to selection in conditions favoring phenotypic response. The observation that many organisms increase their stress tolerance after acclimation to moderate levels of stress is an example of plasticity which has been long hypothesized to be based on adaptive changes in gene expression. We report genome-wide patterns of gene expression in two heat-tolerant and two heat-sensitive parthenogenetic clones of the zooplankton crustacean Daphnia pulex exposed for three generations to either optimal (18[degree sign]C) or substressful (28[degree sign]C) temperature.\n\nRESULTS: A large number of genes responded to temperature and many demonstrated a significant genotype-by-environment (GxE) interaction. Among genes with a significant GxE there were approximately equally frequent instances of canalization, i.e. stronger plasticity in heat-sensitive than in heat-tolerant clones, and of enhancement of plasticity along the evolutionary vector toward heat tolerance. The strongest response observed is the across-the-board down-regulation of a variety of genes occurring in heat-tolerant, but not in heat-sensitive clones. This response is particularly obvious among genes involved in core metabolic pathways and those responsible for transcription, translation and DNA repair.\n\nCONCLUSIONS: The observed down-regulation of metabolism, consistent with previous findings in yeast and Drosophila, may reflect a general compensatory stress response. The associated down-regulation of DNA repair pathways potentially creates a trade-off between short-term benefits of survival at high temperature and long-term costs of accelerated mutation accumulation.", "author" : [ { "dropping-particle" : "", "family" : "Yampolsky", "given" : "Lev Y", "non-dropping-particle" : "", "parse-names" : false, "suffix" : "" }, { "dropping-particle" : "", "family" : "Zeng", "given" : "Erliang", "non-dropping-particle" : "", "parse-names" : false, "suffix" : "" }, { "dropping-particle" : "", "family" : "Lopez", "given" : "Jacqueline", "non-dropping-particle" : "", "parse-names" : false, "suffix" : "" }, { "dropping-particle" : "", "family" : "Williams", "given" : "Patricia J", "non-dropping-particle" : "", "parse-names" : false, "suffix" : "" }, { "dropping-particle" : "", "family" : "Dick", "given" : "Kenneth B", "non-dropping-particle" : "", "parse-names" : false, "suffix" : "" }, { "dropping-particle" : "", "family" : "Colbourne", "given" : "John K", "non-dropping-particle" : "", "parse-names" : false, "suffix" : "" }, { "dropping-particle" : "", "family" : "Pfrender", "given" : "Michael E", "non-dropping-particle" : "", "parse-names" : false, "suffix" : "" } ], "container-title" : "BMC genomics", "id" : "ITEM-1", "issue" : "1", "issued" : { "date-parts" : [ [ "2014", "10", "4" ] ] }, "page" : "859", "title" : "Functional genomics of acclimation and adaptation in response to thermal stress in Daphnia.", "type" : "article-journal", "volume" : "15" }, "uris" : [ "http://www.mendeley.com/documents/?uuid=18409395-8f1e-4bc6-804f-5f0ecda0d342" ] } ], "mendeley" : { "formattedCitation" : "(Yampolsky et al., 2014)", "plainTextFormattedCitation" : "(Yampolsky et al., 2014)", "previouslyFormattedCitation" : "(Yampolsky et al., 2014)" }, "properties" : { "noteIndex" : 0 }, "schema" : "https://github.com/citation-style-language/schema/raw/master/csl-citation.json" }</w:instrText>
      </w:r>
      <w:r w:rsidR="0011365E">
        <w:fldChar w:fldCharType="separate"/>
      </w:r>
      <w:r w:rsidR="00AE5A0C" w:rsidRPr="00AE5A0C">
        <w:rPr>
          <w:noProof/>
        </w:rPr>
        <w:t>(Yampolsky et al., 2014)</w:t>
      </w:r>
      <w:r w:rsidR="0011365E">
        <w:fldChar w:fldCharType="end"/>
      </w:r>
      <w:r w:rsidR="0011365E">
        <w:t>, and endoplasmatic reticulum stress has been associated with dimi</w:t>
      </w:r>
      <w:r w:rsidR="001A3A70">
        <w:t>ni</w:t>
      </w:r>
      <w:r w:rsidR="0011365E">
        <w:t xml:space="preserve">shed lipid metabolism </w:t>
      </w:r>
      <w:r w:rsidR="0011365E">
        <w:fldChar w:fldCharType="begin" w:fldLock="1"/>
      </w:r>
      <w:r w:rsidR="00120ECE">
        <w:instrText>ADDIN CSL_CITATION { "citationItems" : [ { "id" : "ITEM-1", "itemData" : { "DOI" : "10.1016/j.cell.2010.02.034", "ISSN" : "1097-4172", "PMID" : "20303879", "abstract" : "The endoplasmic reticulum (ER) is the major site in the cell for protein folding and trafficking and is central to many cellular functions. Failure of the ER's adaptive capacity results in activation of the unfolded protein response (UPR), which intersects with many different inflammatory and stress signaling pathways. These pathways are also critical in chronic metabolic diseases such as obesity, insulin resistance, and type 2 diabetes. The ER and related signaling networks are emerging as a potential site for the intersection of inflammation and metabolic disease.", "author" : [ { "dropping-particle" : "", "family" : "Hotamisligil", "given" : "G\u00f6khan S", "non-dropping-particle" : "", "parse-names" : false, "suffix" : "" } ], "container-title" : "Cell", "id" : "ITEM-1", "issue" : "6", "issued" : { "date-parts" : [ [ "2010", "3", "19" ] ] }, "page" : "900-17", "title" : "Endoplasmic reticulum stress and the inflammatory basis of metabolic disease.", "type" : "article-journal", "volume" : "140" }, "uris" : [ "http://www.mendeley.com/documents/?uuid=8e1b02e2-9b71-4814-8833-862caf685dcc" ] } ], "mendeley" : { "formattedCitation" : "(Hotamisligil, 2010)", "plainTextFormattedCitation" : "(Hotamisligil, 2010)", "previouslyFormattedCitation" : "(Hotamisligil, 2010)" }, "properties" : { "noteIndex" : 0 }, "schema" : "https://github.com/citation-style-language/schema/raw/master/csl-citation.json" }</w:instrText>
      </w:r>
      <w:r w:rsidR="0011365E">
        <w:fldChar w:fldCharType="separate"/>
      </w:r>
      <w:r w:rsidR="00AE5A0C" w:rsidRPr="00AE5A0C">
        <w:rPr>
          <w:noProof/>
        </w:rPr>
        <w:t>(Hotamisligil, 2010)</w:t>
      </w:r>
      <w:r w:rsidR="0011365E">
        <w:fldChar w:fldCharType="end"/>
      </w:r>
      <w:r w:rsidR="0011365E">
        <w:t>.</w:t>
      </w:r>
    </w:p>
    <w:p w14:paraId="21BA6F48" w14:textId="17A53E2D" w:rsidR="005768B3" w:rsidRDefault="005768B3" w:rsidP="00AD649A">
      <w:pPr>
        <w:spacing w:line="360" w:lineRule="auto"/>
        <w:jc w:val="both"/>
      </w:pPr>
      <w:r>
        <w:t xml:space="preserve">On the other hand, highly conserved stress proteins can modulate and are related to the expression of molecules of the immune system </w:t>
      </w:r>
      <w:r>
        <w:fldChar w:fldCharType="begin" w:fldLock="1"/>
      </w:r>
      <w:r w:rsidR="00120ECE">
        <w:instrText>ADDIN CSL_CITATION { "citationItems" : [ { "id" : "ITEM-1", "itemData" : { "DOI" : "10.1379/1466-1268(1996)001&lt;0099:SPAAOI&gt;2.3.CO;2", "author" : [ { "dropping-particle" : "", "family" : "Borghesi", "given" : "L.A.", "non-dropping-particle" : "", "parse-names" : false, "suffix" : "" }, { "dropping-particle" : "", "family" : "Lynes", "given" : "M.A.", "non-dropping-particle" : "", "parse-names" : false, "suffix" : "" } ], "container-title" : "Cell Stress &amp; Chaperones", "id" : "ITEM-1", "issue" : "2", "issued" : { "date-parts" : [ [ "1996" ] ] }, "page" : "99-108", "title" : "Stress proteins as agents of immunological change: some lessons from metallothionein", "type" : "article-journal", "volume" : "1" }, "uris" : [ "http://www.mendeley.com/documents/?uuid=32deedd2-cb01-4a21-bab4-1a725335c394" ] }, { "id" : "ITEM-2", "itemData" : { "DOI" : "10.1016/S0162-3109(00)00227-7", "ISBN" : "1505272475", "ISSN" : "01623109", "author" : [ { "dropping-particle" : "", "family" : "Moseley", "given" : "Pope", "non-dropping-particle" : "", "parse-names" : false, "suffix" : "" } ], "container-title" : "Immunopharmacology", "id" : "ITEM-2", "issue" : "3", "issued" : { "date-parts" : [ [ "2000", "7" ] ] }, "page" : "299-302", "title" : "Stress proteins and the immune response", "type" : "article-journal", "volume" : "48" }, "uris" : [ "http://www.mendeley.com/documents/?uuid=b4b6041f-4e36-4442-81d9-ff5cee38765c" ] } ], "mendeley" : { "formattedCitation" : "(Borghesi &amp; Lynes, 1996; Moseley, 2000)", "plainTextFormattedCitation" : "(Borghesi &amp; Lynes, 1996; Moseley, 2000)", "previouslyFormattedCitation" : "(Borghesi &amp; Lynes, 1996; Moseley, 2000)" }, "properties" : { "noteIndex" : 0 }, "schema" : "https://github.com/citation-style-language/schema/raw/master/csl-citation.json" }</w:instrText>
      </w:r>
      <w:r>
        <w:fldChar w:fldCharType="separate"/>
      </w:r>
      <w:r w:rsidR="00AE5A0C" w:rsidRPr="00AE5A0C">
        <w:rPr>
          <w:noProof/>
        </w:rPr>
        <w:t>(Borghesi &amp; Lynes, 1996; Moseley, 2000)</w:t>
      </w:r>
      <w:r>
        <w:fldChar w:fldCharType="end"/>
      </w:r>
      <w:r>
        <w:t>, which might relate the upregulation of immune system-related gene sets in early metazoans.</w:t>
      </w:r>
    </w:p>
    <w:p w14:paraId="084BE850" w14:textId="1FAC94D6" w:rsidR="005768B3" w:rsidRPr="00EC7400" w:rsidRDefault="007455D0" w:rsidP="00AD649A">
      <w:pPr>
        <w:spacing w:line="360" w:lineRule="auto"/>
        <w:jc w:val="both"/>
      </w:pPr>
      <w:r>
        <w:lastRenderedPageBreak/>
        <w:t>T</w:t>
      </w:r>
      <w:r w:rsidR="00D355C5">
        <w:t xml:space="preserve">he activation of genes involved in the CSR is consistent with one of the pillars of the atavism hypothesis, </w:t>
      </w:r>
      <w:r w:rsidR="00153DF2">
        <w:t>as</w:t>
      </w:r>
      <w:r w:rsidR="00D355C5">
        <w:t xml:space="preserve"> it involves the re-activation of </w:t>
      </w:r>
      <w:r w:rsidR="00604A59">
        <w:t>genes</w:t>
      </w:r>
      <w:r w:rsidR="00D355C5">
        <w:t xml:space="preserve"> evolved millions of years ago to protect the cell </w:t>
      </w:r>
      <w:r w:rsidR="00D355C5" w:rsidRPr="00EC7400">
        <w:t>from the hostile environment. In summary</w:t>
      </w:r>
      <w:r w:rsidR="00120C0B" w:rsidRPr="00EC7400">
        <w:t xml:space="preserve">, </w:t>
      </w:r>
      <w:r w:rsidR="00D355C5" w:rsidRPr="00EC7400">
        <w:t>t</w:t>
      </w:r>
      <w:r w:rsidR="008F5BE4" w:rsidRPr="00EC7400">
        <w:t xml:space="preserve">he </w:t>
      </w:r>
      <w:r w:rsidR="000634F3" w:rsidRPr="00EC7400">
        <w:t>functional studies performed in this study point towards the re-activation</w:t>
      </w:r>
      <w:r w:rsidR="008F5BE4" w:rsidRPr="00EC7400">
        <w:t xml:space="preserve"> </w:t>
      </w:r>
      <w:r w:rsidR="002B2628">
        <w:t xml:space="preserve">of </w:t>
      </w:r>
      <w:r w:rsidR="008F5BE4" w:rsidRPr="00EC7400">
        <w:t xml:space="preserve">ancient stress mechanisms. </w:t>
      </w:r>
    </w:p>
    <w:p w14:paraId="631BFFA8" w14:textId="56DE8590" w:rsidR="005768B3" w:rsidRPr="00EC7400" w:rsidRDefault="00EC7400" w:rsidP="00AD649A">
      <w:pPr>
        <w:pStyle w:val="Heading3"/>
        <w:spacing w:line="360" w:lineRule="auto"/>
        <w:rPr>
          <w:rFonts w:asciiTheme="minorHAnsi" w:hAnsiTheme="minorHAnsi"/>
          <w:sz w:val="22"/>
          <w:szCs w:val="22"/>
        </w:rPr>
      </w:pPr>
      <w:bookmarkStart w:id="198" w:name="_Toc404262921"/>
      <w:r w:rsidRPr="00EC7400">
        <w:rPr>
          <w:rFonts w:asciiTheme="minorHAnsi" w:hAnsiTheme="minorHAnsi"/>
          <w:sz w:val="22"/>
          <w:szCs w:val="22"/>
        </w:rPr>
        <w:t xml:space="preserve">4.3 </w:t>
      </w:r>
      <w:r w:rsidR="00A86AA4">
        <w:rPr>
          <w:rFonts w:asciiTheme="minorHAnsi" w:hAnsiTheme="minorHAnsi"/>
          <w:sz w:val="22"/>
          <w:szCs w:val="22"/>
        </w:rPr>
        <w:t>Selection pressures and atavism</w:t>
      </w:r>
      <w:bookmarkEnd w:id="198"/>
    </w:p>
    <w:p w14:paraId="2C548726" w14:textId="05B145EC" w:rsidR="00A63A88" w:rsidRDefault="00492F1C" w:rsidP="00AD649A">
      <w:pPr>
        <w:spacing w:line="360" w:lineRule="auto"/>
        <w:jc w:val="both"/>
        <w:rPr>
          <w:rFonts w:cs="Arial"/>
          <w:shd w:val="clear" w:color="auto" w:fill="FFFFFF"/>
        </w:rPr>
      </w:pPr>
      <w:r>
        <w:rPr>
          <w:rFonts w:cs="Arial"/>
          <w:shd w:val="clear" w:color="auto" w:fill="FFFFFF"/>
        </w:rPr>
        <w:t>Validation of</w:t>
      </w:r>
      <w:r w:rsidR="00E43C99" w:rsidRPr="00492F1C">
        <w:rPr>
          <w:rFonts w:cs="Arial"/>
          <w:shd w:val="clear" w:color="auto" w:fill="FFFFFF"/>
        </w:rPr>
        <w:t xml:space="preserve"> the atavism hypothesis </w:t>
      </w:r>
      <w:r w:rsidR="00E43C99" w:rsidRPr="00492F1C">
        <w:rPr>
          <w:rFonts w:cs="Arial"/>
          <w:i/>
          <w:shd w:val="clear" w:color="auto" w:fill="FFFFFF"/>
        </w:rPr>
        <w:t>per se</w:t>
      </w:r>
      <w:r w:rsidR="00902715" w:rsidRPr="00492F1C">
        <w:rPr>
          <w:rFonts w:cs="Arial"/>
          <w:i/>
          <w:shd w:val="clear" w:color="auto" w:fill="FFFFFF"/>
        </w:rPr>
        <w:t xml:space="preserve"> </w:t>
      </w:r>
      <w:r w:rsidR="00902715" w:rsidRPr="00492F1C">
        <w:rPr>
          <w:rFonts w:cs="Arial"/>
          <w:shd w:val="clear" w:color="auto" w:fill="FFFFFF"/>
        </w:rPr>
        <w:t>is challenging</w:t>
      </w:r>
      <w:r w:rsidR="00E43C99" w:rsidRPr="00492F1C">
        <w:rPr>
          <w:rFonts w:cs="Arial"/>
          <w:shd w:val="clear" w:color="auto" w:fill="FFFFFF"/>
        </w:rPr>
        <w:t xml:space="preserve">. </w:t>
      </w:r>
      <w:r w:rsidR="00994915" w:rsidRPr="00492F1C">
        <w:rPr>
          <w:rFonts w:cs="Arial"/>
          <w:shd w:val="clear" w:color="auto" w:fill="FFFFFF"/>
        </w:rPr>
        <w:t xml:space="preserve">This work aimed to derive evidence of atavism from </w:t>
      </w:r>
      <w:r w:rsidR="00EC3822">
        <w:rPr>
          <w:rFonts w:cs="Arial"/>
          <w:shd w:val="clear" w:color="auto" w:fill="FFFFFF"/>
        </w:rPr>
        <w:t>the</w:t>
      </w:r>
      <w:r w:rsidR="00994915" w:rsidRPr="00492F1C">
        <w:rPr>
          <w:rFonts w:cs="Arial"/>
          <w:shd w:val="clear" w:color="auto" w:fill="FFFFFF"/>
        </w:rPr>
        <w:t xml:space="preserve"> analys</w:t>
      </w:r>
      <w:r w:rsidR="00A63A88">
        <w:rPr>
          <w:rFonts w:cs="Arial"/>
          <w:shd w:val="clear" w:color="auto" w:fill="FFFFFF"/>
        </w:rPr>
        <w:t xml:space="preserve">is of the gene expression data, and we </w:t>
      </w:r>
      <w:r w:rsidR="00A63A88" w:rsidRPr="00492F1C">
        <w:rPr>
          <w:rFonts w:cs="Arial"/>
          <w:shd w:val="clear" w:color="auto" w:fill="FFFFFF"/>
        </w:rPr>
        <w:t>have interpreted the functional results obtained under the light of atavism</w:t>
      </w:r>
      <w:r w:rsidR="00A63A88">
        <w:rPr>
          <w:rFonts w:cs="Arial"/>
          <w:shd w:val="clear" w:color="auto" w:fill="FFFFFF"/>
        </w:rPr>
        <w:t xml:space="preserve">. </w:t>
      </w:r>
      <w:r w:rsidR="00EC3822">
        <w:rPr>
          <w:rFonts w:cs="Arial"/>
          <w:shd w:val="clear" w:color="auto" w:fill="FFFFFF"/>
        </w:rPr>
        <w:t>However</w:t>
      </w:r>
      <w:r w:rsidR="00A63A88">
        <w:rPr>
          <w:rFonts w:cs="Arial"/>
          <w:shd w:val="clear" w:color="auto" w:fill="FFFFFF"/>
        </w:rPr>
        <w:t>, e</w:t>
      </w:r>
      <w:r w:rsidR="00E43C99" w:rsidRPr="00492F1C">
        <w:rPr>
          <w:rFonts w:cs="Arial"/>
          <w:shd w:val="clear" w:color="auto" w:fill="FFFFFF"/>
        </w:rPr>
        <w:t>xperiment</w:t>
      </w:r>
      <w:r>
        <w:rPr>
          <w:rFonts w:cs="Arial"/>
          <w:shd w:val="clear" w:color="auto" w:fill="FFFFFF"/>
        </w:rPr>
        <w:t xml:space="preserve">s specifically </w:t>
      </w:r>
      <w:r w:rsidR="00A63A88">
        <w:rPr>
          <w:rFonts w:cs="Arial"/>
          <w:shd w:val="clear" w:color="auto" w:fill="FFFFFF"/>
        </w:rPr>
        <w:t>designed</w:t>
      </w:r>
      <w:r>
        <w:rPr>
          <w:rFonts w:cs="Arial"/>
          <w:shd w:val="clear" w:color="auto" w:fill="FFFFFF"/>
        </w:rPr>
        <w:t xml:space="preserve"> to test the hypothesis can </w:t>
      </w:r>
      <w:r w:rsidR="00A63A88">
        <w:rPr>
          <w:rFonts w:cs="Arial"/>
          <w:shd w:val="clear" w:color="auto" w:fill="FFFFFF"/>
        </w:rPr>
        <w:t>also be applied</w:t>
      </w:r>
      <w:r>
        <w:rPr>
          <w:rFonts w:cs="Arial"/>
          <w:shd w:val="clear" w:color="auto" w:fill="FFFFFF"/>
        </w:rPr>
        <w:t xml:space="preserve">. </w:t>
      </w:r>
      <w:r w:rsidR="00902715" w:rsidRPr="00492F1C">
        <w:rPr>
          <w:rFonts w:cs="Arial"/>
          <w:shd w:val="clear" w:color="auto" w:fill="FFFFFF"/>
        </w:rPr>
        <w:t>For example</w:t>
      </w:r>
      <w:r w:rsidR="00E43C99" w:rsidRPr="00492F1C">
        <w:rPr>
          <w:rFonts w:cs="Arial"/>
          <w:shd w:val="clear" w:color="auto" w:fill="FFFFFF"/>
        </w:rPr>
        <w:t xml:space="preserve">, altering in normal </w:t>
      </w:r>
      <w:r w:rsidR="00902715" w:rsidRPr="00492F1C">
        <w:rPr>
          <w:rFonts w:cs="Arial"/>
          <w:shd w:val="clear" w:color="auto" w:fill="FFFFFF"/>
        </w:rPr>
        <w:t xml:space="preserve">differentiated </w:t>
      </w:r>
      <w:r w:rsidR="00E43C99" w:rsidRPr="00492F1C">
        <w:rPr>
          <w:rFonts w:cs="Arial"/>
          <w:shd w:val="clear" w:color="auto" w:fill="FFFFFF"/>
        </w:rPr>
        <w:t xml:space="preserve">cells </w:t>
      </w:r>
      <w:r w:rsidR="00902715" w:rsidRPr="00492F1C">
        <w:rPr>
          <w:rFonts w:cs="Arial"/>
          <w:shd w:val="clear" w:color="auto" w:fill="FFFFFF"/>
        </w:rPr>
        <w:t xml:space="preserve">multiple </w:t>
      </w:r>
      <w:r w:rsidR="00E43C99" w:rsidRPr="00492F1C">
        <w:rPr>
          <w:rFonts w:cs="Arial"/>
          <w:shd w:val="clear" w:color="auto" w:fill="FFFFFF"/>
        </w:rPr>
        <w:t xml:space="preserve">hub genes </w:t>
      </w:r>
      <w:r w:rsidR="00902715" w:rsidRPr="00492F1C">
        <w:rPr>
          <w:rFonts w:cs="Arial"/>
          <w:shd w:val="clear" w:color="auto" w:fill="FFFFFF"/>
        </w:rPr>
        <w:t xml:space="preserve">of ancient processes and genes intimately linked to multicellularity to determine if it would lead to the acquisition of cancer properties; or inactivating these hub genes in cancer to see </w:t>
      </w:r>
      <w:r w:rsidR="00F11EF0">
        <w:rPr>
          <w:rFonts w:cs="Arial"/>
          <w:shd w:val="clear" w:color="auto" w:fill="FFFFFF"/>
        </w:rPr>
        <w:t>its</w:t>
      </w:r>
      <w:r w:rsidR="00902715" w:rsidRPr="00492F1C">
        <w:rPr>
          <w:rFonts w:cs="Arial"/>
          <w:shd w:val="clear" w:color="auto" w:fill="FFFFFF"/>
        </w:rPr>
        <w:t xml:space="preserve"> malignant features</w:t>
      </w:r>
      <w:r w:rsidR="00F11EF0">
        <w:rPr>
          <w:rFonts w:cs="Arial"/>
          <w:shd w:val="clear" w:color="auto" w:fill="FFFFFF"/>
        </w:rPr>
        <w:t xml:space="preserve"> are lost</w:t>
      </w:r>
      <w:r w:rsidR="00902715" w:rsidRPr="00492F1C">
        <w:rPr>
          <w:rFonts w:cs="Arial"/>
          <w:shd w:val="clear" w:color="auto" w:fill="FFFFFF"/>
        </w:rPr>
        <w:t xml:space="preserve">. </w:t>
      </w:r>
    </w:p>
    <w:p w14:paraId="30C6A50B" w14:textId="700EF059" w:rsidR="00902715" w:rsidRPr="00492F1C" w:rsidRDefault="00012ACF" w:rsidP="00AD649A">
      <w:pPr>
        <w:spacing w:line="360" w:lineRule="auto"/>
        <w:jc w:val="both"/>
        <w:rPr>
          <w:rFonts w:cs="Arial"/>
          <w:shd w:val="clear" w:color="auto" w:fill="FFFFFF"/>
        </w:rPr>
      </w:pPr>
      <w:r>
        <w:rPr>
          <w:rFonts w:cs="Arial"/>
          <w:shd w:val="clear" w:color="auto" w:fill="FFFFFF"/>
        </w:rPr>
        <w:t>Nevertheless, e</w:t>
      </w:r>
      <w:r w:rsidR="00902715" w:rsidRPr="00492F1C">
        <w:rPr>
          <w:rFonts w:cs="Arial"/>
          <w:shd w:val="clear" w:color="auto" w:fill="FFFFFF"/>
        </w:rPr>
        <w:t xml:space="preserve">ven </w:t>
      </w:r>
      <w:r w:rsidR="00A63A88">
        <w:rPr>
          <w:rFonts w:cs="Arial"/>
          <w:shd w:val="clear" w:color="auto" w:fill="FFFFFF"/>
        </w:rPr>
        <w:t>with these two complementary approaches and obtaining results that are in agreement with atavism</w:t>
      </w:r>
      <w:r>
        <w:rPr>
          <w:rFonts w:cs="Arial"/>
          <w:shd w:val="clear" w:color="auto" w:fill="FFFFFF"/>
        </w:rPr>
        <w:t xml:space="preserve"> hypothesis</w:t>
      </w:r>
      <w:r w:rsidR="00902715" w:rsidRPr="00492F1C">
        <w:rPr>
          <w:rFonts w:cs="Arial"/>
          <w:shd w:val="clear" w:color="auto" w:fill="FFFFFF"/>
        </w:rPr>
        <w:t xml:space="preserve">, it would be difficult to differentiate selection for a primitive state and selection for cells with </w:t>
      </w:r>
      <w:r w:rsidR="00BF2EC8">
        <w:rPr>
          <w:rFonts w:cs="Arial"/>
          <w:shd w:val="clear" w:color="auto" w:fill="FFFFFF"/>
        </w:rPr>
        <w:t>a survival advantage</w:t>
      </w:r>
      <w:r w:rsidR="00902715" w:rsidRPr="00492F1C">
        <w:rPr>
          <w:rFonts w:cs="Arial"/>
          <w:shd w:val="clear" w:color="auto" w:fill="FFFFFF"/>
        </w:rPr>
        <w:t>.</w:t>
      </w:r>
      <w:r w:rsidR="00492F1C">
        <w:rPr>
          <w:rFonts w:cs="Arial"/>
          <w:shd w:val="clear" w:color="auto" w:fill="FFFFFF"/>
        </w:rPr>
        <w:t xml:space="preserve"> </w:t>
      </w:r>
      <w:r w:rsidR="00902715" w:rsidRPr="00492F1C">
        <w:rPr>
          <w:rFonts w:cs="Arial"/>
          <w:shd w:val="clear" w:color="auto" w:fill="FFFFFF"/>
        </w:rPr>
        <w:t xml:space="preserve">For instance, we have found that the upregulation of DNA replication/repair and DNA/RNA metabolism </w:t>
      </w:r>
      <w:r w:rsidR="000D70C5">
        <w:rPr>
          <w:rFonts w:cs="Arial"/>
          <w:shd w:val="clear" w:color="auto" w:fill="FFFFFF"/>
        </w:rPr>
        <w:t xml:space="preserve">executed by ancient genes </w:t>
      </w:r>
      <w:r w:rsidR="00902715" w:rsidRPr="00492F1C">
        <w:rPr>
          <w:rFonts w:cs="Arial"/>
          <w:shd w:val="clear" w:color="auto" w:fill="FFFFFF"/>
        </w:rPr>
        <w:t xml:space="preserve">contributes significantly to the lower TAI in tumours, but a valid argument is that </w:t>
      </w:r>
      <w:r w:rsidR="00EC3822">
        <w:rPr>
          <w:rFonts w:cs="Arial"/>
          <w:shd w:val="clear" w:color="auto" w:fill="FFFFFF"/>
        </w:rPr>
        <w:t xml:space="preserve">this upregulation is due to </w:t>
      </w:r>
      <w:r w:rsidR="000D70C5">
        <w:rPr>
          <w:rFonts w:cs="Arial"/>
          <w:shd w:val="clear" w:color="auto" w:fill="FFFFFF"/>
        </w:rPr>
        <w:t xml:space="preserve">a </w:t>
      </w:r>
      <w:r w:rsidR="00902715" w:rsidRPr="00492F1C">
        <w:rPr>
          <w:rFonts w:cs="Arial"/>
          <w:shd w:val="clear" w:color="auto" w:fill="FFFFFF"/>
        </w:rPr>
        <w:t>selection for faster dividing cells</w:t>
      </w:r>
      <w:r w:rsidR="000D70C5">
        <w:rPr>
          <w:rFonts w:cs="Arial"/>
          <w:shd w:val="clear" w:color="auto" w:fill="FFFFFF"/>
        </w:rPr>
        <w:t>,</w:t>
      </w:r>
      <w:r w:rsidR="00902715" w:rsidRPr="00492F1C">
        <w:rPr>
          <w:rFonts w:cs="Arial"/>
          <w:shd w:val="clear" w:color="auto" w:fill="FFFFFF"/>
        </w:rPr>
        <w:t xml:space="preserve"> rather than selection for cells with a more primitive expression phenotype.</w:t>
      </w:r>
    </w:p>
    <w:p w14:paraId="03F97C15" w14:textId="77777777" w:rsidR="00EC3822" w:rsidRDefault="00BF2EC8" w:rsidP="00AD649A">
      <w:pPr>
        <w:spacing w:line="360" w:lineRule="auto"/>
        <w:jc w:val="both"/>
      </w:pPr>
      <w:r>
        <w:t xml:space="preserve">By definition, selection </w:t>
      </w:r>
      <w:r w:rsidR="00CD6D26">
        <w:t xml:space="preserve">in cancer </w:t>
      </w:r>
      <w:r>
        <w:t xml:space="preserve">occurs at the </w:t>
      </w:r>
      <w:r w:rsidR="00CD6D26">
        <w:t>cellular</w:t>
      </w:r>
      <w:r>
        <w:t xml:space="preserve"> level, where cells that are the best adapted to survive under the conditions will outnumber those that are most vulnerable. However, in our point of view</w:t>
      </w:r>
      <w:r w:rsidR="00A63A88">
        <w:t xml:space="preserve">, </w:t>
      </w:r>
      <w:r>
        <w:t>a</w:t>
      </w:r>
      <w:r w:rsidR="00CD6D26">
        <w:t xml:space="preserve">n increased fitness is brought about by </w:t>
      </w:r>
      <w:r w:rsidR="00A86AA4">
        <w:t xml:space="preserve">the reversal to </w:t>
      </w:r>
      <w:r w:rsidR="00CD6D26">
        <w:t xml:space="preserve">a </w:t>
      </w:r>
      <w:r>
        <w:t xml:space="preserve">primitive state. Using the previous example, </w:t>
      </w:r>
      <w:r w:rsidR="000D70C5">
        <w:t xml:space="preserve">selection pressures </w:t>
      </w:r>
      <w:r w:rsidR="00012ACF">
        <w:t>would</w:t>
      </w:r>
      <w:r>
        <w:t xml:space="preserve"> </w:t>
      </w:r>
      <w:r w:rsidR="00A86AA4">
        <w:t xml:space="preserve">favour </w:t>
      </w:r>
      <w:r>
        <w:t xml:space="preserve">faster dividing cells, but these </w:t>
      </w:r>
      <w:r w:rsidR="00A86AA4">
        <w:t>cell</w:t>
      </w:r>
      <w:r w:rsidR="00EC3822">
        <w:t>s</w:t>
      </w:r>
      <w:r w:rsidR="00A86AA4">
        <w:t xml:space="preserve"> </w:t>
      </w:r>
      <w:r>
        <w:t>would have an increase</w:t>
      </w:r>
      <w:r w:rsidR="00012ACF">
        <w:t>d</w:t>
      </w:r>
      <w:r>
        <w:t xml:space="preserve"> rate of division </w:t>
      </w:r>
      <w:r w:rsidRPr="00BF2EC8">
        <w:rPr>
          <w:i/>
        </w:rPr>
        <w:t>because of</w:t>
      </w:r>
      <w:r>
        <w:t xml:space="preserve"> their ancient expression phenotype</w:t>
      </w:r>
      <w:r w:rsidR="00CD6D26">
        <w:t xml:space="preserve">. </w:t>
      </w:r>
      <w:r w:rsidR="00A86AA4">
        <w:t>In other words, an ancient expression phenotype will be indirectly selected for.</w:t>
      </w:r>
      <w:r w:rsidR="00566098">
        <w:t xml:space="preserve"> </w:t>
      </w:r>
    </w:p>
    <w:p w14:paraId="3791BDA6" w14:textId="537925CF" w:rsidR="00566098" w:rsidRDefault="00EC3822" w:rsidP="00AD649A">
      <w:pPr>
        <w:spacing w:line="360" w:lineRule="auto"/>
        <w:jc w:val="both"/>
      </w:pPr>
      <w:r>
        <w:t xml:space="preserve">The question of whether cancer is being driven by atavism, or if atavism is a consequence of cancer progression cannot be definitely answered with the available information. However, </w:t>
      </w:r>
      <w:r w:rsidR="00A86AA4">
        <w:t xml:space="preserve">the process of atavism can </w:t>
      </w:r>
      <w:r>
        <w:t xml:space="preserve">still </w:t>
      </w:r>
      <w:r w:rsidR="00A86AA4">
        <w:t xml:space="preserve">be seen as an implicit mechanism </w:t>
      </w:r>
      <w:r>
        <w:t>occurring behind the scenes of</w:t>
      </w:r>
      <w:r w:rsidR="00A86AA4">
        <w:t xml:space="preserve"> tumour progression</w:t>
      </w:r>
      <w:r w:rsidR="00566098">
        <w:t>.</w:t>
      </w:r>
    </w:p>
    <w:p w14:paraId="068C3B7C" w14:textId="77777777" w:rsidR="00A86AA4" w:rsidRDefault="00A86AA4" w:rsidP="00AD649A">
      <w:pPr>
        <w:spacing w:line="360" w:lineRule="auto"/>
        <w:jc w:val="both"/>
      </w:pPr>
    </w:p>
    <w:p w14:paraId="33F0F3FA" w14:textId="77777777" w:rsidR="00CD3F4A" w:rsidRPr="00EC7400" w:rsidRDefault="00CD3F4A" w:rsidP="00AD649A">
      <w:pPr>
        <w:spacing w:line="360" w:lineRule="auto"/>
        <w:jc w:val="both"/>
      </w:pPr>
    </w:p>
    <w:p w14:paraId="56BF526B" w14:textId="77777777" w:rsidR="00A06723" w:rsidRPr="00EC7400" w:rsidRDefault="00A06723" w:rsidP="00EC7400">
      <w:pPr>
        <w:spacing w:line="360" w:lineRule="auto"/>
        <w:jc w:val="both"/>
      </w:pPr>
    </w:p>
    <w:p w14:paraId="04C9CA03" w14:textId="77777777" w:rsidR="00F85FA6" w:rsidRDefault="00F85FA6" w:rsidP="004548CD">
      <w:pPr>
        <w:spacing w:line="360" w:lineRule="auto"/>
      </w:pPr>
    </w:p>
    <w:p w14:paraId="7E9BDEB5" w14:textId="77777777" w:rsidR="006B588C" w:rsidRDefault="006B588C" w:rsidP="004548CD">
      <w:pPr>
        <w:pStyle w:val="Heading1"/>
        <w:spacing w:line="360" w:lineRule="auto"/>
      </w:pPr>
      <w:bookmarkStart w:id="199" w:name="_Toc404262922"/>
      <w:r>
        <w:lastRenderedPageBreak/>
        <w:t>Conclusion</w:t>
      </w:r>
      <w:r w:rsidR="0095315B">
        <w:t>s</w:t>
      </w:r>
      <w:bookmarkEnd w:id="199"/>
    </w:p>
    <w:p w14:paraId="3CBBB938" w14:textId="10FAB328" w:rsidR="0059132B" w:rsidRPr="001B2B09" w:rsidRDefault="00EC3822" w:rsidP="0011365E">
      <w:pPr>
        <w:spacing w:line="360" w:lineRule="auto"/>
        <w:jc w:val="both"/>
        <w:rPr>
          <w:rFonts w:cs="Times New Roman"/>
        </w:rPr>
      </w:pPr>
      <w:r>
        <w:rPr>
          <w:rFonts w:cs="Times New Roman"/>
        </w:rPr>
        <w:t>T</w:t>
      </w:r>
      <w:r w:rsidR="00C425D9">
        <w:rPr>
          <w:rFonts w:cs="Times New Roman"/>
        </w:rPr>
        <w:t>h</w:t>
      </w:r>
      <w:r w:rsidR="002B5B51">
        <w:rPr>
          <w:rFonts w:cs="Times New Roman"/>
        </w:rPr>
        <w:t xml:space="preserve">e main aim of this </w:t>
      </w:r>
      <w:r w:rsidR="00C425D9">
        <w:rPr>
          <w:rFonts w:cs="Times New Roman"/>
        </w:rPr>
        <w:t xml:space="preserve">study </w:t>
      </w:r>
      <w:del w:id="200" w:author="David Goode" w:date="2014-11-04T22:13:00Z">
        <w:r w:rsidR="00C425D9" w:rsidDel="00B80DDE">
          <w:rPr>
            <w:rFonts w:cs="Times New Roman"/>
          </w:rPr>
          <w:delText xml:space="preserve">aimed </w:delText>
        </w:r>
      </w:del>
      <w:r w:rsidR="002B5B51">
        <w:rPr>
          <w:rFonts w:cs="Times New Roman"/>
        </w:rPr>
        <w:t>was t</w:t>
      </w:r>
      <w:r w:rsidR="00C425D9">
        <w:rPr>
          <w:rFonts w:cs="Times New Roman"/>
        </w:rPr>
        <w:t xml:space="preserve">o find evidence of atavism in the gene expression </w:t>
      </w:r>
      <w:r w:rsidR="002B5B51">
        <w:rPr>
          <w:rFonts w:cs="Times New Roman"/>
        </w:rPr>
        <w:t>levels</w:t>
      </w:r>
      <w:r w:rsidR="00C425D9">
        <w:rPr>
          <w:rFonts w:cs="Times New Roman"/>
        </w:rPr>
        <w:t xml:space="preserve"> of tumours. </w:t>
      </w:r>
      <w:r w:rsidR="002B5B51" w:rsidRPr="001B2B09">
        <w:rPr>
          <w:rFonts w:cs="Times New Roman"/>
        </w:rPr>
        <w:t>We hypothesised that if cancer cells were reactivating an ancient toolkit for survival, then increased levels of expression should be evidenced in primitive genes and gene functions.</w:t>
      </w:r>
    </w:p>
    <w:p w14:paraId="08BD6FBD" w14:textId="3AC160E8" w:rsidR="002B5B51" w:rsidRPr="001B2B09" w:rsidRDefault="00604A59" w:rsidP="0011365E">
      <w:pPr>
        <w:spacing w:line="360" w:lineRule="auto"/>
        <w:jc w:val="both"/>
        <w:rPr>
          <w:rFonts w:cs="Times New Roman"/>
        </w:rPr>
      </w:pPr>
      <w:r w:rsidRPr="001B2B09">
        <w:rPr>
          <w:rFonts w:cs="Times New Roman"/>
        </w:rPr>
        <w:t>H</w:t>
      </w:r>
      <w:r w:rsidR="002B5B51" w:rsidRPr="001B2B09">
        <w:rPr>
          <w:rFonts w:cs="Times New Roman"/>
        </w:rPr>
        <w:t>uman genes were dated in order to obtain a global picture of the ancientness of the human genome</w:t>
      </w:r>
      <w:r w:rsidRPr="001B2B09">
        <w:rPr>
          <w:rFonts w:cs="Times New Roman"/>
        </w:rPr>
        <w:t>,</w:t>
      </w:r>
      <w:r w:rsidR="002B5B51" w:rsidRPr="001B2B09">
        <w:rPr>
          <w:rFonts w:cs="Times New Roman"/>
        </w:rPr>
        <w:t xml:space="preserve"> and our results were widely consistent with known evolutionary events in the history of the human species.</w:t>
      </w:r>
    </w:p>
    <w:p w14:paraId="667469B1" w14:textId="77777777" w:rsidR="002B5B51" w:rsidRDefault="002B5B51" w:rsidP="0011365E">
      <w:pPr>
        <w:spacing w:line="360" w:lineRule="auto"/>
        <w:jc w:val="both"/>
        <w:rPr>
          <w:rFonts w:cs="Times New Roman"/>
        </w:rPr>
      </w:pPr>
      <w:r w:rsidRPr="001B2B09">
        <w:rPr>
          <w:rFonts w:cs="Times New Roman"/>
        </w:rPr>
        <w:t>The dating of human genes allowed the use of the Transcriptome Age Index technique to compare the ancientness of tumour and normal</w:t>
      </w:r>
      <w:r>
        <w:rPr>
          <w:rFonts w:cs="Times New Roman"/>
        </w:rPr>
        <w:t xml:space="preserve"> </w:t>
      </w:r>
      <w:r w:rsidR="00396E51">
        <w:rPr>
          <w:rFonts w:cs="Times New Roman"/>
        </w:rPr>
        <w:t>transcriptomes</w:t>
      </w:r>
      <w:r>
        <w:rPr>
          <w:rFonts w:cs="Times New Roman"/>
        </w:rPr>
        <w:t>. Lung, breast and head and neck tumours were shown to have an older transcriptome than normal tissues, and that this was mainly due to the combined action of two opposing forces: the upregulation of genes that date back to unicellularity and the downregulation of post-multicellularity genes.</w:t>
      </w:r>
    </w:p>
    <w:p w14:paraId="1B07A8CF" w14:textId="3DD66AEC" w:rsidR="00396E51" w:rsidRDefault="006B4BA7" w:rsidP="0011365E">
      <w:pPr>
        <w:spacing w:line="360" w:lineRule="auto"/>
        <w:jc w:val="both"/>
        <w:rPr>
          <w:rFonts w:cs="Times New Roman"/>
        </w:rPr>
      </w:pPr>
      <w:r>
        <w:rPr>
          <w:rFonts w:cs="Times New Roman"/>
        </w:rPr>
        <w:t>Functional set</w:t>
      </w:r>
      <w:r w:rsidR="00396E51">
        <w:rPr>
          <w:rFonts w:cs="Times New Roman"/>
        </w:rPr>
        <w:t xml:space="preserve"> analyses revealed that basal gene functions that emerged during unicellularity or the early stages of multicellularity are upregulated in tumours. Importantly, similarities between the activated ancient functions and those related to a general cellular stress response reinforce</w:t>
      </w:r>
      <w:r w:rsidR="00837A11">
        <w:rPr>
          <w:rFonts w:cs="Times New Roman"/>
        </w:rPr>
        <w:t>d</w:t>
      </w:r>
      <w:r w:rsidR="00396E51">
        <w:rPr>
          <w:rFonts w:cs="Times New Roman"/>
        </w:rPr>
        <w:t xml:space="preserve"> the hypothesis that tumour cells are </w:t>
      </w:r>
      <w:r w:rsidR="00837A11">
        <w:rPr>
          <w:rFonts w:cs="Times New Roman"/>
        </w:rPr>
        <w:t>re</w:t>
      </w:r>
      <w:r w:rsidR="00396E51">
        <w:rPr>
          <w:rFonts w:cs="Times New Roman"/>
        </w:rPr>
        <w:t xml:space="preserve">activating ancient mechanisms of survival. </w:t>
      </w:r>
    </w:p>
    <w:p w14:paraId="0FE3CA32" w14:textId="11330C32" w:rsidR="00396E51" w:rsidRDefault="00396E51" w:rsidP="00396E51">
      <w:pPr>
        <w:spacing w:line="360" w:lineRule="auto"/>
        <w:jc w:val="both"/>
        <w:rPr>
          <w:rFonts w:cs="Times New Roman"/>
        </w:rPr>
      </w:pPr>
      <w:r>
        <w:rPr>
          <w:rFonts w:cs="Times New Roman"/>
        </w:rPr>
        <w:t xml:space="preserve">Finally, the results obtained in this study </w:t>
      </w:r>
      <w:r w:rsidR="00837A11">
        <w:rPr>
          <w:rFonts w:cs="Times New Roman"/>
        </w:rPr>
        <w:t>provide evidence of the reversal of cancer cells to a primitive state by means of the overexpression of ancient genes and functions and the detachment from new</w:t>
      </w:r>
      <w:r w:rsidR="00604A59">
        <w:rPr>
          <w:rFonts w:cs="Times New Roman"/>
        </w:rPr>
        <w:t>ly acquired cellular mechanisms, making our results consistent with the atavism hypothesis.</w:t>
      </w:r>
    </w:p>
    <w:p w14:paraId="30D08E19" w14:textId="77777777" w:rsidR="0095315B" w:rsidRDefault="0095315B" w:rsidP="0095315B"/>
    <w:p w14:paraId="4BE815D2" w14:textId="77777777" w:rsidR="001A3C27" w:rsidRDefault="001A3C27" w:rsidP="0095315B"/>
    <w:p w14:paraId="2199F0BC" w14:textId="77777777" w:rsidR="001A3C27" w:rsidRDefault="001A3C27" w:rsidP="0095315B"/>
    <w:p w14:paraId="29B50ECD" w14:textId="77777777" w:rsidR="001A3C27" w:rsidRDefault="001A3C27" w:rsidP="0095315B"/>
    <w:p w14:paraId="22059249" w14:textId="77777777" w:rsidR="001A3C27" w:rsidRDefault="001A3C27" w:rsidP="0095315B"/>
    <w:p w14:paraId="4AC9BCC1" w14:textId="77777777" w:rsidR="001A3C27" w:rsidRDefault="001A3C27" w:rsidP="0095315B"/>
    <w:p w14:paraId="385B27D5" w14:textId="77777777" w:rsidR="001A3C27" w:rsidRDefault="001A3C27" w:rsidP="0095315B"/>
    <w:p w14:paraId="1C13E98D" w14:textId="77777777" w:rsidR="001A3C27" w:rsidRDefault="001A3C27" w:rsidP="0095315B"/>
    <w:p w14:paraId="42F39187" w14:textId="77777777" w:rsidR="001A3C27" w:rsidRDefault="001A3C27" w:rsidP="0095315B"/>
    <w:p w14:paraId="1522B094" w14:textId="77777777" w:rsidR="001A3C27" w:rsidRDefault="001A3C27" w:rsidP="0095315B"/>
    <w:p w14:paraId="6EDCCAA5" w14:textId="77777777" w:rsidR="00F85FA6" w:rsidRDefault="00791FB8" w:rsidP="004548CD">
      <w:pPr>
        <w:pStyle w:val="Heading1"/>
        <w:spacing w:line="360" w:lineRule="auto"/>
      </w:pPr>
      <w:bookmarkStart w:id="201" w:name="_Toc404262923"/>
      <w:r>
        <w:lastRenderedPageBreak/>
        <w:t>Further work</w:t>
      </w:r>
      <w:bookmarkEnd w:id="201"/>
    </w:p>
    <w:p w14:paraId="27571494" w14:textId="6789CA0F" w:rsidR="00F41780" w:rsidRDefault="001A3C27" w:rsidP="00110EE2">
      <w:pPr>
        <w:spacing w:line="360" w:lineRule="auto"/>
        <w:jc w:val="both"/>
        <w:rPr>
          <w:rFonts w:cs="Times New Roman"/>
        </w:rPr>
      </w:pPr>
      <w:r>
        <w:rPr>
          <w:rFonts w:cs="Times New Roman"/>
        </w:rPr>
        <w:t>T</w:t>
      </w:r>
      <w:r w:rsidR="00E504AB">
        <w:rPr>
          <w:rFonts w:cs="Times New Roman"/>
        </w:rPr>
        <w:t>he pioneer nature of this project</w:t>
      </w:r>
      <w:r>
        <w:rPr>
          <w:rFonts w:cs="Times New Roman"/>
        </w:rPr>
        <w:t xml:space="preserve"> made it </w:t>
      </w:r>
      <w:r w:rsidR="00110EE2">
        <w:rPr>
          <w:rFonts w:cs="Times New Roman"/>
        </w:rPr>
        <w:t xml:space="preserve">limited to searching for evidence of atavism in </w:t>
      </w:r>
      <w:r w:rsidR="00E504AB">
        <w:rPr>
          <w:rFonts w:cs="Times New Roman"/>
        </w:rPr>
        <w:t xml:space="preserve">only four </w:t>
      </w:r>
      <w:r w:rsidR="00110EE2">
        <w:rPr>
          <w:rFonts w:cs="Times New Roman"/>
        </w:rPr>
        <w:t xml:space="preserve">cancer </w:t>
      </w:r>
      <w:r w:rsidR="00E504AB">
        <w:rPr>
          <w:rFonts w:cs="Times New Roman"/>
        </w:rPr>
        <w:t xml:space="preserve">types </w:t>
      </w:r>
      <w:r w:rsidR="00110EE2">
        <w:rPr>
          <w:rFonts w:cs="Times New Roman"/>
        </w:rPr>
        <w:t xml:space="preserve">by focusing on signatures in the cancer transcriptome and </w:t>
      </w:r>
      <w:r w:rsidR="006B4BA7">
        <w:rPr>
          <w:rFonts w:cs="Times New Roman"/>
        </w:rPr>
        <w:t>broad</w:t>
      </w:r>
      <w:r w:rsidR="00110EE2">
        <w:rPr>
          <w:rFonts w:cs="Times New Roman"/>
        </w:rPr>
        <w:t xml:space="preserve"> cellular functions. Further validation of the atavism hypothesis, its extent and universality, as well as characterization of the pathways involved should be explored.</w:t>
      </w:r>
    </w:p>
    <w:p w14:paraId="52BD3653" w14:textId="77777777" w:rsidR="00663030" w:rsidRDefault="001A3C27" w:rsidP="001A3C27">
      <w:pPr>
        <w:pStyle w:val="ListParagraph"/>
        <w:numPr>
          <w:ilvl w:val="0"/>
          <w:numId w:val="25"/>
        </w:numPr>
        <w:spacing w:line="360" w:lineRule="auto"/>
        <w:ind w:left="284" w:hanging="284"/>
        <w:jc w:val="both"/>
        <w:rPr>
          <w:lang w:val="en-US"/>
        </w:rPr>
      </w:pPr>
      <w:r>
        <w:rPr>
          <w:rFonts w:cs="Times New Roman"/>
        </w:rPr>
        <w:t>D</w:t>
      </w:r>
      <w:r w:rsidR="00110EE2" w:rsidRPr="001A3C27">
        <w:rPr>
          <w:rFonts w:cs="Times New Roman"/>
        </w:rPr>
        <w:t xml:space="preserve">irectly comparing the gene expression levels in cancer cells to those of </w:t>
      </w:r>
      <w:r w:rsidR="009351BA" w:rsidRPr="001A3C27">
        <w:rPr>
          <w:rFonts w:cs="Times New Roman"/>
        </w:rPr>
        <w:t>cells of primitive species</w:t>
      </w:r>
      <w:r w:rsidR="00663030" w:rsidRPr="001A3C27">
        <w:rPr>
          <w:rFonts w:cs="Times New Roman"/>
        </w:rPr>
        <w:t xml:space="preserve"> </w:t>
      </w:r>
      <w:r w:rsidR="009351BA" w:rsidRPr="001A3C27">
        <w:rPr>
          <w:rFonts w:cs="Times New Roman"/>
        </w:rPr>
        <w:t xml:space="preserve">would shed light on the processes that are conserved. For example, unicellular organisms and basal metazoans can be used as a reference of primitive survival mechanisms, and gene-network level studies can serve as a basis for finding conserved large-scale pathways. Furthermore, taking advantage of the presence of human cells that exhibit features of a primitive and de-differentiated state, such as normal and cancer stem cells, and mesenchymal cells, </w:t>
      </w:r>
      <w:r w:rsidR="00A52711" w:rsidRPr="001A3C27">
        <w:rPr>
          <w:rFonts w:cs="Times New Roman"/>
        </w:rPr>
        <w:t>would</w:t>
      </w:r>
      <w:r w:rsidR="009351BA" w:rsidRPr="001A3C27">
        <w:rPr>
          <w:rFonts w:cs="Times New Roman"/>
        </w:rPr>
        <w:t xml:space="preserve"> allow the detection of subtle atavism processes that do not necessarily cross over the species-specific or multicellular-organism barrier</w:t>
      </w:r>
      <w:r w:rsidR="00663030" w:rsidRPr="001A3C27">
        <w:rPr>
          <w:rFonts w:cs="Times New Roman"/>
        </w:rPr>
        <w:t>s</w:t>
      </w:r>
      <w:r w:rsidR="009351BA" w:rsidRPr="001A3C27">
        <w:rPr>
          <w:rFonts w:cs="Times New Roman"/>
        </w:rPr>
        <w:t>.</w:t>
      </w:r>
      <w:r w:rsidR="00663030" w:rsidRPr="001A3C27">
        <w:rPr>
          <w:lang w:val="en-US"/>
        </w:rPr>
        <w:t xml:space="preserve"> Another approach could directly assess if genes and functions involved in multicellularity are switched off in cancer. </w:t>
      </w:r>
    </w:p>
    <w:p w14:paraId="3FD9EFB6" w14:textId="77777777" w:rsidR="001A3C27" w:rsidRPr="001A3C27" w:rsidRDefault="001A3C27" w:rsidP="001A3C27">
      <w:pPr>
        <w:pStyle w:val="ListParagraph"/>
        <w:spacing w:line="360" w:lineRule="auto"/>
        <w:ind w:left="284" w:hanging="284"/>
        <w:jc w:val="both"/>
        <w:rPr>
          <w:lang w:val="en-US"/>
        </w:rPr>
      </w:pPr>
    </w:p>
    <w:p w14:paraId="26CDDFA0" w14:textId="32A281E3" w:rsidR="001A3C27" w:rsidRPr="001A3C27" w:rsidRDefault="001A3C27" w:rsidP="001A3C27">
      <w:pPr>
        <w:pStyle w:val="ListParagraph"/>
        <w:numPr>
          <w:ilvl w:val="0"/>
          <w:numId w:val="25"/>
        </w:numPr>
        <w:spacing w:line="360" w:lineRule="auto"/>
        <w:ind w:left="284" w:hanging="284"/>
        <w:jc w:val="both"/>
        <w:rPr>
          <w:rFonts w:cs="Times New Roman"/>
        </w:rPr>
      </w:pPr>
      <w:r>
        <w:rPr>
          <w:rFonts w:cs="Times New Roman"/>
        </w:rPr>
        <w:t xml:space="preserve">The </w:t>
      </w:r>
      <w:r w:rsidR="00E504AB" w:rsidRPr="001A3C27">
        <w:rPr>
          <w:rFonts w:cs="Times New Roman"/>
        </w:rPr>
        <w:t>link between atavism in ca</w:t>
      </w:r>
      <w:r w:rsidR="00F11EF0">
        <w:rPr>
          <w:rFonts w:cs="Times New Roman"/>
        </w:rPr>
        <w:t xml:space="preserve">ncer and the use of conserved </w:t>
      </w:r>
      <w:r w:rsidR="00E504AB" w:rsidRPr="001A3C27">
        <w:rPr>
          <w:rFonts w:cs="Times New Roman"/>
        </w:rPr>
        <w:t>stress mechanisms</w:t>
      </w:r>
      <w:r>
        <w:rPr>
          <w:rFonts w:cs="Times New Roman"/>
        </w:rPr>
        <w:t xml:space="preserve"> should be studied </w:t>
      </w:r>
      <w:r w:rsidR="00E504AB" w:rsidRPr="001A3C27">
        <w:rPr>
          <w:rFonts w:cs="Times New Roman"/>
        </w:rPr>
        <w:t xml:space="preserve">in more depth </w:t>
      </w:r>
      <w:r>
        <w:rPr>
          <w:rFonts w:cs="Times New Roman"/>
        </w:rPr>
        <w:t xml:space="preserve">by drawing </w:t>
      </w:r>
      <w:r w:rsidR="00E504AB" w:rsidRPr="001A3C27">
        <w:rPr>
          <w:rFonts w:cs="Times New Roman"/>
        </w:rPr>
        <w:t xml:space="preserve">parallelisms between the stress response of primitive cells and cancer. Specifically, </w:t>
      </w:r>
      <w:r>
        <w:rPr>
          <w:rFonts w:cs="Times New Roman"/>
        </w:rPr>
        <w:t xml:space="preserve">it would be of interest to determine </w:t>
      </w:r>
      <w:r w:rsidR="00E504AB" w:rsidRPr="001A3C27">
        <w:rPr>
          <w:rFonts w:cs="Times New Roman"/>
        </w:rPr>
        <w:t xml:space="preserve">if there is greater similarity in the stress response of </w:t>
      </w:r>
      <w:r w:rsidR="00A52711" w:rsidRPr="001A3C27">
        <w:rPr>
          <w:rFonts w:cs="Times New Roman"/>
        </w:rPr>
        <w:t xml:space="preserve">unicellular organisms and </w:t>
      </w:r>
      <w:r w:rsidR="00E504AB" w:rsidRPr="001A3C27">
        <w:rPr>
          <w:rFonts w:cs="Times New Roman"/>
        </w:rPr>
        <w:t xml:space="preserve">cancer cells, rather than </w:t>
      </w:r>
      <w:r w:rsidR="00F11EF0">
        <w:rPr>
          <w:rFonts w:cs="Times New Roman"/>
        </w:rPr>
        <w:t xml:space="preserve">with </w:t>
      </w:r>
      <w:r w:rsidR="00E504AB" w:rsidRPr="001A3C27">
        <w:rPr>
          <w:rFonts w:cs="Times New Roman"/>
        </w:rPr>
        <w:t>normal cells</w:t>
      </w:r>
      <w:r w:rsidR="00A52711" w:rsidRPr="001A3C27">
        <w:rPr>
          <w:rFonts w:cs="Times New Roman"/>
        </w:rPr>
        <w:t>.</w:t>
      </w:r>
      <w:r>
        <w:rPr>
          <w:rFonts w:cs="Times New Roman"/>
        </w:rPr>
        <w:t xml:space="preserve"> </w:t>
      </w:r>
      <w:r w:rsidR="00A52711" w:rsidRPr="001A3C27">
        <w:rPr>
          <w:rFonts w:cs="Times New Roman"/>
        </w:rPr>
        <w:t xml:space="preserve"> </w:t>
      </w:r>
    </w:p>
    <w:p w14:paraId="4308D40B" w14:textId="77777777" w:rsidR="001A3C27" w:rsidRPr="001A3C27" w:rsidRDefault="001A3C27" w:rsidP="001A3C27">
      <w:pPr>
        <w:pStyle w:val="ListParagraph"/>
        <w:spacing w:line="360" w:lineRule="auto"/>
        <w:ind w:left="284" w:hanging="284"/>
        <w:jc w:val="both"/>
        <w:rPr>
          <w:rFonts w:cs="Times New Roman"/>
        </w:rPr>
      </w:pPr>
    </w:p>
    <w:p w14:paraId="44BB7872" w14:textId="3E483AE2" w:rsidR="00663030" w:rsidRPr="001A3C27" w:rsidRDefault="00663030" w:rsidP="001A3C27">
      <w:pPr>
        <w:pStyle w:val="ListParagraph"/>
        <w:numPr>
          <w:ilvl w:val="0"/>
          <w:numId w:val="25"/>
        </w:numPr>
        <w:spacing w:line="360" w:lineRule="auto"/>
        <w:ind w:left="284" w:hanging="284"/>
        <w:jc w:val="both"/>
        <w:rPr>
          <w:rFonts w:cs="Times New Roman"/>
        </w:rPr>
      </w:pPr>
      <w:r w:rsidRPr="001A3C27">
        <w:rPr>
          <w:rFonts w:cs="Times New Roman"/>
          <w:lang w:val="en-US"/>
        </w:rPr>
        <w:t xml:space="preserve">Other tumour </w:t>
      </w:r>
      <w:r w:rsidRPr="001A3C27">
        <w:rPr>
          <w:rFonts w:cs="Times New Roman"/>
        </w:rPr>
        <w:t>types and sub-types can be used to assess the ubiquity of atavism in cancer. Their genotype and degree of malignancy can also be taken into account to search for relationships between the degree of atavism and the aetiology of cancer.</w:t>
      </w:r>
    </w:p>
    <w:p w14:paraId="67088E12" w14:textId="77777777" w:rsidR="001A3C27" w:rsidRDefault="001A3C27" w:rsidP="001A3C27">
      <w:pPr>
        <w:pStyle w:val="ListParagraph"/>
        <w:spacing w:line="360" w:lineRule="auto"/>
        <w:ind w:left="284" w:hanging="284"/>
        <w:jc w:val="both"/>
        <w:rPr>
          <w:lang w:val="en-US"/>
        </w:rPr>
      </w:pPr>
    </w:p>
    <w:p w14:paraId="4E3F2E84" w14:textId="1F5DC1AD" w:rsidR="00A52711" w:rsidRPr="001A3C27" w:rsidRDefault="00663030" w:rsidP="001A3C27">
      <w:pPr>
        <w:pStyle w:val="ListParagraph"/>
        <w:numPr>
          <w:ilvl w:val="0"/>
          <w:numId w:val="25"/>
        </w:numPr>
        <w:spacing w:line="360" w:lineRule="auto"/>
        <w:ind w:left="284" w:hanging="284"/>
        <w:jc w:val="both"/>
        <w:rPr>
          <w:lang w:val="en-US"/>
        </w:rPr>
      </w:pPr>
      <w:r w:rsidRPr="001A3C27">
        <w:rPr>
          <w:lang w:val="en-US"/>
        </w:rPr>
        <w:t>Finally, c</w:t>
      </w:r>
      <w:r w:rsidR="00A52711" w:rsidRPr="001A3C27">
        <w:rPr>
          <w:lang w:val="en-US"/>
        </w:rPr>
        <w:t>haracteriz</w:t>
      </w:r>
      <w:r w:rsidRPr="001A3C27">
        <w:rPr>
          <w:lang w:val="en-US"/>
        </w:rPr>
        <w:t xml:space="preserve">ation of </w:t>
      </w:r>
      <w:r w:rsidR="00A52711" w:rsidRPr="001A3C27">
        <w:rPr>
          <w:lang w:val="en-US"/>
        </w:rPr>
        <w:t xml:space="preserve">the atavism in cancer need not be limited to gene expression. A broad exploration can involve searching for atavism signatures in different -omics data, including genomic, </w:t>
      </w:r>
      <w:r w:rsidR="00521702" w:rsidRPr="001A3C27">
        <w:rPr>
          <w:lang w:val="en-US"/>
        </w:rPr>
        <w:t>proteomic, epigenetic and</w:t>
      </w:r>
      <w:r w:rsidR="00A52711" w:rsidRPr="001A3C27">
        <w:rPr>
          <w:lang w:val="en-US"/>
        </w:rPr>
        <w:t xml:space="preserve"> </w:t>
      </w:r>
      <w:r w:rsidR="00521702" w:rsidRPr="001A3C27">
        <w:rPr>
          <w:lang w:val="en-US"/>
        </w:rPr>
        <w:t xml:space="preserve">metabolomics data </w:t>
      </w:r>
      <w:r w:rsidR="00F11EF0">
        <w:rPr>
          <w:lang w:val="en-US"/>
        </w:rPr>
        <w:t xml:space="preserve">which </w:t>
      </w:r>
      <w:r w:rsidR="00521702" w:rsidRPr="001A3C27">
        <w:rPr>
          <w:lang w:val="en-US"/>
        </w:rPr>
        <w:t>will further delimit the extent and implications of the atavism.</w:t>
      </w:r>
    </w:p>
    <w:p w14:paraId="68E85FF5" w14:textId="77777777" w:rsidR="00A52711" w:rsidRDefault="00A52711" w:rsidP="00E504AB">
      <w:pPr>
        <w:spacing w:line="360" w:lineRule="auto"/>
        <w:jc w:val="both"/>
        <w:rPr>
          <w:rFonts w:cs="Times New Roman"/>
        </w:rPr>
      </w:pPr>
    </w:p>
    <w:p w14:paraId="35B62A53" w14:textId="77777777" w:rsidR="00110EE2" w:rsidRDefault="00110EE2" w:rsidP="00AE5FB2">
      <w:pPr>
        <w:spacing w:line="360" w:lineRule="auto"/>
        <w:jc w:val="both"/>
        <w:rPr>
          <w:rFonts w:cs="Times New Roman"/>
        </w:rPr>
      </w:pPr>
    </w:p>
    <w:p w14:paraId="28827058" w14:textId="77777777" w:rsidR="00791FB8" w:rsidRPr="00791FB8" w:rsidRDefault="00791FB8" w:rsidP="004548CD">
      <w:pPr>
        <w:spacing w:line="360" w:lineRule="auto"/>
      </w:pPr>
    </w:p>
    <w:p w14:paraId="2F1CB0AB" w14:textId="77777777" w:rsidR="00F85FA6" w:rsidRDefault="00F85FA6" w:rsidP="004548CD">
      <w:pPr>
        <w:spacing w:line="360" w:lineRule="auto"/>
      </w:pPr>
    </w:p>
    <w:p w14:paraId="7AB25BA5" w14:textId="77777777" w:rsidR="006B588C" w:rsidRDefault="006B588C" w:rsidP="004548CD">
      <w:pPr>
        <w:pStyle w:val="Heading1"/>
        <w:spacing w:line="360" w:lineRule="auto"/>
      </w:pPr>
      <w:bookmarkStart w:id="202" w:name="_Toc404262924"/>
      <w:r>
        <w:lastRenderedPageBreak/>
        <w:t>List of References</w:t>
      </w:r>
      <w:bookmarkEnd w:id="202"/>
    </w:p>
    <w:p w14:paraId="75FD0532" w14:textId="57F6FB66" w:rsidR="00444A1B" w:rsidRPr="00444A1B" w:rsidRDefault="00FE299D">
      <w:pPr>
        <w:pStyle w:val="NormalWeb"/>
        <w:ind w:left="480" w:hanging="480"/>
        <w:divId w:val="1923028566"/>
        <w:rPr>
          <w:rFonts w:ascii="Calibri" w:hAnsi="Calibri"/>
          <w:noProof/>
          <w:sz w:val="22"/>
        </w:rPr>
      </w:pPr>
      <w:r w:rsidRPr="00BD4F0E">
        <w:rPr>
          <w:rFonts w:asciiTheme="minorHAnsi" w:hAnsiTheme="minorHAnsi"/>
          <w:sz w:val="22"/>
          <w:szCs w:val="22"/>
        </w:rPr>
        <w:fldChar w:fldCharType="begin" w:fldLock="1"/>
      </w:r>
      <w:r w:rsidRPr="00BD4F0E">
        <w:rPr>
          <w:rFonts w:asciiTheme="minorHAnsi" w:hAnsiTheme="minorHAnsi"/>
          <w:sz w:val="22"/>
          <w:szCs w:val="22"/>
        </w:rPr>
        <w:instrText xml:space="preserve">ADDIN Mendeley Bibliography CSL_BIBLIOGRAPHY </w:instrText>
      </w:r>
      <w:r w:rsidRPr="00BD4F0E">
        <w:rPr>
          <w:rFonts w:asciiTheme="minorHAnsi" w:hAnsiTheme="minorHAnsi"/>
          <w:sz w:val="22"/>
          <w:szCs w:val="22"/>
        </w:rPr>
        <w:fldChar w:fldCharType="separate"/>
      </w:r>
      <w:r w:rsidR="00444A1B" w:rsidRPr="00444A1B">
        <w:rPr>
          <w:rFonts w:ascii="Calibri" w:hAnsi="Calibri"/>
          <w:noProof/>
          <w:sz w:val="22"/>
        </w:rPr>
        <w:t xml:space="preserve">Alasnier, C., Remignon, H., &amp; Gandemer, G. (1996). Lipid Characteristics Associated with Oxidative and Glycolytic Fibres in Rabbit Muscles. </w:t>
      </w:r>
      <w:r w:rsidR="00444A1B" w:rsidRPr="00444A1B">
        <w:rPr>
          <w:rFonts w:ascii="Calibri" w:hAnsi="Calibri"/>
          <w:i/>
          <w:iCs/>
          <w:noProof/>
          <w:sz w:val="22"/>
        </w:rPr>
        <w:t>Meat Science</w:t>
      </w:r>
      <w:r w:rsidR="00444A1B" w:rsidRPr="00444A1B">
        <w:rPr>
          <w:rFonts w:ascii="Calibri" w:hAnsi="Calibri"/>
          <w:noProof/>
          <w:sz w:val="22"/>
        </w:rPr>
        <w:t xml:space="preserve">, </w:t>
      </w:r>
      <w:r w:rsidR="00444A1B" w:rsidRPr="00444A1B">
        <w:rPr>
          <w:rFonts w:ascii="Calibri" w:hAnsi="Calibri"/>
          <w:i/>
          <w:iCs/>
          <w:noProof/>
          <w:sz w:val="22"/>
        </w:rPr>
        <w:t>43</w:t>
      </w:r>
      <w:r w:rsidR="00444A1B" w:rsidRPr="00444A1B">
        <w:rPr>
          <w:rFonts w:ascii="Calibri" w:hAnsi="Calibri"/>
          <w:noProof/>
          <w:sz w:val="22"/>
        </w:rPr>
        <w:t>(96), 213–224. doi:10.1016/S0309-1740(96)00015-0</w:t>
      </w:r>
    </w:p>
    <w:p w14:paraId="06BD3DD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Anders, S., &amp; Huber, W. (2010). Differential expression analysis for sequence count data. </w:t>
      </w:r>
      <w:r w:rsidRPr="00444A1B">
        <w:rPr>
          <w:rFonts w:ascii="Calibri" w:hAnsi="Calibri"/>
          <w:i/>
          <w:iCs/>
          <w:noProof/>
          <w:sz w:val="22"/>
        </w:rPr>
        <w:t>Genome Biology</w:t>
      </w:r>
      <w:r w:rsidRPr="00444A1B">
        <w:rPr>
          <w:rFonts w:ascii="Calibri" w:hAnsi="Calibri"/>
          <w:noProof/>
          <w:sz w:val="22"/>
        </w:rPr>
        <w:t xml:space="preserve">, </w:t>
      </w:r>
      <w:r w:rsidRPr="00444A1B">
        <w:rPr>
          <w:rFonts w:ascii="Calibri" w:hAnsi="Calibri"/>
          <w:i/>
          <w:iCs/>
          <w:noProof/>
          <w:sz w:val="22"/>
        </w:rPr>
        <w:t>11</w:t>
      </w:r>
      <w:r w:rsidRPr="00444A1B">
        <w:rPr>
          <w:rFonts w:ascii="Calibri" w:hAnsi="Calibri"/>
          <w:noProof/>
          <w:sz w:val="22"/>
        </w:rPr>
        <w:t>(10), R106. doi:10.1186/gb-2010-11-10-r106</w:t>
      </w:r>
    </w:p>
    <w:p w14:paraId="24F9F92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Bartek, J., Mistrik, M., &amp; Bartkova, J. (2012). Thresholds of replication stress signaling in cancer development and treatment. </w:t>
      </w:r>
      <w:r w:rsidRPr="00444A1B">
        <w:rPr>
          <w:rFonts w:ascii="Calibri" w:hAnsi="Calibri"/>
          <w:i/>
          <w:iCs/>
          <w:noProof/>
          <w:sz w:val="22"/>
        </w:rPr>
        <w:t>Nature Structural &amp; Molecular Biology</w:t>
      </w:r>
      <w:r w:rsidRPr="00444A1B">
        <w:rPr>
          <w:rFonts w:ascii="Calibri" w:hAnsi="Calibri"/>
          <w:noProof/>
          <w:sz w:val="22"/>
        </w:rPr>
        <w:t xml:space="preserve">, </w:t>
      </w:r>
      <w:r w:rsidRPr="00444A1B">
        <w:rPr>
          <w:rFonts w:ascii="Calibri" w:hAnsi="Calibri"/>
          <w:i/>
          <w:iCs/>
          <w:noProof/>
          <w:sz w:val="22"/>
        </w:rPr>
        <w:t>19</w:t>
      </w:r>
      <w:r w:rsidRPr="00444A1B">
        <w:rPr>
          <w:rFonts w:ascii="Calibri" w:hAnsi="Calibri"/>
          <w:noProof/>
          <w:sz w:val="22"/>
        </w:rPr>
        <w:t>(1), 5–7. doi:10.1038/nsmb.2220</w:t>
      </w:r>
    </w:p>
    <w:p w14:paraId="24D85923"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Benson, D. a, Karsch-Mizrachi, I., Lipman, D. J., Ostell, J., &amp; Sayers, E. W. (2009). GenBank.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37</w:t>
      </w:r>
      <w:r w:rsidRPr="00444A1B">
        <w:rPr>
          <w:rFonts w:ascii="Calibri" w:hAnsi="Calibri"/>
          <w:noProof/>
          <w:sz w:val="22"/>
        </w:rPr>
        <w:t>(Database issue), D26–31. doi:10.1093/nar/gkn723</w:t>
      </w:r>
    </w:p>
    <w:p w14:paraId="1AE052E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Binns, D., Dimmer, E. C., Huntley, R. P., Barrell, D. G., O’Donovan, C., &amp; Apweiler, R. (2009). QuickGO: a web-based tool for Gene Ontology searching. </w:t>
      </w:r>
      <w:r w:rsidRPr="00444A1B">
        <w:rPr>
          <w:rFonts w:ascii="Calibri" w:hAnsi="Calibri"/>
          <w:i/>
          <w:iCs/>
          <w:noProof/>
          <w:sz w:val="22"/>
        </w:rPr>
        <w:t>Proteomics</w:t>
      </w:r>
      <w:r w:rsidRPr="00444A1B">
        <w:rPr>
          <w:rFonts w:ascii="Calibri" w:hAnsi="Calibri"/>
          <w:noProof/>
          <w:sz w:val="22"/>
        </w:rPr>
        <w:t xml:space="preserve">, </w:t>
      </w:r>
      <w:r w:rsidRPr="00444A1B">
        <w:rPr>
          <w:rFonts w:ascii="Calibri" w:hAnsi="Calibri"/>
          <w:i/>
          <w:iCs/>
          <w:noProof/>
          <w:sz w:val="22"/>
        </w:rPr>
        <w:t>25</w:t>
      </w:r>
      <w:r w:rsidRPr="00444A1B">
        <w:rPr>
          <w:rFonts w:ascii="Calibri" w:hAnsi="Calibri"/>
          <w:noProof/>
          <w:sz w:val="22"/>
        </w:rPr>
        <w:t>(22), 3045–3046. doi:10.1002/pmic.200800002</w:t>
      </w:r>
    </w:p>
    <w:p w14:paraId="2AD8604D"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Borghesi, L. A., &amp; Lynes, M. A. (1996). Stress proteins as agents of immunological change: some lessons from metallothionein. </w:t>
      </w:r>
      <w:r w:rsidRPr="00444A1B">
        <w:rPr>
          <w:rFonts w:ascii="Calibri" w:hAnsi="Calibri"/>
          <w:i/>
          <w:iCs/>
          <w:noProof/>
          <w:sz w:val="22"/>
        </w:rPr>
        <w:t>Cell Stress &amp; Chaperones</w:t>
      </w:r>
      <w:r w:rsidRPr="00444A1B">
        <w:rPr>
          <w:rFonts w:ascii="Calibri" w:hAnsi="Calibri"/>
          <w:noProof/>
          <w:sz w:val="22"/>
        </w:rPr>
        <w:t xml:space="preserve">, </w:t>
      </w:r>
      <w:r w:rsidRPr="00444A1B">
        <w:rPr>
          <w:rFonts w:ascii="Calibri" w:hAnsi="Calibri"/>
          <w:i/>
          <w:iCs/>
          <w:noProof/>
          <w:sz w:val="22"/>
        </w:rPr>
        <w:t>1</w:t>
      </w:r>
      <w:r w:rsidRPr="00444A1B">
        <w:rPr>
          <w:rFonts w:ascii="Calibri" w:hAnsi="Calibri"/>
          <w:noProof/>
          <w:sz w:val="22"/>
        </w:rPr>
        <w:t>(2), 99–108. doi:10.1379/1466-1268(1996)001&lt;0099:SPAAOI&gt;2.3.CO;2</w:t>
      </w:r>
    </w:p>
    <w:p w14:paraId="49F3264A"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Brauer, M. J., Huttenhower, C., Airoldi, E. M., Rosenstein, R., Matese, J. C., Gresham, D., … Botstein, D. (2008). Coordination of Growth Rat , Cell Cycle, Stress Response, and Metabolic Activity in Yeast, </w:t>
      </w:r>
      <w:r w:rsidRPr="00444A1B">
        <w:rPr>
          <w:rFonts w:ascii="Calibri" w:hAnsi="Calibri"/>
          <w:i/>
          <w:iCs/>
          <w:noProof/>
          <w:sz w:val="22"/>
        </w:rPr>
        <w:t>19</w:t>
      </w:r>
      <w:r w:rsidRPr="00444A1B">
        <w:rPr>
          <w:rFonts w:ascii="Calibri" w:hAnsi="Calibri"/>
          <w:noProof/>
          <w:sz w:val="22"/>
        </w:rPr>
        <w:t>(January), 352–367. doi:10.1091/mbc.E07</w:t>
      </w:r>
    </w:p>
    <w:p w14:paraId="1010C73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Bullard, J., Purdom, E., Hansen, K., &amp; Dudoit, S. (2010). Evaluation of Statistical Methods for Normalization and Differential Expression in mRNA-Seq Experiment. </w:t>
      </w:r>
      <w:r w:rsidRPr="00444A1B">
        <w:rPr>
          <w:rFonts w:ascii="Calibri" w:hAnsi="Calibri"/>
          <w:i/>
          <w:iCs/>
          <w:noProof/>
          <w:sz w:val="22"/>
        </w:rPr>
        <w:t>BMC Bioinformatics</w:t>
      </w:r>
      <w:r w:rsidRPr="00444A1B">
        <w:rPr>
          <w:rFonts w:ascii="Calibri" w:hAnsi="Calibri"/>
          <w:noProof/>
          <w:sz w:val="22"/>
        </w:rPr>
        <w:t xml:space="preserve">, </w:t>
      </w:r>
      <w:r w:rsidRPr="00444A1B">
        <w:rPr>
          <w:rFonts w:ascii="Calibri" w:hAnsi="Calibri"/>
          <w:i/>
          <w:iCs/>
          <w:noProof/>
          <w:sz w:val="22"/>
        </w:rPr>
        <w:t>11</w:t>
      </w:r>
      <w:r w:rsidRPr="00444A1B">
        <w:rPr>
          <w:rFonts w:ascii="Calibri" w:hAnsi="Calibri"/>
          <w:noProof/>
          <w:sz w:val="22"/>
        </w:rPr>
        <w:t>(94). doi:10.1186/1471-2105-11-94</w:t>
      </w:r>
    </w:p>
    <w:p w14:paraId="6EB66243"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Cahill, D. P., Kinzler, K. W., Vogelstein, B., &amp; Lengauer, C. (1999). Genetic instability and darwinian selection in tumours. </w:t>
      </w:r>
      <w:r w:rsidRPr="00444A1B">
        <w:rPr>
          <w:rFonts w:ascii="Calibri" w:hAnsi="Calibri"/>
          <w:i/>
          <w:iCs/>
          <w:noProof/>
          <w:sz w:val="22"/>
        </w:rPr>
        <w:t>Trends in Cell Biology</w:t>
      </w:r>
      <w:r w:rsidRPr="00444A1B">
        <w:rPr>
          <w:rFonts w:ascii="Calibri" w:hAnsi="Calibri"/>
          <w:noProof/>
          <w:sz w:val="22"/>
        </w:rPr>
        <w:t xml:space="preserve">, </w:t>
      </w:r>
      <w:r w:rsidRPr="00444A1B">
        <w:rPr>
          <w:rFonts w:ascii="Calibri" w:hAnsi="Calibri"/>
          <w:i/>
          <w:iCs/>
          <w:noProof/>
          <w:sz w:val="22"/>
        </w:rPr>
        <w:t>9</w:t>
      </w:r>
      <w:r w:rsidRPr="00444A1B">
        <w:rPr>
          <w:rFonts w:ascii="Calibri" w:hAnsi="Calibri"/>
          <w:noProof/>
          <w:sz w:val="22"/>
        </w:rPr>
        <w:t>(12), M57–60. doi:10.1016/S0968-0004(99)01466-8</w:t>
      </w:r>
    </w:p>
    <w:p w14:paraId="65E49EC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Cancer, T., &amp; Atlas, G. (2012). Comprehensive molecular portraits of human breast tumours.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490</w:t>
      </w:r>
      <w:r w:rsidRPr="00444A1B">
        <w:rPr>
          <w:rFonts w:ascii="Calibri" w:hAnsi="Calibri"/>
          <w:noProof/>
          <w:sz w:val="22"/>
        </w:rPr>
        <w:t>(7418), 61–70. doi:10.1038/nature11412</w:t>
      </w:r>
    </w:p>
    <w:p w14:paraId="0EABE447"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Carlson, M. (2014). GO.db: A set of annotation maps describing the entire Gene Ontology. R package.</w:t>
      </w:r>
    </w:p>
    <w:p w14:paraId="7361432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Chen, L., Kasai, T., Li, Y., Sugii, Y., Jin, G., Okada, M., … Seno, M. (2012). A model of cancer stem cells derived from mouse induced pluripotent stem cells. </w:t>
      </w:r>
      <w:r w:rsidRPr="00444A1B">
        <w:rPr>
          <w:rFonts w:ascii="Calibri" w:hAnsi="Calibri"/>
          <w:i/>
          <w:iCs/>
          <w:noProof/>
          <w:sz w:val="22"/>
        </w:rPr>
        <w:t>PloS One</w:t>
      </w:r>
      <w:r w:rsidRPr="00444A1B">
        <w:rPr>
          <w:rFonts w:ascii="Calibri" w:hAnsi="Calibri"/>
          <w:noProof/>
          <w:sz w:val="22"/>
        </w:rPr>
        <w:t xml:space="preserve">, </w:t>
      </w:r>
      <w:r w:rsidRPr="00444A1B">
        <w:rPr>
          <w:rFonts w:ascii="Calibri" w:hAnsi="Calibri"/>
          <w:i/>
          <w:iCs/>
          <w:noProof/>
          <w:sz w:val="22"/>
        </w:rPr>
        <w:t>7</w:t>
      </w:r>
      <w:r w:rsidRPr="00444A1B">
        <w:rPr>
          <w:rFonts w:ascii="Calibri" w:hAnsi="Calibri"/>
          <w:noProof/>
          <w:sz w:val="22"/>
        </w:rPr>
        <w:t>(4), e33544. doi:10.1371/journal.pone.0033544</w:t>
      </w:r>
    </w:p>
    <w:p w14:paraId="755ABE7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Danilova, N. (2006). The Evolution of Immune Mechanisms. </w:t>
      </w:r>
      <w:r w:rsidRPr="00444A1B">
        <w:rPr>
          <w:rFonts w:ascii="Calibri" w:hAnsi="Calibri"/>
          <w:i/>
          <w:iCs/>
          <w:noProof/>
          <w:sz w:val="22"/>
        </w:rPr>
        <w:t>Journal of Experimental Zoology</w:t>
      </w:r>
      <w:r w:rsidRPr="00444A1B">
        <w:rPr>
          <w:rFonts w:ascii="Calibri" w:hAnsi="Calibri"/>
          <w:noProof/>
          <w:sz w:val="22"/>
        </w:rPr>
        <w:t xml:space="preserve">, </w:t>
      </w:r>
      <w:r w:rsidRPr="00444A1B">
        <w:rPr>
          <w:rFonts w:ascii="Calibri" w:hAnsi="Calibri"/>
          <w:i/>
          <w:iCs/>
          <w:noProof/>
          <w:sz w:val="22"/>
        </w:rPr>
        <w:t>306B</w:t>
      </w:r>
      <w:r w:rsidRPr="00444A1B">
        <w:rPr>
          <w:rFonts w:ascii="Calibri" w:hAnsi="Calibri"/>
          <w:noProof/>
          <w:sz w:val="22"/>
        </w:rPr>
        <w:t>, 496–520. doi:10.1002/jez.b</w:t>
      </w:r>
    </w:p>
    <w:p w14:paraId="354A6A3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Davies, P. C. W., &amp; Lineweaver, C. H. (2011). Cancer tumors as Metazoa 1.0: tapping genes of ancient ancestors. </w:t>
      </w:r>
      <w:r w:rsidRPr="00444A1B">
        <w:rPr>
          <w:rFonts w:ascii="Calibri" w:hAnsi="Calibri"/>
          <w:i/>
          <w:iCs/>
          <w:noProof/>
          <w:sz w:val="22"/>
        </w:rPr>
        <w:t>Physical Biology</w:t>
      </w:r>
      <w:r w:rsidRPr="00444A1B">
        <w:rPr>
          <w:rFonts w:ascii="Calibri" w:hAnsi="Calibri"/>
          <w:noProof/>
          <w:sz w:val="22"/>
        </w:rPr>
        <w:t xml:space="preserve">, </w:t>
      </w:r>
      <w:r w:rsidRPr="00444A1B">
        <w:rPr>
          <w:rFonts w:ascii="Calibri" w:hAnsi="Calibri"/>
          <w:i/>
          <w:iCs/>
          <w:noProof/>
          <w:sz w:val="22"/>
        </w:rPr>
        <w:t>8</w:t>
      </w:r>
      <w:r w:rsidRPr="00444A1B">
        <w:rPr>
          <w:rFonts w:ascii="Calibri" w:hAnsi="Calibri"/>
          <w:noProof/>
          <w:sz w:val="22"/>
        </w:rPr>
        <w:t>(1), 015001. doi:10.1088/1478-3975/8/1/015001.Cancer</w:t>
      </w:r>
    </w:p>
    <w:p w14:paraId="02DACC9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Dillies, M. A., Rau, A., Aubert, J., Hennequet-Antier, C., Jeanmougin, M., Servant, N., … Jaffrézic, F. (2013). A comprehensive evaluation of normalization methods for Illumina high-throughput RNA sequencing data analysis. </w:t>
      </w:r>
      <w:r w:rsidRPr="00444A1B">
        <w:rPr>
          <w:rFonts w:ascii="Calibri" w:hAnsi="Calibri"/>
          <w:i/>
          <w:iCs/>
          <w:noProof/>
          <w:sz w:val="22"/>
        </w:rPr>
        <w:t>Briefings in Bioinformatics</w:t>
      </w:r>
      <w:r w:rsidRPr="00444A1B">
        <w:rPr>
          <w:rFonts w:ascii="Calibri" w:hAnsi="Calibri"/>
          <w:noProof/>
          <w:sz w:val="22"/>
        </w:rPr>
        <w:t xml:space="preserve">, </w:t>
      </w:r>
      <w:r w:rsidRPr="00444A1B">
        <w:rPr>
          <w:rFonts w:ascii="Calibri" w:hAnsi="Calibri"/>
          <w:i/>
          <w:iCs/>
          <w:noProof/>
          <w:sz w:val="22"/>
        </w:rPr>
        <w:t>14</w:t>
      </w:r>
      <w:r w:rsidRPr="00444A1B">
        <w:rPr>
          <w:rFonts w:ascii="Calibri" w:hAnsi="Calibri"/>
          <w:noProof/>
          <w:sz w:val="22"/>
        </w:rPr>
        <w:t>(6), 671–683. doi:10.1093/bib/bbs046</w:t>
      </w:r>
    </w:p>
    <w:p w14:paraId="1EE70D8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Dimmer, E. C., Huntley, R. P., Alam-Faruque, Y., Sawford, T., O’Donovan, C., Martin, M. J., … Apweiler, R. (2012). The UniProt-GO Annotation database in 2011.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40</w:t>
      </w:r>
      <w:r w:rsidRPr="00444A1B">
        <w:rPr>
          <w:rFonts w:ascii="Calibri" w:hAnsi="Calibri"/>
          <w:noProof/>
          <w:sz w:val="22"/>
        </w:rPr>
        <w:t>(Database issue), D565–70. doi:10.1093/nar/gkr1048</w:t>
      </w:r>
    </w:p>
    <w:p w14:paraId="20FDC923"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Domazet-Lošo, T., Brajković, J., &amp; Tautz, D. (2007). A phylostratigraphy approach to uncover the genomic history of major adaptations in metazoan lineages. </w:t>
      </w:r>
      <w:r w:rsidRPr="00444A1B">
        <w:rPr>
          <w:rFonts w:ascii="Calibri" w:hAnsi="Calibri"/>
          <w:i/>
          <w:iCs/>
          <w:noProof/>
          <w:sz w:val="22"/>
        </w:rPr>
        <w:t>Trends in Genetics</w:t>
      </w:r>
      <w:r w:rsidRPr="00444A1B">
        <w:rPr>
          <w:rFonts w:ascii="Calibri" w:hAnsi="Calibri"/>
          <w:noProof/>
          <w:sz w:val="22"/>
        </w:rPr>
        <w:t xml:space="preserve">, </w:t>
      </w:r>
      <w:r w:rsidRPr="00444A1B">
        <w:rPr>
          <w:rFonts w:ascii="Calibri" w:hAnsi="Calibri"/>
          <w:i/>
          <w:iCs/>
          <w:noProof/>
          <w:sz w:val="22"/>
        </w:rPr>
        <w:t>23</w:t>
      </w:r>
      <w:r w:rsidRPr="00444A1B">
        <w:rPr>
          <w:rFonts w:ascii="Calibri" w:hAnsi="Calibri"/>
          <w:noProof/>
          <w:sz w:val="22"/>
        </w:rPr>
        <w:t>(11), 533–539. doi:10.1016/j.tig.2007.08.014</w:t>
      </w:r>
    </w:p>
    <w:p w14:paraId="431A01D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Domazet-Lošo, T., Klimovich, A., Anokhin, B., Anton-Erxleben, F., Hamm, M. J., Lange, C., &amp; Bosch, T. C. G. (2014). Naturally occurring tumours in the basal metazoan Hydra. </w:t>
      </w:r>
      <w:r w:rsidRPr="00444A1B">
        <w:rPr>
          <w:rFonts w:ascii="Calibri" w:hAnsi="Calibri"/>
          <w:i/>
          <w:iCs/>
          <w:noProof/>
          <w:sz w:val="22"/>
        </w:rPr>
        <w:t>Nature Communications</w:t>
      </w:r>
      <w:r w:rsidRPr="00444A1B">
        <w:rPr>
          <w:rFonts w:ascii="Calibri" w:hAnsi="Calibri"/>
          <w:noProof/>
          <w:sz w:val="22"/>
        </w:rPr>
        <w:t xml:space="preserve">, </w:t>
      </w:r>
      <w:r w:rsidRPr="00444A1B">
        <w:rPr>
          <w:rFonts w:ascii="Calibri" w:hAnsi="Calibri"/>
          <w:i/>
          <w:iCs/>
          <w:noProof/>
          <w:sz w:val="22"/>
        </w:rPr>
        <w:t>5</w:t>
      </w:r>
      <w:r w:rsidRPr="00444A1B">
        <w:rPr>
          <w:rFonts w:ascii="Calibri" w:hAnsi="Calibri"/>
          <w:noProof/>
          <w:sz w:val="22"/>
        </w:rPr>
        <w:t>(May), 4222. doi:10.1038/ncomms5222</w:t>
      </w:r>
    </w:p>
    <w:p w14:paraId="57C5121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Domazet-Loso, T., &amp; Tautz, D. (2003). An evolutionary analysis of orphan genes in Drosophila. </w:t>
      </w:r>
      <w:r w:rsidRPr="00444A1B">
        <w:rPr>
          <w:rFonts w:ascii="Calibri" w:hAnsi="Calibri"/>
          <w:i/>
          <w:iCs/>
          <w:noProof/>
          <w:sz w:val="22"/>
        </w:rPr>
        <w:t>Genome Research</w:t>
      </w:r>
      <w:r w:rsidRPr="00444A1B">
        <w:rPr>
          <w:rFonts w:ascii="Calibri" w:hAnsi="Calibri"/>
          <w:noProof/>
          <w:sz w:val="22"/>
        </w:rPr>
        <w:t xml:space="preserve">, </w:t>
      </w:r>
      <w:r w:rsidRPr="00444A1B">
        <w:rPr>
          <w:rFonts w:ascii="Calibri" w:hAnsi="Calibri"/>
          <w:i/>
          <w:iCs/>
          <w:noProof/>
          <w:sz w:val="22"/>
        </w:rPr>
        <w:t>13</w:t>
      </w:r>
      <w:r w:rsidRPr="00444A1B">
        <w:rPr>
          <w:rFonts w:ascii="Calibri" w:hAnsi="Calibri"/>
          <w:noProof/>
          <w:sz w:val="22"/>
        </w:rPr>
        <w:t>(10), 2213–9. doi:10.1101/gr.1311003</w:t>
      </w:r>
    </w:p>
    <w:p w14:paraId="3E548BD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Domazet-Loso, T., &amp; Tautz, D. (2008). An ancient evolutionary origin of genes associated with human genetic diseases. </w:t>
      </w:r>
      <w:r w:rsidRPr="00444A1B">
        <w:rPr>
          <w:rFonts w:ascii="Calibri" w:hAnsi="Calibri"/>
          <w:i/>
          <w:iCs/>
          <w:noProof/>
          <w:sz w:val="22"/>
        </w:rPr>
        <w:t>Molecular Biology and Evolution</w:t>
      </w:r>
      <w:r w:rsidRPr="00444A1B">
        <w:rPr>
          <w:rFonts w:ascii="Calibri" w:hAnsi="Calibri"/>
          <w:noProof/>
          <w:sz w:val="22"/>
        </w:rPr>
        <w:t xml:space="preserve">, </w:t>
      </w:r>
      <w:r w:rsidRPr="00444A1B">
        <w:rPr>
          <w:rFonts w:ascii="Calibri" w:hAnsi="Calibri"/>
          <w:i/>
          <w:iCs/>
          <w:noProof/>
          <w:sz w:val="22"/>
        </w:rPr>
        <w:t>25</w:t>
      </w:r>
      <w:r w:rsidRPr="00444A1B">
        <w:rPr>
          <w:rFonts w:ascii="Calibri" w:hAnsi="Calibri"/>
          <w:noProof/>
          <w:sz w:val="22"/>
        </w:rPr>
        <w:t>(12), 2699–707. doi:10.1093/molbev/msn214</w:t>
      </w:r>
    </w:p>
    <w:p w14:paraId="4C84D45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Domazet-Loso, T., &amp; Tautz, D. (2010). Phylostratigraphic tracking of cancer genes suggests a link to the emergence of multicellularity in metazoa. </w:t>
      </w:r>
      <w:r w:rsidRPr="00444A1B">
        <w:rPr>
          <w:rFonts w:ascii="Calibri" w:hAnsi="Calibri"/>
          <w:i/>
          <w:iCs/>
          <w:noProof/>
          <w:sz w:val="22"/>
        </w:rPr>
        <w:t>BMC Biology</w:t>
      </w:r>
      <w:r w:rsidRPr="00444A1B">
        <w:rPr>
          <w:rFonts w:ascii="Calibri" w:hAnsi="Calibri"/>
          <w:noProof/>
          <w:sz w:val="22"/>
        </w:rPr>
        <w:t xml:space="preserve">, </w:t>
      </w:r>
      <w:r w:rsidRPr="00444A1B">
        <w:rPr>
          <w:rFonts w:ascii="Calibri" w:hAnsi="Calibri"/>
          <w:i/>
          <w:iCs/>
          <w:noProof/>
          <w:sz w:val="22"/>
        </w:rPr>
        <w:t>8</w:t>
      </w:r>
      <w:r w:rsidRPr="00444A1B">
        <w:rPr>
          <w:rFonts w:ascii="Calibri" w:hAnsi="Calibri"/>
          <w:noProof/>
          <w:sz w:val="22"/>
        </w:rPr>
        <w:t>, 66. doi:10.1186/1741-7007-8-66</w:t>
      </w:r>
    </w:p>
    <w:p w14:paraId="1ED34B1A"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Domazet-Lošo, T., &amp; Tautz, D. (2010). A phylogenetically based transcriptome age index mirrors ontogenetic divergence patterns.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468</w:t>
      </w:r>
      <w:r w:rsidRPr="00444A1B">
        <w:rPr>
          <w:rFonts w:ascii="Calibri" w:hAnsi="Calibri"/>
          <w:noProof/>
          <w:sz w:val="22"/>
        </w:rPr>
        <w:t>(7325), 815–8. doi:10.1038/nature09632</w:t>
      </w:r>
    </w:p>
    <w:p w14:paraId="2AF4E61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Duesberg, P., &amp; Rasnick, D. (2000). Aneuploidy, the somatic mutation that makes cancer a species of its own. </w:t>
      </w:r>
      <w:r w:rsidRPr="00444A1B">
        <w:rPr>
          <w:rFonts w:ascii="Calibri" w:hAnsi="Calibri"/>
          <w:i/>
          <w:iCs/>
          <w:noProof/>
          <w:sz w:val="22"/>
        </w:rPr>
        <w:t>Cell Motility and the Cytoskeleton</w:t>
      </w:r>
      <w:r w:rsidRPr="00444A1B">
        <w:rPr>
          <w:rFonts w:ascii="Calibri" w:hAnsi="Calibri"/>
          <w:noProof/>
          <w:sz w:val="22"/>
        </w:rPr>
        <w:t xml:space="preserve">, </w:t>
      </w:r>
      <w:r w:rsidRPr="00444A1B">
        <w:rPr>
          <w:rFonts w:ascii="Calibri" w:hAnsi="Calibri"/>
          <w:i/>
          <w:iCs/>
          <w:noProof/>
          <w:sz w:val="22"/>
        </w:rPr>
        <w:t>47</w:t>
      </w:r>
      <w:r w:rsidRPr="00444A1B">
        <w:rPr>
          <w:rFonts w:ascii="Calibri" w:hAnsi="Calibri"/>
          <w:noProof/>
          <w:sz w:val="22"/>
        </w:rPr>
        <w:t>(2), 81–107. doi:10.1002/1097-0169(200010)47:2&lt;81::AID-CM1&gt;3.0.CO;2-#</w:t>
      </w:r>
    </w:p>
    <w:p w14:paraId="102B91F8"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Dujon, B., Sherman, D., Fischer, G., Durrens, P., Casaregola, S., Lafontaine, I., … Souciet, J.-L. (2004). Genome evolution in yeasts.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430</w:t>
      </w:r>
      <w:r w:rsidRPr="00444A1B">
        <w:rPr>
          <w:rFonts w:ascii="Calibri" w:hAnsi="Calibri"/>
          <w:noProof/>
          <w:sz w:val="22"/>
        </w:rPr>
        <w:t>(6995), 35–44. doi:10.1038/nature02579</w:t>
      </w:r>
    </w:p>
    <w:p w14:paraId="728B7E8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EMBL-EBI, &amp; The Wellcome Trust Sanger Institute. (2013). Ensembl Genome Browser 73.</w:t>
      </w:r>
    </w:p>
    <w:p w14:paraId="6C810988"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Gasch, A. P., Spellman, P. T., Kao, C. M., Carmel-Harel, O., Eisen, M. B., Storz, G., … Brown, P. O. (2000). Genomic expression programs in the response of yeast cells to environmental changes. </w:t>
      </w:r>
      <w:r w:rsidRPr="00444A1B">
        <w:rPr>
          <w:rFonts w:ascii="Calibri" w:hAnsi="Calibri"/>
          <w:i/>
          <w:iCs/>
          <w:noProof/>
          <w:sz w:val="22"/>
        </w:rPr>
        <w:t>Molecular Biology of the Cell</w:t>
      </w:r>
      <w:r w:rsidRPr="00444A1B">
        <w:rPr>
          <w:rFonts w:ascii="Calibri" w:hAnsi="Calibri"/>
          <w:noProof/>
          <w:sz w:val="22"/>
        </w:rPr>
        <w:t xml:space="preserve">, </w:t>
      </w:r>
      <w:r w:rsidRPr="00444A1B">
        <w:rPr>
          <w:rFonts w:ascii="Calibri" w:hAnsi="Calibri"/>
          <w:i/>
          <w:iCs/>
          <w:noProof/>
          <w:sz w:val="22"/>
        </w:rPr>
        <w:t>11</w:t>
      </w:r>
      <w:r w:rsidRPr="00444A1B">
        <w:rPr>
          <w:rFonts w:ascii="Calibri" w:hAnsi="Calibri"/>
          <w:noProof/>
          <w:sz w:val="22"/>
        </w:rPr>
        <w:t>(12), 4241–57.</w:t>
      </w:r>
    </w:p>
    <w:p w14:paraId="2D578B3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Genome Reference Consortium. (2013). Human Build 37 patch release 12.</w:t>
      </w:r>
    </w:p>
    <w:p w14:paraId="12836FC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Gerlinger, M., Rowan, A. J., Horswell, S., Larkin, J., Endesfelder, D., Math, D., … Swanton, C. (2012). Intratumor Heterogeneity and Branched Evolution Revealed by Multiregion Sequencing. </w:t>
      </w:r>
      <w:r w:rsidRPr="00444A1B">
        <w:rPr>
          <w:rFonts w:ascii="Calibri" w:hAnsi="Calibri"/>
          <w:i/>
          <w:iCs/>
          <w:noProof/>
          <w:sz w:val="22"/>
        </w:rPr>
        <w:t>The New England Jounral of Medicine</w:t>
      </w:r>
      <w:r w:rsidRPr="00444A1B">
        <w:rPr>
          <w:rFonts w:ascii="Calibri" w:hAnsi="Calibri"/>
          <w:noProof/>
          <w:sz w:val="22"/>
        </w:rPr>
        <w:t xml:space="preserve">, </w:t>
      </w:r>
      <w:r w:rsidRPr="00444A1B">
        <w:rPr>
          <w:rFonts w:ascii="Calibri" w:hAnsi="Calibri"/>
          <w:i/>
          <w:iCs/>
          <w:noProof/>
          <w:sz w:val="22"/>
        </w:rPr>
        <w:t>366</w:t>
      </w:r>
      <w:r w:rsidRPr="00444A1B">
        <w:rPr>
          <w:rFonts w:ascii="Calibri" w:hAnsi="Calibri"/>
          <w:noProof/>
          <w:sz w:val="22"/>
        </w:rPr>
        <w:t>(10), 883–892.</w:t>
      </w:r>
    </w:p>
    <w:p w14:paraId="5763053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Gordon, D. J., Resio, B., &amp; Pellman, D. (2012). Causes and consequences of aneuploidy in cancer. </w:t>
      </w:r>
      <w:r w:rsidRPr="00444A1B">
        <w:rPr>
          <w:rFonts w:ascii="Calibri" w:hAnsi="Calibri"/>
          <w:i/>
          <w:iCs/>
          <w:noProof/>
          <w:sz w:val="22"/>
        </w:rPr>
        <w:t>Nature Reviews. Genetics</w:t>
      </w:r>
      <w:r w:rsidRPr="00444A1B">
        <w:rPr>
          <w:rFonts w:ascii="Calibri" w:hAnsi="Calibri"/>
          <w:noProof/>
          <w:sz w:val="22"/>
        </w:rPr>
        <w:t xml:space="preserve">, </w:t>
      </w:r>
      <w:r w:rsidRPr="00444A1B">
        <w:rPr>
          <w:rFonts w:ascii="Calibri" w:hAnsi="Calibri"/>
          <w:i/>
          <w:iCs/>
          <w:noProof/>
          <w:sz w:val="22"/>
        </w:rPr>
        <w:t>13</w:t>
      </w:r>
      <w:r w:rsidRPr="00444A1B">
        <w:rPr>
          <w:rFonts w:ascii="Calibri" w:hAnsi="Calibri"/>
          <w:noProof/>
          <w:sz w:val="22"/>
        </w:rPr>
        <w:t>(3), 189–203. doi:10.1038/nrg3123</w:t>
      </w:r>
    </w:p>
    <w:p w14:paraId="0CCD1C5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Greaves, M. (2002). Cancer causation: the Darwinian downside of past success? </w:t>
      </w:r>
      <w:r w:rsidRPr="00444A1B">
        <w:rPr>
          <w:rFonts w:ascii="Calibri" w:hAnsi="Calibri"/>
          <w:i/>
          <w:iCs/>
          <w:noProof/>
          <w:sz w:val="22"/>
        </w:rPr>
        <w:t>The Lancet Oncology</w:t>
      </w:r>
      <w:r w:rsidRPr="00444A1B">
        <w:rPr>
          <w:rFonts w:ascii="Calibri" w:hAnsi="Calibri"/>
          <w:noProof/>
          <w:sz w:val="22"/>
        </w:rPr>
        <w:t xml:space="preserve">, </w:t>
      </w:r>
      <w:r w:rsidRPr="00444A1B">
        <w:rPr>
          <w:rFonts w:ascii="Calibri" w:hAnsi="Calibri"/>
          <w:i/>
          <w:iCs/>
          <w:noProof/>
          <w:sz w:val="22"/>
        </w:rPr>
        <w:t>3</w:t>
      </w:r>
      <w:r w:rsidRPr="00444A1B">
        <w:rPr>
          <w:rFonts w:ascii="Calibri" w:hAnsi="Calibri"/>
          <w:noProof/>
          <w:sz w:val="22"/>
        </w:rPr>
        <w:t>(4), 244–251. doi:10.1016/S1470-2045(02)00716-7</w:t>
      </w:r>
    </w:p>
    <w:p w14:paraId="33C47F3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Guo, Y., Sheng, Q., Li, J., Ye, F., Samuels, D. C., &amp; Shyr, Y. (2013). Large scale comparison of gene expression levels by microarrays and RNAseq using TCGA data. </w:t>
      </w:r>
      <w:r w:rsidRPr="00444A1B">
        <w:rPr>
          <w:rFonts w:ascii="Calibri" w:hAnsi="Calibri"/>
          <w:i/>
          <w:iCs/>
          <w:noProof/>
          <w:sz w:val="22"/>
        </w:rPr>
        <w:t>PloS One</w:t>
      </w:r>
      <w:r w:rsidRPr="00444A1B">
        <w:rPr>
          <w:rFonts w:ascii="Calibri" w:hAnsi="Calibri"/>
          <w:noProof/>
          <w:sz w:val="22"/>
        </w:rPr>
        <w:t xml:space="preserve">, </w:t>
      </w:r>
      <w:r w:rsidRPr="00444A1B">
        <w:rPr>
          <w:rFonts w:ascii="Calibri" w:hAnsi="Calibri"/>
          <w:i/>
          <w:iCs/>
          <w:noProof/>
          <w:sz w:val="22"/>
        </w:rPr>
        <w:t>8</w:t>
      </w:r>
      <w:r w:rsidRPr="00444A1B">
        <w:rPr>
          <w:rFonts w:ascii="Calibri" w:hAnsi="Calibri"/>
          <w:noProof/>
          <w:sz w:val="22"/>
        </w:rPr>
        <w:t>(8), e71462. doi:10.1371/journal.pone.0071462</w:t>
      </w:r>
    </w:p>
    <w:p w14:paraId="1450F30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Hahn, W. C., Dunn, I. F., Kim, S. Y., Schinzel, A. C., Firestein, R., Guney, I., &amp; Boehm, J. S. (2009). Integrative genomic approaches to understanding cancer. </w:t>
      </w:r>
      <w:r w:rsidRPr="00444A1B">
        <w:rPr>
          <w:rFonts w:ascii="Calibri" w:hAnsi="Calibri"/>
          <w:i/>
          <w:iCs/>
          <w:noProof/>
          <w:sz w:val="22"/>
        </w:rPr>
        <w:t>Biochim Biophys Acta</w:t>
      </w:r>
      <w:r w:rsidRPr="00444A1B">
        <w:rPr>
          <w:rFonts w:ascii="Calibri" w:hAnsi="Calibri"/>
          <w:noProof/>
          <w:sz w:val="22"/>
        </w:rPr>
        <w:t xml:space="preserve">, </w:t>
      </w:r>
      <w:r w:rsidRPr="00444A1B">
        <w:rPr>
          <w:rFonts w:ascii="Calibri" w:hAnsi="Calibri"/>
          <w:i/>
          <w:iCs/>
          <w:noProof/>
          <w:sz w:val="22"/>
        </w:rPr>
        <w:t>1790</w:t>
      </w:r>
      <w:r w:rsidRPr="00444A1B">
        <w:rPr>
          <w:rFonts w:ascii="Calibri" w:hAnsi="Calibri"/>
          <w:noProof/>
          <w:sz w:val="22"/>
        </w:rPr>
        <w:t>(6), 617–632. doi:10.1016/j.bbagen.2009.02.003.Integrative</w:t>
      </w:r>
    </w:p>
    <w:p w14:paraId="008897D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Halazonetis, T. D., Gorgoulis, V. G., Bartek, J., Science, S., Series, N., &amp; Mar, N. (2008). An Oncogene-lnduced DNA Damage Model for Cancer Development. </w:t>
      </w:r>
      <w:r w:rsidRPr="00444A1B">
        <w:rPr>
          <w:rFonts w:ascii="Calibri" w:hAnsi="Calibri"/>
          <w:i/>
          <w:iCs/>
          <w:noProof/>
          <w:sz w:val="22"/>
        </w:rPr>
        <w:t>Science</w:t>
      </w:r>
      <w:r w:rsidRPr="00444A1B">
        <w:rPr>
          <w:rFonts w:ascii="Calibri" w:hAnsi="Calibri"/>
          <w:noProof/>
          <w:sz w:val="22"/>
        </w:rPr>
        <w:t xml:space="preserve">, </w:t>
      </w:r>
      <w:r w:rsidRPr="00444A1B">
        <w:rPr>
          <w:rFonts w:ascii="Calibri" w:hAnsi="Calibri"/>
          <w:i/>
          <w:iCs/>
          <w:noProof/>
          <w:sz w:val="22"/>
        </w:rPr>
        <w:t>319</w:t>
      </w:r>
      <w:r w:rsidRPr="00444A1B">
        <w:rPr>
          <w:rFonts w:ascii="Calibri" w:hAnsi="Calibri"/>
          <w:noProof/>
          <w:sz w:val="22"/>
        </w:rPr>
        <w:t>(5868), 1352–1355. doi:10.1126/science.1140735</w:t>
      </w:r>
    </w:p>
    <w:p w14:paraId="1336828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Hanahan, D., &amp; Weinberg, R. A. (2011). Hallmarks of cancer: the next generation.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144</w:t>
      </w:r>
      <w:r w:rsidRPr="00444A1B">
        <w:rPr>
          <w:rFonts w:ascii="Calibri" w:hAnsi="Calibri"/>
          <w:noProof/>
          <w:sz w:val="22"/>
        </w:rPr>
        <w:t>(5), 646–74. doi:10.1016/j.cell.2011.02.013</w:t>
      </w:r>
    </w:p>
    <w:p w14:paraId="2D394F7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Hemmrich, G., Khalturin, K., Boehm, A.-M., Puchert, M., Anton-Erxleben, F., Wittlieb, J., … Bosch, T. C. G. (2012). Molecular signatures of the three stem cell lineages in hydra and the emergence of stem cell function at the base of multicellularity. </w:t>
      </w:r>
      <w:r w:rsidRPr="00444A1B">
        <w:rPr>
          <w:rFonts w:ascii="Calibri" w:hAnsi="Calibri"/>
          <w:i/>
          <w:iCs/>
          <w:noProof/>
          <w:sz w:val="22"/>
        </w:rPr>
        <w:t>Molecular Biology and Evolution</w:t>
      </w:r>
      <w:r w:rsidRPr="00444A1B">
        <w:rPr>
          <w:rFonts w:ascii="Calibri" w:hAnsi="Calibri"/>
          <w:noProof/>
          <w:sz w:val="22"/>
        </w:rPr>
        <w:t xml:space="preserve">, </w:t>
      </w:r>
      <w:r w:rsidRPr="00444A1B">
        <w:rPr>
          <w:rFonts w:ascii="Calibri" w:hAnsi="Calibri"/>
          <w:i/>
          <w:iCs/>
          <w:noProof/>
          <w:sz w:val="22"/>
        </w:rPr>
        <w:t>29</w:t>
      </w:r>
      <w:r w:rsidRPr="00444A1B">
        <w:rPr>
          <w:rFonts w:ascii="Calibri" w:hAnsi="Calibri"/>
          <w:noProof/>
          <w:sz w:val="22"/>
        </w:rPr>
        <w:t>(11), 3267–80. doi:10.1093/molbev/mss134</w:t>
      </w:r>
    </w:p>
    <w:p w14:paraId="0AA9EA2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Hotamisligil, G. S. (2010). Endoplasmic reticulum stress and the inflammatory basis of metabolic disease.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140</w:t>
      </w:r>
      <w:r w:rsidRPr="00444A1B">
        <w:rPr>
          <w:rFonts w:ascii="Calibri" w:hAnsi="Calibri"/>
          <w:noProof/>
          <w:sz w:val="22"/>
        </w:rPr>
        <w:t>(6), 900–17. doi:10.1016/j.cell.2010.02.034</w:t>
      </w:r>
    </w:p>
    <w:p w14:paraId="33887D33"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Huber, M. a, Kraut, N., &amp; Beug, H. (2005). Molecular requirements for epithelial-mesenchymal transition during tumor progression. </w:t>
      </w:r>
      <w:r w:rsidRPr="00444A1B">
        <w:rPr>
          <w:rFonts w:ascii="Calibri" w:hAnsi="Calibri"/>
          <w:i/>
          <w:iCs/>
          <w:noProof/>
          <w:sz w:val="22"/>
        </w:rPr>
        <w:t>Current Opinion in Cell Biology</w:t>
      </w:r>
      <w:r w:rsidRPr="00444A1B">
        <w:rPr>
          <w:rFonts w:ascii="Calibri" w:hAnsi="Calibri"/>
          <w:noProof/>
          <w:sz w:val="22"/>
        </w:rPr>
        <w:t xml:space="preserve">, </w:t>
      </w:r>
      <w:r w:rsidRPr="00444A1B">
        <w:rPr>
          <w:rFonts w:ascii="Calibri" w:hAnsi="Calibri"/>
          <w:i/>
          <w:iCs/>
          <w:noProof/>
          <w:sz w:val="22"/>
        </w:rPr>
        <w:t>17</w:t>
      </w:r>
      <w:r w:rsidRPr="00444A1B">
        <w:rPr>
          <w:rFonts w:ascii="Calibri" w:hAnsi="Calibri"/>
          <w:noProof/>
          <w:sz w:val="22"/>
        </w:rPr>
        <w:t>(5), 548–58. doi:10.1016/j.ceb.2005.08.001</w:t>
      </w:r>
    </w:p>
    <w:p w14:paraId="1637D10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Huerta-Cepas, J., Dopazo, H., Dopazo, J., &amp; Gabaldón, T. (2007). The human phylome. </w:t>
      </w:r>
      <w:r w:rsidRPr="00444A1B">
        <w:rPr>
          <w:rFonts w:ascii="Calibri" w:hAnsi="Calibri"/>
          <w:i/>
          <w:iCs/>
          <w:noProof/>
          <w:sz w:val="22"/>
        </w:rPr>
        <w:t>Genome Biology</w:t>
      </w:r>
      <w:r w:rsidRPr="00444A1B">
        <w:rPr>
          <w:rFonts w:ascii="Calibri" w:hAnsi="Calibri"/>
          <w:noProof/>
          <w:sz w:val="22"/>
        </w:rPr>
        <w:t xml:space="preserve">, </w:t>
      </w:r>
      <w:r w:rsidRPr="00444A1B">
        <w:rPr>
          <w:rFonts w:ascii="Calibri" w:hAnsi="Calibri"/>
          <w:i/>
          <w:iCs/>
          <w:noProof/>
          <w:sz w:val="22"/>
        </w:rPr>
        <w:t>8</w:t>
      </w:r>
      <w:r w:rsidRPr="00444A1B">
        <w:rPr>
          <w:rFonts w:ascii="Calibri" w:hAnsi="Calibri"/>
          <w:noProof/>
          <w:sz w:val="22"/>
        </w:rPr>
        <w:t>(6), R109. doi:10.1186/gb-2007-8-6-r109</w:t>
      </w:r>
    </w:p>
    <w:p w14:paraId="7659C96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Israel, L. (1996). Tumour progression: random mutations or an integrated survival response to cellular stress conserved from unicellular organisms? </w:t>
      </w:r>
      <w:r w:rsidRPr="00444A1B">
        <w:rPr>
          <w:rFonts w:ascii="Calibri" w:hAnsi="Calibri"/>
          <w:i/>
          <w:iCs/>
          <w:noProof/>
          <w:sz w:val="22"/>
        </w:rPr>
        <w:t>Journal of Theoretical Biology</w:t>
      </w:r>
      <w:r w:rsidRPr="00444A1B">
        <w:rPr>
          <w:rFonts w:ascii="Calibri" w:hAnsi="Calibri"/>
          <w:noProof/>
          <w:sz w:val="22"/>
        </w:rPr>
        <w:t xml:space="preserve">, </w:t>
      </w:r>
      <w:r w:rsidRPr="00444A1B">
        <w:rPr>
          <w:rFonts w:ascii="Calibri" w:hAnsi="Calibri"/>
          <w:i/>
          <w:iCs/>
          <w:noProof/>
          <w:sz w:val="22"/>
        </w:rPr>
        <w:t>178</w:t>
      </w:r>
      <w:r w:rsidRPr="00444A1B">
        <w:rPr>
          <w:rFonts w:ascii="Calibri" w:hAnsi="Calibri"/>
          <w:noProof/>
          <w:sz w:val="22"/>
        </w:rPr>
        <w:t>(4), 375–80. doi:10.1006/jtbi.1996.0033</w:t>
      </w:r>
    </w:p>
    <w:p w14:paraId="6D91235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Jacobs, D. K., Nakanishi, N., Yuan, D., Camara, A., Nichols, S. a, &amp; Hartenstein, V. (2007). Evolution of sensory structures in basal metazoa. </w:t>
      </w:r>
      <w:r w:rsidRPr="00444A1B">
        <w:rPr>
          <w:rFonts w:ascii="Calibri" w:hAnsi="Calibri"/>
          <w:i/>
          <w:iCs/>
          <w:noProof/>
          <w:sz w:val="22"/>
        </w:rPr>
        <w:t>Integrative and Comparative Biology</w:t>
      </w:r>
      <w:r w:rsidRPr="00444A1B">
        <w:rPr>
          <w:rFonts w:ascii="Calibri" w:hAnsi="Calibri"/>
          <w:noProof/>
          <w:sz w:val="22"/>
        </w:rPr>
        <w:t xml:space="preserve">, </w:t>
      </w:r>
      <w:r w:rsidRPr="00444A1B">
        <w:rPr>
          <w:rFonts w:ascii="Calibri" w:hAnsi="Calibri"/>
          <w:i/>
          <w:iCs/>
          <w:noProof/>
          <w:sz w:val="22"/>
        </w:rPr>
        <w:t>47</w:t>
      </w:r>
      <w:r w:rsidRPr="00444A1B">
        <w:rPr>
          <w:rFonts w:ascii="Calibri" w:hAnsi="Calibri"/>
          <w:noProof/>
          <w:sz w:val="22"/>
        </w:rPr>
        <w:t>(5), 712–23. doi:10.1093/icb/icm094</w:t>
      </w:r>
    </w:p>
    <w:p w14:paraId="7404AC0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Janeway, C. A., Travers, P., Walport, M., &amp; Shlomchik, M. J. (2001). </w:t>
      </w:r>
      <w:r w:rsidRPr="00444A1B">
        <w:rPr>
          <w:rFonts w:ascii="Calibri" w:hAnsi="Calibri"/>
          <w:i/>
          <w:iCs/>
          <w:noProof/>
          <w:sz w:val="22"/>
        </w:rPr>
        <w:t>Immunobiology</w:t>
      </w:r>
      <w:r w:rsidRPr="00444A1B">
        <w:rPr>
          <w:rFonts w:ascii="Calibri" w:hAnsi="Calibri"/>
          <w:noProof/>
          <w:sz w:val="22"/>
        </w:rPr>
        <w:t xml:space="preserve"> (5th editio.). New York: Garland Science.</w:t>
      </w:r>
    </w:p>
    <w:p w14:paraId="724834A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Kasprzyk, A. (2011). BioMart: driving a paradigm change in biological data management. </w:t>
      </w:r>
      <w:r w:rsidRPr="00444A1B">
        <w:rPr>
          <w:rFonts w:ascii="Calibri" w:hAnsi="Calibri"/>
          <w:i/>
          <w:iCs/>
          <w:noProof/>
          <w:sz w:val="22"/>
        </w:rPr>
        <w:t>Database</w:t>
      </w:r>
      <w:r w:rsidRPr="00444A1B">
        <w:rPr>
          <w:rFonts w:ascii="Calibri" w:hAnsi="Calibri"/>
          <w:noProof/>
          <w:sz w:val="22"/>
        </w:rPr>
        <w:t xml:space="preserve">, </w:t>
      </w:r>
      <w:r w:rsidRPr="00444A1B">
        <w:rPr>
          <w:rFonts w:ascii="Calibri" w:hAnsi="Calibri"/>
          <w:i/>
          <w:iCs/>
          <w:noProof/>
          <w:sz w:val="22"/>
        </w:rPr>
        <w:t>2011</w:t>
      </w:r>
      <w:r w:rsidRPr="00444A1B">
        <w:rPr>
          <w:rFonts w:ascii="Calibri" w:hAnsi="Calibri"/>
          <w:noProof/>
          <w:sz w:val="22"/>
        </w:rPr>
        <w:t>, bar049. doi:10.1093/database/bar049</w:t>
      </w:r>
    </w:p>
    <w:p w14:paraId="5719AA3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Knoll, A. H. (2011). The Multiple Origins of Complex Multicellularity. </w:t>
      </w:r>
      <w:r w:rsidRPr="00444A1B">
        <w:rPr>
          <w:rFonts w:ascii="Calibri" w:hAnsi="Calibri"/>
          <w:i/>
          <w:iCs/>
          <w:noProof/>
          <w:sz w:val="22"/>
        </w:rPr>
        <w:t>Annual Review of Earth and Planetary Sciences</w:t>
      </w:r>
      <w:r w:rsidRPr="00444A1B">
        <w:rPr>
          <w:rFonts w:ascii="Calibri" w:hAnsi="Calibri"/>
          <w:noProof/>
          <w:sz w:val="22"/>
        </w:rPr>
        <w:t xml:space="preserve">, </w:t>
      </w:r>
      <w:r w:rsidRPr="00444A1B">
        <w:rPr>
          <w:rFonts w:ascii="Calibri" w:hAnsi="Calibri"/>
          <w:i/>
          <w:iCs/>
          <w:noProof/>
          <w:sz w:val="22"/>
        </w:rPr>
        <w:t>39</w:t>
      </w:r>
      <w:r w:rsidRPr="00444A1B">
        <w:rPr>
          <w:rFonts w:ascii="Calibri" w:hAnsi="Calibri"/>
          <w:noProof/>
          <w:sz w:val="22"/>
        </w:rPr>
        <w:t>(1), 217–239. doi:10.1146/annurev.earth.031208.100209</w:t>
      </w:r>
    </w:p>
    <w:p w14:paraId="0EA4B477"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Kultz, D. (2003). Evolution of the cellular stress proteome: from monophyletic origin to ubiquitous function. </w:t>
      </w:r>
      <w:r w:rsidRPr="00444A1B">
        <w:rPr>
          <w:rFonts w:ascii="Calibri" w:hAnsi="Calibri"/>
          <w:i/>
          <w:iCs/>
          <w:noProof/>
          <w:sz w:val="22"/>
        </w:rPr>
        <w:t>Journal of Experimental Biology</w:t>
      </w:r>
      <w:r w:rsidRPr="00444A1B">
        <w:rPr>
          <w:rFonts w:ascii="Calibri" w:hAnsi="Calibri"/>
          <w:noProof/>
          <w:sz w:val="22"/>
        </w:rPr>
        <w:t xml:space="preserve">, </w:t>
      </w:r>
      <w:r w:rsidRPr="00444A1B">
        <w:rPr>
          <w:rFonts w:ascii="Calibri" w:hAnsi="Calibri"/>
          <w:i/>
          <w:iCs/>
          <w:noProof/>
          <w:sz w:val="22"/>
        </w:rPr>
        <w:t>206</w:t>
      </w:r>
      <w:r w:rsidRPr="00444A1B">
        <w:rPr>
          <w:rFonts w:ascii="Calibri" w:hAnsi="Calibri"/>
          <w:noProof/>
          <w:sz w:val="22"/>
        </w:rPr>
        <w:t>(18), 3119–3124. doi:10.1242/jeb.00549</w:t>
      </w:r>
    </w:p>
    <w:p w14:paraId="5FABE59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Kültz, D. (2005). Molecular and evolutionary basis of the cellular stress response. </w:t>
      </w:r>
      <w:r w:rsidRPr="00444A1B">
        <w:rPr>
          <w:rFonts w:ascii="Calibri" w:hAnsi="Calibri"/>
          <w:i/>
          <w:iCs/>
          <w:noProof/>
          <w:sz w:val="22"/>
        </w:rPr>
        <w:t>Annual Review of Physiology</w:t>
      </w:r>
      <w:r w:rsidRPr="00444A1B">
        <w:rPr>
          <w:rFonts w:ascii="Calibri" w:hAnsi="Calibri"/>
          <w:noProof/>
          <w:sz w:val="22"/>
        </w:rPr>
        <w:t xml:space="preserve">, </w:t>
      </w:r>
      <w:r w:rsidRPr="00444A1B">
        <w:rPr>
          <w:rFonts w:ascii="Calibri" w:hAnsi="Calibri"/>
          <w:i/>
          <w:iCs/>
          <w:noProof/>
          <w:sz w:val="22"/>
        </w:rPr>
        <w:t>67</w:t>
      </w:r>
      <w:r w:rsidRPr="00444A1B">
        <w:rPr>
          <w:rFonts w:ascii="Calibri" w:hAnsi="Calibri"/>
          <w:noProof/>
          <w:sz w:val="22"/>
        </w:rPr>
        <w:t>(1), 225–57. doi:10.1146/annurev.physiol.67.040403.103635</w:t>
      </w:r>
    </w:p>
    <w:p w14:paraId="609399B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Law, C. W., Chen, Y., Shi, W., &amp; Smyth, G. K. (2014). voom: precision weights unlock linear model analysis tools for RNA-seq read counts. </w:t>
      </w:r>
      <w:r w:rsidRPr="00444A1B">
        <w:rPr>
          <w:rFonts w:ascii="Calibri" w:hAnsi="Calibri"/>
          <w:i/>
          <w:iCs/>
          <w:noProof/>
          <w:sz w:val="22"/>
        </w:rPr>
        <w:t>Genome Biology</w:t>
      </w:r>
      <w:r w:rsidRPr="00444A1B">
        <w:rPr>
          <w:rFonts w:ascii="Calibri" w:hAnsi="Calibri"/>
          <w:noProof/>
          <w:sz w:val="22"/>
        </w:rPr>
        <w:t xml:space="preserve">, </w:t>
      </w:r>
      <w:r w:rsidRPr="00444A1B">
        <w:rPr>
          <w:rFonts w:ascii="Calibri" w:hAnsi="Calibri"/>
          <w:i/>
          <w:iCs/>
          <w:noProof/>
          <w:sz w:val="22"/>
        </w:rPr>
        <w:t>15</w:t>
      </w:r>
      <w:r w:rsidRPr="00444A1B">
        <w:rPr>
          <w:rFonts w:ascii="Calibri" w:hAnsi="Calibri"/>
          <w:noProof/>
          <w:sz w:val="22"/>
        </w:rPr>
        <w:t>(2), R29. doi:10.1186/gb-2014-15-2-r29</w:t>
      </w:r>
    </w:p>
    <w:p w14:paraId="197CBC6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Li, B., &amp; Dewey, C. N. (2011). RSEM: accurate transcript quantification from RNA-Seq data with or without a reference genome. </w:t>
      </w:r>
      <w:r w:rsidRPr="00444A1B">
        <w:rPr>
          <w:rFonts w:ascii="Calibri" w:hAnsi="Calibri"/>
          <w:i/>
          <w:iCs/>
          <w:noProof/>
          <w:sz w:val="22"/>
        </w:rPr>
        <w:t>BMC Bioinformatics</w:t>
      </w:r>
      <w:r w:rsidRPr="00444A1B">
        <w:rPr>
          <w:rFonts w:ascii="Calibri" w:hAnsi="Calibri"/>
          <w:noProof/>
          <w:sz w:val="22"/>
        </w:rPr>
        <w:t xml:space="preserve">, </w:t>
      </w:r>
      <w:r w:rsidRPr="00444A1B">
        <w:rPr>
          <w:rFonts w:ascii="Calibri" w:hAnsi="Calibri"/>
          <w:i/>
          <w:iCs/>
          <w:noProof/>
          <w:sz w:val="22"/>
        </w:rPr>
        <w:t>12</w:t>
      </w:r>
      <w:r w:rsidRPr="00444A1B">
        <w:rPr>
          <w:rFonts w:ascii="Calibri" w:hAnsi="Calibri"/>
          <w:noProof/>
          <w:sz w:val="22"/>
        </w:rPr>
        <w:t>, 323. doi:10.1186/1471-2105-12-323</w:t>
      </w:r>
    </w:p>
    <w:p w14:paraId="61537FD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Li, B., Ruotti, V., Stewart, R. M., Thomson, J. A., &amp; Dewey, C. N. (2010). RNA-Seq gene expression estimation with read mapping uncertainty. </w:t>
      </w:r>
      <w:r w:rsidRPr="00444A1B">
        <w:rPr>
          <w:rFonts w:ascii="Calibri" w:hAnsi="Calibri"/>
          <w:i/>
          <w:iCs/>
          <w:noProof/>
          <w:sz w:val="22"/>
        </w:rPr>
        <w:t>Bioinformatics</w:t>
      </w:r>
      <w:r w:rsidRPr="00444A1B">
        <w:rPr>
          <w:rFonts w:ascii="Calibri" w:hAnsi="Calibri"/>
          <w:noProof/>
          <w:sz w:val="22"/>
        </w:rPr>
        <w:t xml:space="preserve">, </w:t>
      </w:r>
      <w:r w:rsidRPr="00444A1B">
        <w:rPr>
          <w:rFonts w:ascii="Calibri" w:hAnsi="Calibri"/>
          <w:i/>
          <w:iCs/>
          <w:noProof/>
          <w:sz w:val="22"/>
        </w:rPr>
        <w:t>26</w:t>
      </w:r>
      <w:r w:rsidRPr="00444A1B">
        <w:rPr>
          <w:rFonts w:ascii="Calibri" w:hAnsi="Calibri"/>
          <w:noProof/>
          <w:sz w:val="22"/>
        </w:rPr>
        <w:t>(4), 493–500. doi:10.1093/bioinformatics/btp692</w:t>
      </w:r>
    </w:p>
    <w:p w14:paraId="5B5D756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Li, L., Stoeckert, C. J., &amp; Roos, D. S. (2003). OrthoMCL: identification of ortholog groups for eukaryotic genomes. </w:t>
      </w:r>
      <w:r w:rsidRPr="00444A1B">
        <w:rPr>
          <w:rFonts w:ascii="Calibri" w:hAnsi="Calibri"/>
          <w:i/>
          <w:iCs/>
          <w:noProof/>
          <w:sz w:val="22"/>
        </w:rPr>
        <w:t>Genome Research</w:t>
      </w:r>
      <w:r w:rsidRPr="00444A1B">
        <w:rPr>
          <w:rFonts w:ascii="Calibri" w:hAnsi="Calibri"/>
          <w:noProof/>
          <w:sz w:val="22"/>
        </w:rPr>
        <w:t xml:space="preserve">, </w:t>
      </w:r>
      <w:r w:rsidRPr="00444A1B">
        <w:rPr>
          <w:rFonts w:ascii="Calibri" w:hAnsi="Calibri"/>
          <w:i/>
          <w:iCs/>
          <w:noProof/>
          <w:sz w:val="22"/>
        </w:rPr>
        <w:t>13</w:t>
      </w:r>
      <w:r w:rsidRPr="00444A1B">
        <w:rPr>
          <w:rFonts w:ascii="Calibri" w:hAnsi="Calibri"/>
          <w:noProof/>
          <w:sz w:val="22"/>
        </w:rPr>
        <w:t>(9), 2178–89. doi:10.1101/gr.1224503</w:t>
      </w:r>
    </w:p>
    <w:p w14:paraId="2B6E307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Lineweaver, C. H., Davies, P. C. W., &amp; Vincent, M. D. (2014). Targeting cancer’s weaknesses (not its strengths): Therapeutic strategies suggested by the atavistic model. </w:t>
      </w:r>
      <w:r w:rsidRPr="00444A1B">
        <w:rPr>
          <w:rFonts w:ascii="Calibri" w:hAnsi="Calibri"/>
          <w:i/>
          <w:iCs/>
          <w:noProof/>
          <w:sz w:val="22"/>
        </w:rPr>
        <w:t>BioEssays</w:t>
      </w:r>
      <w:r w:rsidRPr="00444A1B">
        <w:rPr>
          <w:rFonts w:ascii="Calibri" w:hAnsi="Calibri"/>
          <w:noProof/>
          <w:sz w:val="22"/>
        </w:rPr>
        <w:t xml:space="preserve">, </w:t>
      </w:r>
      <w:r w:rsidRPr="00444A1B">
        <w:rPr>
          <w:rFonts w:ascii="Calibri" w:hAnsi="Calibri"/>
          <w:i/>
          <w:iCs/>
          <w:noProof/>
          <w:sz w:val="22"/>
        </w:rPr>
        <w:t>36</w:t>
      </w:r>
      <w:r w:rsidRPr="00444A1B">
        <w:rPr>
          <w:rFonts w:ascii="Calibri" w:hAnsi="Calibri"/>
          <w:noProof/>
          <w:sz w:val="22"/>
        </w:rPr>
        <w:t>(9), 827–35. doi:10.1002/bies.201400070</w:t>
      </w:r>
    </w:p>
    <w:p w14:paraId="3D45E74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Ljungh, A., &amp; Wadstrom, T. (2009). </w:t>
      </w:r>
      <w:r w:rsidRPr="00444A1B">
        <w:rPr>
          <w:rFonts w:ascii="Calibri" w:hAnsi="Calibri"/>
          <w:i/>
          <w:iCs/>
          <w:noProof/>
          <w:sz w:val="22"/>
        </w:rPr>
        <w:t>Lactobacillus Molecular Biology: From Genomics to Probiotics</w:t>
      </w:r>
      <w:r w:rsidRPr="00444A1B">
        <w:rPr>
          <w:rFonts w:ascii="Calibri" w:hAnsi="Calibri"/>
          <w:noProof/>
          <w:sz w:val="22"/>
        </w:rPr>
        <w:t>. Lund, Sweden: Horizon Scientific Press. Retrieved from http://books.google.com.au/books?id=d7GUXvQhxnoC</w:t>
      </w:r>
    </w:p>
    <w:p w14:paraId="3DC5478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Loeb, L. A. (2001). A Mutator Phenotype in Cancer. </w:t>
      </w:r>
      <w:r w:rsidRPr="00444A1B">
        <w:rPr>
          <w:rFonts w:ascii="Calibri" w:hAnsi="Calibri"/>
          <w:i/>
          <w:iCs/>
          <w:noProof/>
          <w:sz w:val="22"/>
        </w:rPr>
        <w:t>Cancer Research</w:t>
      </w:r>
      <w:r w:rsidRPr="00444A1B">
        <w:rPr>
          <w:rFonts w:ascii="Calibri" w:hAnsi="Calibri"/>
          <w:noProof/>
          <w:sz w:val="22"/>
        </w:rPr>
        <w:t xml:space="preserve">, </w:t>
      </w:r>
      <w:r w:rsidRPr="00444A1B">
        <w:rPr>
          <w:rFonts w:ascii="Calibri" w:hAnsi="Calibri"/>
          <w:i/>
          <w:iCs/>
          <w:noProof/>
          <w:sz w:val="22"/>
        </w:rPr>
        <w:t>61</w:t>
      </w:r>
      <w:r w:rsidRPr="00444A1B">
        <w:rPr>
          <w:rFonts w:ascii="Calibri" w:hAnsi="Calibri"/>
          <w:noProof/>
          <w:sz w:val="22"/>
        </w:rPr>
        <w:t>(8), 3230–3239. doi:61:3230-3239</w:t>
      </w:r>
    </w:p>
    <w:p w14:paraId="5457137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Loeb, L. A. (2011). Human cancers express mutator phenotypes: origin, consequences and targeting. </w:t>
      </w:r>
      <w:r w:rsidRPr="00444A1B">
        <w:rPr>
          <w:rFonts w:ascii="Calibri" w:hAnsi="Calibri"/>
          <w:i/>
          <w:iCs/>
          <w:noProof/>
          <w:sz w:val="22"/>
        </w:rPr>
        <w:t>Nature Reviews Cancer</w:t>
      </w:r>
      <w:r w:rsidRPr="00444A1B">
        <w:rPr>
          <w:rFonts w:ascii="Calibri" w:hAnsi="Calibri"/>
          <w:noProof/>
          <w:sz w:val="22"/>
        </w:rPr>
        <w:t xml:space="preserve">, </w:t>
      </w:r>
      <w:r w:rsidRPr="00444A1B">
        <w:rPr>
          <w:rFonts w:ascii="Calibri" w:hAnsi="Calibri"/>
          <w:i/>
          <w:iCs/>
          <w:noProof/>
          <w:sz w:val="22"/>
        </w:rPr>
        <w:t>11</w:t>
      </w:r>
      <w:r w:rsidRPr="00444A1B">
        <w:rPr>
          <w:rFonts w:ascii="Calibri" w:hAnsi="Calibri"/>
          <w:noProof/>
          <w:sz w:val="22"/>
        </w:rPr>
        <w:t>(6), 450–457. doi:10.1038/nrc3063</w:t>
      </w:r>
    </w:p>
    <w:p w14:paraId="2B927FE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Loeb, L. A., Bielas, J. H., &amp; Beckman, R. A. (2008). Cancers exhibit a mutator phenotype: clinical implications. </w:t>
      </w:r>
      <w:r w:rsidRPr="00444A1B">
        <w:rPr>
          <w:rFonts w:ascii="Calibri" w:hAnsi="Calibri"/>
          <w:i/>
          <w:iCs/>
          <w:noProof/>
          <w:sz w:val="22"/>
        </w:rPr>
        <w:t>Cancer Research</w:t>
      </w:r>
      <w:r w:rsidRPr="00444A1B">
        <w:rPr>
          <w:rFonts w:ascii="Calibri" w:hAnsi="Calibri"/>
          <w:noProof/>
          <w:sz w:val="22"/>
        </w:rPr>
        <w:t xml:space="preserve">, </w:t>
      </w:r>
      <w:r w:rsidRPr="00444A1B">
        <w:rPr>
          <w:rFonts w:ascii="Calibri" w:hAnsi="Calibri"/>
          <w:i/>
          <w:iCs/>
          <w:noProof/>
          <w:sz w:val="22"/>
        </w:rPr>
        <w:t>68</w:t>
      </w:r>
      <w:r w:rsidRPr="00444A1B">
        <w:rPr>
          <w:rFonts w:ascii="Calibri" w:hAnsi="Calibri"/>
          <w:noProof/>
          <w:sz w:val="22"/>
        </w:rPr>
        <w:t>(10), 3551–7. doi:10.1158/0008-5472.CAN-07-5835</w:t>
      </w:r>
    </w:p>
    <w:p w14:paraId="2E41287E"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López-Maury, L., Marguerat, S., &amp; Bähler, J. (2008). Tuning gene expression to changing environments: from rapid responses to evolutionary adaptation. </w:t>
      </w:r>
      <w:r w:rsidRPr="00444A1B">
        <w:rPr>
          <w:rFonts w:ascii="Calibri" w:hAnsi="Calibri"/>
          <w:i/>
          <w:iCs/>
          <w:noProof/>
          <w:sz w:val="22"/>
        </w:rPr>
        <w:t>Nature Reviews. Genetics</w:t>
      </w:r>
      <w:r w:rsidRPr="00444A1B">
        <w:rPr>
          <w:rFonts w:ascii="Calibri" w:hAnsi="Calibri"/>
          <w:noProof/>
          <w:sz w:val="22"/>
        </w:rPr>
        <w:t xml:space="preserve">, </w:t>
      </w:r>
      <w:r w:rsidRPr="00444A1B">
        <w:rPr>
          <w:rFonts w:ascii="Calibri" w:hAnsi="Calibri"/>
          <w:i/>
          <w:iCs/>
          <w:noProof/>
          <w:sz w:val="22"/>
        </w:rPr>
        <w:t>9</w:t>
      </w:r>
      <w:r w:rsidRPr="00444A1B">
        <w:rPr>
          <w:rFonts w:ascii="Calibri" w:hAnsi="Calibri"/>
          <w:noProof/>
          <w:sz w:val="22"/>
        </w:rPr>
        <w:t>(8), 583–93. doi:10.1038/nrg2398</w:t>
      </w:r>
    </w:p>
    <w:p w14:paraId="14BB3B6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Luo, J., Solimini, N. L., &amp; Elledge, S. J. (2009). Principles of Cancer Therapy: Oncogene and Non-oncogene Addiction.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136</w:t>
      </w:r>
      <w:r w:rsidRPr="00444A1B">
        <w:rPr>
          <w:rFonts w:ascii="Calibri" w:hAnsi="Calibri"/>
          <w:noProof/>
          <w:sz w:val="22"/>
        </w:rPr>
        <w:t>(5), 823–837. doi:10.1016/j.cell.2009.02.024.Principles</w:t>
      </w:r>
    </w:p>
    <w:p w14:paraId="6DE17DEE"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Maere, S., Heymans, K., &amp; Kuiper, M. (2005). BiNGO: a Cytoscape plugin to assess overrepresentation of gene ontology categories in biological networks. </w:t>
      </w:r>
      <w:r w:rsidRPr="00444A1B">
        <w:rPr>
          <w:rFonts w:ascii="Calibri" w:hAnsi="Calibri"/>
          <w:i/>
          <w:iCs/>
          <w:noProof/>
          <w:sz w:val="22"/>
        </w:rPr>
        <w:t>Bioinformatics</w:t>
      </w:r>
      <w:r w:rsidRPr="00444A1B">
        <w:rPr>
          <w:rFonts w:ascii="Calibri" w:hAnsi="Calibri"/>
          <w:noProof/>
          <w:sz w:val="22"/>
        </w:rPr>
        <w:t xml:space="preserve">, </w:t>
      </w:r>
      <w:r w:rsidRPr="00444A1B">
        <w:rPr>
          <w:rFonts w:ascii="Calibri" w:hAnsi="Calibri"/>
          <w:i/>
          <w:iCs/>
          <w:noProof/>
          <w:sz w:val="22"/>
        </w:rPr>
        <w:t>21</w:t>
      </w:r>
      <w:r w:rsidRPr="00444A1B">
        <w:rPr>
          <w:rFonts w:ascii="Calibri" w:hAnsi="Calibri"/>
          <w:noProof/>
          <w:sz w:val="22"/>
        </w:rPr>
        <w:t>(16), 3448–9. doi:10.1093/bioinformatics/bti551</w:t>
      </w:r>
    </w:p>
    <w:p w14:paraId="7EA90C2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Mani, S. a, Guo, W., Liao, M.-J., Eaton, E. N., Ayyanan, A., Zhou, A. Y., … Weinberg, R. a. (2008). The epithelial-mesenchymal transition generates cells with properties of stem cells.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133</w:t>
      </w:r>
      <w:r w:rsidRPr="00444A1B">
        <w:rPr>
          <w:rFonts w:ascii="Calibri" w:hAnsi="Calibri"/>
          <w:noProof/>
          <w:sz w:val="22"/>
        </w:rPr>
        <w:t>(4), 704–15. doi:10.1016/j.cell.2008.03.027</w:t>
      </w:r>
    </w:p>
    <w:p w14:paraId="3644BF7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Martin, F., Kohler, A., Murat, C., Balestrini, R., Coutinho, P. M., Jaillon, O., … Wincker, P. (2010). Périgord black truffle genome uncovers evolutionary origins and mechanisms of symbiosis.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464</w:t>
      </w:r>
      <w:r w:rsidRPr="00444A1B">
        <w:rPr>
          <w:rFonts w:ascii="Calibri" w:hAnsi="Calibri"/>
          <w:noProof/>
          <w:sz w:val="22"/>
        </w:rPr>
        <w:t>(7291), 1033–8. doi:10.1038/nature08867</w:t>
      </w:r>
    </w:p>
    <w:p w14:paraId="0671023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Mashima, T., Seimiya, H., &amp; Tsuruo, T. (2009). De novo fatty-acid synthesis and related pathways as molecular targets for cancer therapy. </w:t>
      </w:r>
      <w:r w:rsidRPr="00444A1B">
        <w:rPr>
          <w:rFonts w:ascii="Calibri" w:hAnsi="Calibri"/>
          <w:i/>
          <w:iCs/>
          <w:noProof/>
          <w:sz w:val="22"/>
        </w:rPr>
        <w:t>British Journal of Cancer</w:t>
      </w:r>
      <w:r w:rsidRPr="00444A1B">
        <w:rPr>
          <w:rFonts w:ascii="Calibri" w:hAnsi="Calibri"/>
          <w:noProof/>
          <w:sz w:val="22"/>
        </w:rPr>
        <w:t xml:space="preserve">, </w:t>
      </w:r>
      <w:r w:rsidRPr="00444A1B">
        <w:rPr>
          <w:rFonts w:ascii="Calibri" w:hAnsi="Calibri"/>
          <w:i/>
          <w:iCs/>
          <w:noProof/>
          <w:sz w:val="22"/>
        </w:rPr>
        <w:t>100</w:t>
      </w:r>
      <w:r w:rsidRPr="00444A1B">
        <w:rPr>
          <w:rFonts w:ascii="Calibri" w:hAnsi="Calibri"/>
          <w:noProof/>
          <w:sz w:val="22"/>
        </w:rPr>
        <w:t>(9), 1369–72. doi:10.1038/sj.bjc.6605007</w:t>
      </w:r>
    </w:p>
    <w:p w14:paraId="386F6368"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McCarthy, D. J., Chen, Y., &amp; Smyth, G. K. (2012). Differential expression analysis of multifactor RNA-Seq experiments with respect to biological variation.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40</w:t>
      </w:r>
      <w:r w:rsidRPr="00444A1B">
        <w:rPr>
          <w:rFonts w:ascii="Calibri" w:hAnsi="Calibri"/>
          <w:noProof/>
          <w:sz w:val="22"/>
        </w:rPr>
        <w:t>(10), 4288–97. doi:10.1093/nar/gks042</w:t>
      </w:r>
    </w:p>
    <w:p w14:paraId="24455BA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Merlo, L. M. F., Pepper, J. W., Reid, B. J., &amp; Maley, C. C. (2006). Cancer as an evolutionary and ecological process. </w:t>
      </w:r>
      <w:r w:rsidRPr="00444A1B">
        <w:rPr>
          <w:rFonts w:ascii="Calibri" w:hAnsi="Calibri"/>
          <w:i/>
          <w:iCs/>
          <w:noProof/>
          <w:sz w:val="22"/>
        </w:rPr>
        <w:t>Nature Reviews. Cancer</w:t>
      </w:r>
      <w:r w:rsidRPr="00444A1B">
        <w:rPr>
          <w:rFonts w:ascii="Calibri" w:hAnsi="Calibri"/>
          <w:noProof/>
          <w:sz w:val="22"/>
        </w:rPr>
        <w:t xml:space="preserve">, </w:t>
      </w:r>
      <w:r w:rsidRPr="00444A1B">
        <w:rPr>
          <w:rFonts w:ascii="Calibri" w:hAnsi="Calibri"/>
          <w:i/>
          <w:iCs/>
          <w:noProof/>
          <w:sz w:val="22"/>
        </w:rPr>
        <w:t>6</w:t>
      </w:r>
      <w:r w:rsidRPr="00444A1B">
        <w:rPr>
          <w:rFonts w:ascii="Calibri" w:hAnsi="Calibri"/>
          <w:noProof/>
          <w:sz w:val="22"/>
        </w:rPr>
        <w:t>(12), 924–35. doi:10.1038/nrc2013</w:t>
      </w:r>
    </w:p>
    <w:p w14:paraId="13DB065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Michaud, J., Simpson, K. M., Escher, R., Buchet-Poyau, K., Beissbarth, T., Carmichael, C., … Scott, H. S. (2008). Integrative analysis of RUNX1 downstream pathways and target genes. </w:t>
      </w:r>
      <w:r w:rsidRPr="00444A1B">
        <w:rPr>
          <w:rFonts w:ascii="Calibri" w:hAnsi="Calibri"/>
          <w:i/>
          <w:iCs/>
          <w:noProof/>
          <w:sz w:val="22"/>
        </w:rPr>
        <w:t>BMC Genomics</w:t>
      </w:r>
      <w:r w:rsidRPr="00444A1B">
        <w:rPr>
          <w:rFonts w:ascii="Calibri" w:hAnsi="Calibri"/>
          <w:noProof/>
          <w:sz w:val="22"/>
        </w:rPr>
        <w:t xml:space="preserve">, </w:t>
      </w:r>
      <w:r w:rsidRPr="00444A1B">
        <w:rPr>
          <w:rFonts w:ascii="Calibri" w:hAnsi="Calibri"/>
          <w:i/>
          <w:iCs/>
          <w:noProof/>
          <w:sz w:val="22"/>
        </w:rPr>
        <w:t>9</w:t>
      </w:r>
      <w:r w:rsidRPr="00444A1B">
        <w:rPr>
          <w:rFonts w:ascii="Calibri" w:hAnsi="Calibri"/>
          <w:noProof/>
          <w:sz w:val="22"/>
        </w:rPr>
        <w:t>, 363. doi:10.1186/1471-2164-9-363</w:t>
      </w:r>
    </w:p>
    <w:p w14:paraId="548E1EAD"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Mols, M., van Kranenburg, R., Tempelaars, M. H., van Schaik, W., Moezelaar, R., &amp; Abee, T. (2010). Comparative analysis of transcriptional and physiological responses of Bacillus cereus to organic and inorganic acid shocks. </w:t>
      </w:r>
      <w:r w:rsidRPr="00444A1B">
        <w:rPr>
          <w:rFonts w:ascii="Calibri" w:hAnsi="Calibri"/>
          <w:i/>
          <w:iCs/>
          <w:noProof/>
          <w:sz w:val="22"/>
        </w:rPr>
        <w:t>International Journal of Food Microbiology</w:t>
      </w:r>
      <w:r w:rsidRPr="00444A1B">
        <w:rPr>
          <w:rFonts w:ascii="Calibri" w:hAnsi="Calibri"/>
          <w:noProof/>
          <w:sz w:val="22"/>
        </w:rPr>
        <w:t xml:space="preserve">, </w:t>
      </w:r>
      <w:r w:rsidRPr="00444A1B">
        <w:rPr>
          <w:rFonts w:ascii="Calibri" w:hAnsi="Calibri"/>
          <w:i/>
          <w:iCs/>
          <w:noProof/>
          <w:sz w:val="22"/>
        </w:rPr>
        <w:t>137</w:t>
      </w:r>
      <w:r w:rsidRPr="00444A1B">
        <w:rPr>
          <w:rFonts w:ascii="Calibri" w:hAnsi="Calibri"/>
          <w:noProof/>
          <w:sz w:val="22"/>
        </w:rPr>
        <w:t>(1), 13–21. doi:10.1016/j.ijfoodmicro.2009.09.027</w:t>
      </w:r>
    </w:p>
    <w:p w14:paraId="6B3BB71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Moseley, P. (2000). Stress proteins and the immune response. </w:t>
      </w:r>
      <w:r w:rsidRPr="00444A1B">
        <w:rPr>
          <w:rFonts w:ascii="Calibri" w:hAnsi="Calibri"/>
          <w:i/>
          <w:iCs/>
          <w:noProof/>
          <w:sz w:val="22"/>
        </w:rPr>
        <w:t>Immunopharmacology</w:t>
      </w:r>
      <w:r w:rsidRPr="00444A1B">
        <w:rPr>
          <w:rFonts w:ascii="Calibri" w:hAnsi="Calibri"/>
          <w:noProof/>
          <w:sz w:val="22"/>
        </w:rPr>
        <w:t xml:space="preserve">, </w:t>
      </w:r>
      <w:r w:rsidRPr="00444A1B">
        <w:rPr>
          <w:rFonts w:ascii="Calibri" w:hAnsi="Calibri"/>
          <w:i/>
          <w:iCs/>
          <w:noProof/>
          <w:sz w:val="22"/>
        </w:rPr>
        <w:t>48</w:t>
      </w:r>
      <w:r w:rsidRPr="00444A1B">
        <w:rPr>
          <w:rFonts w:ascii="Calibri" w:hAnsi="Calibri"/>
          <w:noProof/>
          <w:sz w:val="22"/>
        </w:rPr>
        <w:t>(3), 299–302. doi:10.1016/S0162-3109(00)00227-7</w:t>
      </w:r>
    </w:p>
    <w:p w14:paraId="6CEC3BA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Murakami, S., Noguchi, T., Takeda, K., &amp; Ichijo, H. (2007). Stress signaling in cancer. </w:t>
      </w:r>
      <w:r w:rsidRPr="00444A1B">
        <w:rPr>
          <w:rFonts w:ascii="Calibri" w:hAnsi="Calibri"/>
          <w:i/>
          <w:iCs/>
          <w:noProof/>
          <w:sz w:val="22"/>
        </w:rPr>
        <w:t>Cancer Science</w:t>
      </w:r>
      <w:r w:rsidRPr="00444A1B">
        <w:rPr>
          <w:rFonts w:ascii="Calibri" w:hAnsi="Calibri"/>
          <w:noProof/>
          <w:sz w:val="22"/>
        </w:rPr>
        <w:t xml:space="preserve">, </w:t>
      </w:r>
      <w:r w:rsidRPr="00444A1B">
        <w:rPr>
          <w:rFonts w:ascii="Calibri" w:hAnsi="Calibri"/>
          <w:i/>
          <w:iCs/>
          <w:noProof/>
          <w:sz w:val="22"/>
        </w:rPr>
        <w:t>98</w:t>
      </w:r>
      <w:r w:rsidRPr="00444A1B">
        <w:rPr>
          <w:rFonts w:ascii="Calibri" w:hAnsi="Calibri"/>
          <w:noProof/>
          <w:sz w:val="22"/>
        </w:rPr>
        <w:t>(10), 1521–7. doi:10.1111/j.1349-7006.2007.00551.x</w:t>
      </w:r>
    </w:p>
    <w:p w14:paraId="3DB891F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NCBi Resource Coordinators. (2014). Database resources of the National Center for Biotechnology Information.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42</w:t>
      </w:r>
      <w:r w:rsidRPr="00444A1B">
        <w:rPr>
          <w:rFonts w:ascii="Calibri" w:hAnsi="Calibri"/>
          <w:noProof/>
          <w:sz w:val="22"/>
        </w:rPr>
        <w:t>(Database issue), D7–17. doi:10.1093/nar/gkt1146</w:t>
      </w:r>
    </w:p>
    <w:p w14:paraId="6CC3872A"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Nicholson, J. M., &amp; Duesberg, P. (2009). On the karyotypic origin and evolution of cancer cells. </w:t>
      </w:r>
      <w:r w:rsidRPr="00444A1B">
        <w:rPr>
          <w:rFonts w:ascii="Calibri" w:hAnsi="Calibri"/>
          <w:i/>
          <w:iCs/>
          <w:noProof/>
          <w:sz w:val="22"/>
        </w:rPr>
        <w:t>Cancer Genetics and Cytogenetics</w:t>
      </w:r>
      <w:r w:rsidRPr="00444A1B">
        <w:rPr>
          <w:rFonts w:ascii="Calibri" w:hAnsi="Calibri"/>
          <w:noProof/>
          <w:sz w:val="22"/>
        </w:rPr>
        <w:t xml:space="preserve">, </w:t>
      </w:r>
      <w:r w:rsidRPr="00444A1B">
        <w:rPr>
          <w:rFonts w:ascii="Calibri" w:hAnsi="Calibri"/>
          <w:i/>
          <w:iCs/>
          <w:noProof/>
          <w:sz w:val="22"/>
        </w:rPr>
        <w:t>194</w:t>
      </w:r>
      <w:r w:rsidRPr="00444A1B">
        <w:rPr>
          <w:rFonts w:ascii="Calibri" w:hAnsi="Calibri"/>
          <w:noProof/>
          <w:sz w:val="22"/>
        </w:rPr>
        <w:t>(2), 96–110. doi:10.1016/j.cancergencyto.2009.06.008</w:t>
      </w:r>
    </w:p>
    <w:p w14:paraId="2425547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Niklas, K. J. (2014). The evolutionary-developmental origins of multicellularity. </w:t>
      </w:r>
      <w:r w:rsidRPr="00444A1B">
        <w:rPr>
          <w:rFonts w:ascii="Calibri" w:hAnsi="Calibri"/>
          <w:i/>
          <w:iCs/>
          <w:noProof/>
          <w:sz w:val="22"/>
        </w:rPr>
        <w:t>American Journal of Botany</w:t>
      </w:r>
      <w:r w:rsidRPr="00444A1B">
        <w:rPr>
          <w:rFonts w:ascii="Calibri" w:hAnsi="Calibri"/>
          <w:noProof/>
          <w:sz w:val="22"/>
        </w:rPr>
        <w:t xml:space="preserve">, </w:t>
      </w:r>
      <w:r w:rsidRPr="00444A1B">
        <w:rPr>
          <w:rFonts w:ascii="Calibri" w:hAnsi="Calibri"/>
          <w:i/>
          <w:iCs/>
          <w:noProof/>
          <w:sz w:val="22"/>
        </w:rPr>
        <w:t>101</w:t>
      </w:r>
      <w:r w:rsidRPr="00444A1B">
        <w:rPr>
          <w:rFonts w:ascii="Calibri" w:hAnsi="Calibri"/>
          <w:noProof/>
          <w:sz w:val="22"/>
        </w:rPr>
        <w:t>(1), 6–25. doi:10.3732/ajb.1300314</w:t>
      </w:r>
    </w:p>
    <w:p w14:paraId="47252208"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Nishi, M., Sakai, Y., Akutsu, H., Nagashima, Y., Quinn, G., Masui, S., … Ryo, a. (2014). Induction of cells with cancer stem cell properties from nontumorigenic human mammary epithelial cells by defined reprogramming factors. </w:t>
      </w:r>
      <w:r w:rsidRPr="00444A1B">
        <w:rPr>
          <w:rFonts w:ascii="Calibri" w:hAnsi="Calibri"/>
          <w:i/>
          <w:iCs/>
          <w:noProof/>
          <w:sz w:val="22"/>
        </w:rPr>
        <w:t>Oncogene</w:t>
      </w:r>
      <w:r w:rsidRPr="00444A1B">
        <w:rPr>
          <w:rFonts w:ascii="Calibri" w:hAnsi="Calibri"/>
          <w:noProof/>
          <w:sz w:val="22"/>
        </w:rPr>
        <w:t xml:space="preserve">, </w:t>
      </w:r>
      <w:r w:rsidRPr="00444A1B">
        <w:rPr>
          <w:rFonts w:ascii="Calibri" w:hAnsi="Calibri"/>
          <w:i/>
          <w:iCs/>
          <w:noProof/>
          <w:sz w:val="22"/>
        </w:rPr>
        <w:t>33</w:t>
      </w:r>
      <w:r w:rsidRPr="00444A1B">
        <w:rPr>
          <w:rFonts w:ascii="Calibri" w:hAnsi="Calibri"/>
          <w:noProof/>
          <w:sz w:val="22"/>
        </w:rPr>
        <w:t>(5), 643–52. doi:10.1038/onc.2012.614</w:t>
      </w:r>
    </w:p>
    <w:p w14:paraId="7697627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O’Connor, B. D., Merriman, B., &amp; Nelson, S. F. (2010). SeqWare Query Engine: storing and searching sequence data in the cloud. </w:t>
      </w:r>
      <w:r w:rsidRPr="00444A1B">
        <w:rPr>
          <w:rFonts w:ascii="Calibri" w:hAnsi="Calibri"/>
          <w:i/>
          <w:iCs/>
          <w:noProof/>
          <w:sz w:val="22"/>
        </w:rPr>
        <w:t>BMC Bioinformatics</w:t>
      </w:r>
      <w:r w:rsidRPr="00444A1B">
        <w:rPr>
          <w:rFonts w:ascii="Calibri" w:hAnsi="Calibri"/>
          <w:noProof/>
          <w:sz w:val="22"/>
        </w:rPr>
        <w:t xml:space="preserve">, </w:t>
      </w:r>
      <w:r w:rsidRPr="00444A1B">
        <w:rPr>
          <w:rFonts w:ascii="Calibri" w:hAnsi="Calibri"/>
          <w:i/>
          <w:iCs/>
          <w:noProof/>
          <w:sz w:val="22"/>
        </w:rPr>
        <w:t>11</w:t>
      </w:r>
      <w:r w:rsidRPr="00444A1B">
        <w:rPr>
          <w:rFonts w:ascii="Calibri" w:hAnsi="Calibri"/>
          <w:noProof/>
          <w:sz w:val="22"/>
        </w:rPr>
        <w:t>(Suppl 12), S2. doi:10.1186/1471-2105-11-S12-S2</w:t>
      </w:r>
    </w:p>
    <w:p w14:paraId="28A9A66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Pavelka, N., Rancati, G., Zhu, J., Bradford, W. D., Saraf, A., Florens, L., … Li, R. (2010). Aneuploidy confers quantitative proteome changes and phenotypic variation in budding yeast.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468</w:t>
      </w:r>
      <w:r w:rsidRPr="00444A1B">
        <w:rPr>
          <w:rFonts w:ascii="Calibri" w:hAnsi="Calibri"/>
          <w:noProof/>
          <w:sz w:val="22"/>
        </w:rPr>
        <w:t>(7321), 321–5. doi:10.1038/nature09529</w:t>
      </w:r>
    </w:p>
    <w:p w14:paraId="0F62A82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Podlaha, O., Riester, M., De, S., &amp; Michor, F. (2012). Evolution of the cancer genome. </w:t>
      </w:r>
      <w:r w:rsidRPr="00444A1B">
        <w:rPr>
          <w:rFonts w:ascii="Calibri" w:hAnsi="Calibri"/>
          <w:i/>
          <w:iCs/>
          <w:noProof/>
          <w:sz w:val="22"/>
        </w:rPr>
        <w:t>Trends in Genetics</w:t>
      </w:r>
      <w:r w:rsidRPr="00444A1B">
        <w:rPr>
          <w:rFonts w:ascii="Calibri" w:hAnsi="Calibri"/>
          <w:noProof/>
          <w:sz w:val="22"/>
        </w:rPr>
        <w:t xml:space="preserve">, </w:t>
      </w:r>
      <w:r w:rsidRPr="00444A1B">
        <w:rPr>
          <w:rFonts w:ascii="Calibri" w:hAnsi="Calibri"/>
          <w:i/>
          <w:iCs/>
          <w:noProof/>
          <w:sz w:val="22"/>
        </w:rPr>
        <w:t>28</w:t>
      </w:r>
      <w:r w:rsidRPr="00444A1B">
        <w:rPr>
          <w:rFonts w:ascii="Calibri" w:hAnsi="Calibri"/>
          <w:noProof/>
          <w:sz w:val="22"/>
        </w:rPr>
        <w:t>(4), 155–63. doi:10.1016/j.tig.2012.01.003</w:t>
      </w:r>
    </w:p>
    <w:p w14:paraId="56D979A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Reya, T., Morrison, S. J., Clarke, M. F., &amp; Weissman, I. L. (2001). Stem cells, cancer, and cancer stem cells.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414</w:t>
      </w:r>
      <w:r w:rsidRPr="00444A1B">
        <w:rPr>
          <w:rFonts w:ascii="Calibri" w:hAnsi="Calibri"/>
          <w:noProof/>
          <w:sz w:val="22"/>
        </w:rPr>
        <w:t>(6859), 105–11. doi:10.1038/35102167</w:t>
      </w:r>
    </w:p>
    <w:p w14:paraId="701C7F7D"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Robinson, M. D., McCarthy, D. J., &amp; Smyth, G. K. (2010). edgeR: a Bioconductor package for differential expression analysis of digital gene expression data. </w:t>
      </w:r>
      <w:r w:rsidRPr="00444A1B">
        <w:rPr>
          <w:rFonts w:ascii="Calibri" w:hAnsi="Calibri"/>
          <w:i/>
          <w:iCs/>
          <w:noProof/>
          <w:sz w:val="22"/>
        </w:rPr>
        <w:t>Bioinformatics</w:t>
      </w:r>
      <w:r w:rsidRPr="00444A1B">
        <w:rPr>
          <w:rFonts w:ascii="Calibri" w:hAnsi="Calibri"/>
          <w:noProof/>
          <w:sz w:val="22"/>
        </w:rPr>
        <w:t xml:space="preserve">, </w:t>
      </w:r>
      <w:r w:rsidRPr="00444A1B">
        <w:rPr>
          <w:rFonts w:ascii="Calibri" w:hAnsi="Calibri"/>
          <w:i/>
          <w:iCs/>
          <w:noProof/>
          <w:sz w:val="22"/>
        </w:rPr>
        <w:t>26</w:t>
      </w:r>
      <w:r w:rsidRPr="00444A1B">
        <w:rPr>
          <w:rFonts w:ascii="Calibri" w:hAnsi="Calibri"/>
          <w:noProof/>
          <w:sz w:val="22"/>
        </w:rPr>
        <w:t>(1), 139–40. doi:10.1093/bioinformatics/btp616</w:t>
      </w:r>
    </w:p>
    <w:p w14:paraId="1053C25E"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Robinson, M. D., &amp; Smyth, G. K. (2007). Moderated statistical tests for assessing differences in tag abundance. </w:t>
      </w:r>
      <w:r w:rsidRPr="00444A1B">
        <w:rPr>
          <w:rFonts w:ascii="Calibri" w:hAnsi="Calibri"/>
          <w:i/>
          <w:iCs/>
          <w:noProof/>
          <w:sz w:val="22"/>
        </w:rPr>
        <w:t>Bioinformatics</w:t>
      </w:r>
      <w:r w:rsidRPr="00444A1B">
        <w:rPr>
          <w:rFonts w:ascii="Calibri" w:hAnsi="Calibri"/>
          <w:noProof/>
          <w:sz w:val="22"/>
        </w:rPr>
        <w:t xml:space="preserve">, </w:t>
      </w:r>
      <w:r w:rsidRPr="00444A1B">
        <w:rPr>
          <w:rFonts w:ascii="Calibri" w:hAnsi="Calibri"/>
          <w:i/>
          <w:iCs/>
          <w:noProof/>
          <w:sz w:val="22"/>
        </w:rPr>
        <w:t>23</w:t>
      </w:r>
      <w:r w:rsidRPr="00444A1B">
        <w:rPr>
          <w:rFonts w:ascii="Calibri" w:hAnsi="Calibri"/>
          <w:noProof/>
          <w:sz w:val="22"/>
        </w:rPr>
        <w:t>(21), 2881–7. doi:10.1093/bioinformatics/btm453</w:t>
      </w:r>
    </w:p>
    <w:p w14:paraId="78544F9C"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Robinson, M. D., &amp; Smyth, G. K. (2008). Small-sample estimation of negative binomial dispersion, with applications to SAGE data. </w:t>
      </w:r>
      <w:r w:rsidRPr="00444A1B">
        <w:rPr>
          <w:rFonts w:ascii="Calibri" w:hAnsi="Calibri"/>
          <w:i/>
          <w:iCs/>
          <w:noProof/>
          <w:sz w:val="22"/>
        </w:rPr>
        <w:t>Biostatistics</w:t>
      </w:r>
      <w:r w:rsidRPr="00444A1B">
        <w:rPr>
          <w:rFonts w:ascii="Calibri" w:hAnsi="Calibri"/>
          <w:noProof/>
          <w:sz w:val="22"/>
        </w:rPr>
        <w:t xml:space="preserve">, </w:t>
      </w:r>
      <w:r w:rsidRPr="00444A1B">
        <w:rPr>
          <w:rFonts w:ascii="Calibri" w:hAnsi="Calibri"/>
          <w:i/>
          <w:iCs/>
          <w:noProof/>
          <w:sz w:val="22"/>
        </w:rPr>
        <w:t>9</w:t>
      </w:r>
      <w:r w:rsidRPr="00444A1B">
        <w:rPr>
          <w:rFonts w:ascii="Calibri" w:hAnsi="Calibri"/>
          <w:noProof/>
          <w:sz w:val="22"/>
        </w:rPr>
        <w:t>(2), 321–32. doi:10.1093/biostatistics/kxm030</w:t>
      </w:r>
    </w:p>
    <w:p w14:paraId="557F0E1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Rokas, A. (2008). The origins of multicellularity and the early history of the genetic toolkit for animal development. </w:t>
      </w:r>
      <w:r w:rsidRPr="00444A1B">
        <w:rPr>
          <w:rFonts w:ascii="Calibri" w:hAnsi="Calibri"/>
          <w:i/>
          <w:iCs/>
          <w:noProof/>
          <w:sz w:val="22"/>
        </w:rPr>
        <w:t>Annual Review of Genetics</w:t>
      </w:r>
      <w:r w:rsidRPr="00444A1B">
        <w:rPr>
          <w:rFonts w:ascii="Calibri" w:hAnsi="Calibri"/>
          <w:noProof/>
          <w:sz w:val="22"/>
        </w:rPr>
        <w:t xml:space="preserve">, </w:t>
      </w:r>
      <w:r w:rsidRPr="00444A1B">
        <w:rPr>
          <w:rFonts w:ascii="Calibri" w:hAnsi="Calibri"/>
          <w:i/>
          <w:iCs/>
          <w:noProof/>
          <w:sz w:val="22"/>
        </w:rPr>
        <w:t>42</w:t>
      </w:r>
      <w:r w:rsidRPr="00444A1B">
        <w:rPr>
          <w:rFonts w:ascii="Calibri" w:hAnsi="Calibri"/>
          <w:noProof/>
          <w:sz w:val="22"/>
        </w:rPr>
        <w:t>, 235–51. doi:10.1146/annurev.genet.42.110807.091513</w:t>
      </w:r>
    </w:p>
    <w:p w14:paraId="064CF42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Ruiz-Trillo, I., Burger, G., Holland, P. W. H., King, N., Lang, B. F., Roger, A. J., &amp; Gray, M. W. (2007). The origins of multicellularity: a multi-taxon genome initiative. </w:t>
      </w:r>
      <w:r w:rsidRPr="00444A1B">
        <w:rPr>
          <w:rFonts w:ascii="Calibri" w:hAnsi="Calibri"/>
          <w:i/>
          <w:iCs/>
          <w:noProof/>
          <w:sz w:val="22"/>
        </w:rPr>
        <w:t>Trends in Genetics</w:t>
      </w:r>
      <w:r w:rsidRPr="00444A1B">
        <w:rPr>
          <w:rFonts w:ascii="Calibri" w:hAnsi="Calibri"/>
          <w:noProof/>
          <w:sz w:val="22"/>
        </w:rPr>
        <w:t xml:space="preserve">, </w:t>
      </w:r>
      <w:r w:rsidRPr="00444A1B">
        <w:rPr>
          <w:rFonts w:ascii="Calibri" w:hAnsi="Calibri"/>
          <w:i/>
          <w:iCs/>
          <w:noProof/>
          <w:sz w:val="22"/>
        </w:rPr>
        <w:t>23</w:t>
      </w:r>
      <w:r w:rsidRPr="00444A1B">
        <w:rPr>
          <w:rFonts w:ascii="Calibri" w:hAnsi="Calibri"/>
          <w:noProof/>
          <w:sz w:val="22"/>
        </w:rPr>
        <w:t>(3), 113–8. doi:10.1016/j.tig.2007.01.005</w:t>
      </w:r>
    </w:p>
    <w:p w14:paraId="513F6DE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Sayers, E. W., Barrett, T., Benson, D. a, Bryant, S. H., Canese, K., Chetvernin, V., … Ye, J. (2009). Database resources of the National Center for Biotechnology Information.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37</w:t>
      </w:r>
      <w:r w:rsidRPr="00444A1B">
        <w:rPr>
          <w:rFonts w:ascii="Calibri" w:hAnsi="Calibri"/>
          <w:noProof/>
          <w:sz w:val="22"/>
        </w:rPr>
        <w:t>(Database issue), D5–15. doi:10.1093/nar/gkn741</w:t>
      </w:r>
    </w:p>
    <w:p w14:paraId="0968532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Sestak, M. S., Božičević, V., Bakarić, R., Dunjko, V., &amp; Domazet-Lošo, T. (2013). Phylostratigraphic profiles reveal a deep evolutionary history of the vertebrate head sensory systems. </w:t>
      </w:r>
      <w:r w:rsidRPr="00444A1B">
        <w:rPr>
          <w:rFonts w:ascii="Calibri" w:hAnsi="Calibri"/>
          <w:i/>
          <w:iCs/>
          <w:noProof/>
          <w:sz w:val="22"/>
        </w:rPr>
        <w:t>Frontiers in Zoology</w:t>
      </w:r>
      <w:r w:rsidRPr="00444A1B">
        <w:rPr>
          <w:rFonts w:ascii="Calibri" w:hAnsi="Calibri"/>
          <w:noProof/>
          <w:sz w:val="22"/>
        </w:rPr>
        <w:t xml:space="preserve">, </w:t>
      </w:r>
      <w:r w:rsidRPr="00444A1B">
        <w:rPr>
          <w:rFonts w:ascii="Calibri" w:hAnsi="Calibri"/>
          <w:i/>
          <w:iCs/>
          <w:noProof/>
          <w:sz w:val="22"/>
        </w:rPr>
        <w:t>10</w:t>
      </w:r>
      <w:r w:rsidRPr="00444A1B">
        <w:rPr>
          <w:rFonts w:ascii="Calibri" w:hAnsi="Calibri"/>
          <w:noProof/>
          <w:sz w:val="22"/>
        </w:rPr>
        <w:t>(1), 18. doi:10.1186/1742-9994-10-18</w:t>
      </w:r>
    </w:p>
    <w:p w14:paraId="024A819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Shah, A., Patel, S., Pathak, J., Swain, N., &amp; Kumar, S. (2014). The evolving concepts of cancer stem cells in head and neck squamous cell carcinoma. </w:t>
      </w:r>
      <w:r w:rsidRPr="00444A1B">
        <w:rPr>
          <w:rFonts w:ascii="Calibri" w:hAnsi="Calibri"/>
          <w:i/>
          <w:iCs/>
          <w:noProof/>
          <w:sz w:val="22"/>
        </w:rPr>
        <w:t>The Scientific World Journal</w:t>
      </w:r>
      <w:r w:rsidRPr="00444A1B">
        <w:rPr>
          <w:rFonts w:ascii="Calibri" w:hAnsi="Calibri"/>
          <w:noProof/>
          <w:sz w:val="22"/>
        </w:rPr>
        <w:t xml:space="preserve">, </w:t>
      </w:r>
      <w:r w:rsidRPr="00444A1B">
        <w:rPr>
          <w:rFonts w:ascii="Calibri" w:hAnsi="Calibri"/>
          <w:i/>
          <w:iCs/>
          <w:noProof/>
          <w:sz w:val="22"/>
        </w:rPr>
        <w:t>2014</w:t>
      </w:r>
      <w:r w:rsidRPr="00444A1B">
        <w:rPr>
          <w:rFonts w:ascii="Calibri" w:hAnsi="Calibri"/>
          <w:noProof/>
          <w:sz w:val="22"/>
        </w:rPr>
        <w:t>. doi:10.1155/2014/842491</w:t>
      </w:r>
    </w:p>
    <w:p w14:paraId="7F596A51"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Shannon, P., Markiel, A., Ozier, O., Baliga, N. S., Wang, J. T., Ramage, D., … Ideker, T. (2003). Cytoscape: a software environment for integrated models of biomolecular interaction networks. </w:t>
      </w:r>
      <w:r w:rsidRPr="00444A1B">
        <w:rPr>
          <w:rFonts w:ascii="Calibri" w:hAnsi="Calibri"/>
          <w:i/>
          <w:iCs/>
          <w:noProof/>
          <w:sz w:val="22"/>
        </w:rPr>
        <w:t>Genome Research</w:t>
      </w:r>
      <w:r w:rsidRPr="00444A1B">
        <w:rPr>
          <w:rFonts w:ascii="Calibri" w:hAnsi="Calibri"/>
          <w:noProof/>
          <w:sz w:val="22"/>
        </w:rPr>
        <w:t xml:space="preserve">, </w:t>
      </w:r>
      <w:r w:rsidRPr="00444A1B">
        <w:rPr>
          <w:rFonts w:ascii="Calibri" w:hAnsi="Calibri"/>
          <w:i/>
          <w:iCs/>
          <w:noProof/>
          <w:sz w:val="22"/>
        </w:rPr>
        <w:t>13</w:t>
      </w:r>
      <w:r w:rsidRPr="00444A1B">
        <w:rPr>
          <w:rFonts w:ascii="Calibri" w:hAnsi="Calibri"/>
          <w:noProof/>
          <w:sz w:val="22"/>
        </w:rPr>
        <w:t>(11), 2498–504. doi:10.1101/gr.1239303</w:t>
      </w:r>
    </w:p>
    <w:p w14:paraId="2450B30B"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Shor, E., Fox, C. a, &amp; Broach, J. R. (2013). The yeast environmental stress response regulates mutagenesis induced by proteotoxic stress. </w:t>
      </w:r>
      <w:r w:rsidRPr="00444A1B">
        <w:rPr>
          <w:rFonts w:ascii="Calibri" w:hAnsi="Calibri"/>
          <w:i/>
          <w:iCs/>
          <w:noProof/>
          <w:sz w:val="22"/>
        </w:rPr>
        <w:t>PLoS Genetics</w:t>
      </w:r>
      <w:r w:rsidRPr="00444A1B">
        <w:rPr>
          <w:rFonts w:ascii="Calibri" w:hAnsi="Calibri"/>
          <w:noProof/>
          <w:sz w:val="22"/>
        </w:rPr>
        <w:t xml:space="preserve">, </w:t>
      </w:r>
      <w:r w:rsidRPr="00444A1B">
        <w:rPr>
          <w:rFonts w:ascii="Calibri" w:hAnsi="Calibri"/>
          <w:i/>
          <w:iCs/>
          <w:noProof/>
          <w:sz w:val="22"/>
        </w:rPr>
        <w:t>9</w:t>
      </w:r>
      <w:r w:rsidRPr="00444A1B">
        <w:rPr>
          <w:rFonts w:ascii="Calibri" w:hAnsi="Calibri"/>
          <w:noProof/>
          <w:sz w:val="22"/>
        </w:rPr>
        <w:t>(8), e1003680. doi:10.1371/journal.pgen.1003680</w:t>
      </w:r>
    </w:p>
    <w:p w14:paraId="46F18317"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Skunca, N., Altenhoff, A., &amp; Dessimoz, C. (2012). Quality of computationally inferred gene ontology annotations. </w:t>
      </w:r>
      <w:r w:rsidRPr="00444A1B">
        <w:rPr>
          <w:rFonts w:ascii="Calibri" w:hAnsi="Calibri"/>
          <w:i/>
          <w:iCs/>
          <w:noProof/>
          <w:sz w:val="22"/>
        </w:rPr>
        <w:t>PLoS Computational Biology</w:t>
      </w:r>
      <w:r w:rsidRPr="00444A1B">
        <w:rPr>
          <w:rFonts w:ascii="Calibri" w:hAnsi="Calibri"/>
          <w:noProof/>
          <w:sz w:val="22"/>
        </w:rPr>
        <w:t xml:space="preserve">, </w:t>
      </w:r>
      <w:r w:rsidRPr="00444A1B">
        <w:rPr>
          <w:rFonts w:ascii="Calibri" w:hAnsi="Calibri"/>
          <w:i/>
          <w:iCs/>
          <w:noProof/>
          <w:sz w:val="22"/>
        </w:rPr>
        <w:t>8</w:t>
      </w:r>
      <w:r w:rsidRPr="00444A1B">
        <w:rPr>
          <w:rFonts w:ascii="Calibri" w:hAnsi="Calibri"/>
          <w:noProof/>
          <w:sz w:val="22"/>
        </w:rPr>
        <w:t>(5), e1002533. doi:10.1371/journal.pcbi.1002533</w:t>
      </w:r>
    </w:p>
    <w:p w14:paraId="3A3ED7E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Smyth, G. K. (2005). Limma: linear models for microarray data. In R. Gentleman, V. Carey, S. Dudoit, R. Irizarry, &amp; W. Huber (Eds.), </w:t>
      </w:r>
      <w:r w:rsidRPr="00444A1B">
        <w:rPr>
          <w:rFonts w:ascii="Calibri" w:hAnsi="Calibri"/>
          <w:i/>
          <w:iCs/>
          <w:noProof/>
          <w:sz w:val="22"/>
        </w:rPr>
        <w:t>Bioinformatics and Computational Biology Solutions Using R and Bioconductor</w:t>
      </w:r>
      <w:r w:rsidRPr="00444A1B">
        <w:rPr>
          <w:rFonts w:ascii="Calibri" w:hAnsi="Calibri"/>
          <w:noProof/>
          <w:sz w:val="22"/>
        </w:rPr>
        <w:t xml:space="preserve"> (pp. 397–420). New York: Springer.</w:t>
      </w:r>
    </w:p>
    <w:p w14:paraId="17ECBA5E"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Sonnhammer, E. L. L., &amp; Koonin, E. V. (2002). Orthology, paralogy and proposed classification for paralog subtypes. </w:t>
      </w:r>
      <w:r w:rsidRPr="00444A1B">
        <w:rPr>
          <w:rFonts w:ascii="Calibri" w:hAnsi="Calibri"/>
          <w:i/>
          <w:iCs/>
          <w:noProof/>
          <w:sz w:val="22"/>
        </w:rPr>
        <w:t>Trends in Genetics</w:t>
      </w:r>
      <w:r w:rsidRPr="00444A1B">
        <w:rPr>
          <w:rFonts w:ascii="Calibri" w:hAnsi="Calibri"/>
          <w:noProof/>
          <w:sz w:val="22"/>
        </w:rPr>
        <w:t xml:space="preserve">, </w:t>
      </w:r>
      <w:r w:rsidRPr="00444A1B">
        <w:rPr>
          <w:rFonts w:ascii="Calibri" w:hAnsi="Calibri"/>
          <w:i/>
          <w:iCs/>
          <w:noProof/>
          <w:sz w:val="22"/>
        </w:rPr>
        <w:t>18</w:t>
      </w:r>
      <w:r w:rsidRPr="00444A1B">
        <w:rPr>
          <w:rFonts w:ascii="Calibri" w:hAnsi="Calibri"/>
          <w:noProof/>
          <w:sz w:val="22"/>
        </w:rPr>
        <w:t>(12), 619–620. doi:10.1016/S0168-9525(02)02793-2</w:t>
      </w:r>
    </w:p>
    <w:p w14:paraId="6FB663A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Spanu, P. D., Abbott, J. C., Amselem, J., Burgis, T. a, Soanes, D. M., Stüber, K., … Panstruga, R. (2010). Genome expansion and gene loss in powdery mildew fungi reveal tradeoffs in extreme parasitism. </w:t>
      </w:r>
      <w:r w:rsidRPr="00444A1B">
        <w:rPr>
          <w:rFonts w:ascii="Calibri" w:hAnsi="Calibri"/>
          <w:i/>
          <w:iCs/>
          <w:noProof/>
          <w:sz w:val="22"/>
        </w:rPr>
        <w:t>Science</w:t>
      </w:r>
      <w:r w:rsidRPr="00444A1B">
        <w:rPr>
          <w:rFonts w:ascii="Calibri" w:hAnsi="Calibri"/>
          <w:noProof/>
          <w:sz w:val="22"/>
        </w:rPr>
        <w:t xml:space="preserve">, </w:t>
      </w:r>
      <w:r w:rsidRPr="00444A1B">
        <w:rPr>
          <w:rFonts w:ascii="Calibri" w:hAnsi="Calibri"/>
          <w:i/>
          <w:iCs/>
          <w:noProof/>
          <w:sz w:val="22"/>
        </w:rPr>
        <w:t>330</w:t>
      </w:r>
      <w:r w:rsidRPr="00444A1B">
        <w:rPr>
          <w:rFonts w:ascii="Calibri" w:hAnsi="Calibri"/>
          <w:noProof/>
          <w:sz w:val="22"/>
        </w:rPr>
        <w:t>(6010), 1543–6. doi:10.1126/science.1194573</w:t>
      </w:r>
    </w:p>
    <w:p w14:paraId="43196CF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Takahashi, K., Tanabe, K., Ohnuki, M., Narita, M., Ichisaka, T., Tomoda, K., &amp; Yamanaka, S. (2007). Induction of pluripotent stem cells from adult human fibroblasts by defined factors.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131</w:t>
      </w:r>
      <w:r w:rsidRPr="00444A1B">
        <w:rPr>
          <w:rFonts w:ascii="Calibri" w:hAnsi="Calibri"/>
          <w:noProof/>
          <w:sz w:val="22"/>
        </w:rPr>
        <w:t>(5), 861–72. doi:10.1016/j.cell.2007.11.019</w:t>
      </w:r>
    </w:p>
    <w:p w14:paraId="4175DFE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The Cancer Genome Atlas Research Network. (2013). Comprehensive molecular characterization of clear cell renal cell carcinoma.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499</w:t>
      </w:r>
      <w:r w:rsidRPr="00444A1B">
        <w:rPr>
          <w:rFonts w:ascii="Calibri" w:hAnsi="Calibri"/>
          <w:noProof/>
          <w:sz w:val="22"/>
        </w:rPr>
        <w:t>(7456), 43–9. doi:10.1038/nature12222</w:t>
      </w:r>
    </w:p>
    <w:p w14:paraId="621A6B4A"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The Cancer Genome Atlas Research Network. (2014). Comprehensive molecular profiling of lung adenocarcinoma. </w:t>
      </w:r>
      <w:r w:rsidRPr="00444A1B">
        <w:rPr>
          <w:rFonts w:ascii="Calibri" w:hAnsi="Calibri"/>
          <w:i/>
          <w:iCs/>
          <w:noProof/>
          <w:sz w:val="22"/>
        </w:rPr>
        <w:t>Nature</w:t>
      </w:r>
      <w:r w:rsidRPr="00444A1B">
        <w:rPr>
          <w:rFonts w:ascii="Calibri" w:hAnsi="Calibri"/>
          <w:noProof/>
          <w:sz w:val="22"/>
        </w:rPr>
        <w:t xml:space="preserve">, </w:t>
      </w:r>
      <w:r w:rsidRPr="00444A1B">
        <w:rPr>
          <w:rFonts w:ascii="Calibri" w:hAnsi="Calibri"/>
          <w:i/>
          <w:iCs/>
          <w:noProof/>
          <w:sz w:val="22"/>
        </w:rPr>
        <w:t>511</w:t>
      </w:r>
      <w:r w:rsidRPr="00444A1B">
        <w:rPr>
          <w:rFonts w:ascii="Calibri" w:hAnsi="Calibri"/>
          <w:noProof/>
          <w:sz w:val="22"/>
        </w:rPr>
        <w:t>(7511), 543–550. doi:10.1038/nature13385</w:t>
      </w:r>
    </w:p>
    <w:p w14:paraId="2A92EAB3"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The Gene Ontology Consortium. (2000). Gene Ontology : tool for the unification of biology. </w:t>
      </w:r>
      <w:r w:rsidRPr="00444A1B">
        <w:rPr>
          <w:rFonts w:ascii="Calibri" w:hAnsi="Calibri"/>
          <w:i/>
          <w:iCs/>
          <w:noProof/>
          <w:sz w:val="22"/>
        </w:rPr>
        <w:t>Nature Genetics</w:t>
      </w:r>
      <w:r w:rsidRPr="00444A1B">
        <w:rPr>
          <w:rFonts w:ascii="Calibri" w:hAnsi="Calibri"/>
          <w:noProof/>
          <w:sz w:val="22"/>
        </w:rPr>
        <w:t xml:space="preserve">, </w:t>
      </w:r>
      <w:r w:rsidRPr="00444A1B">
        <w:rPr>
          <w:rFonts w:ascii="Calibri" w:hAnsi="Calibri"/>
          <w:i/>
          <w:iCs/>
          <w:noProof/>
          <w:sz w:val="22"/>
        </w:rPr>
        <w:t>25</w:t>
      </w:r>
      <w:r w:rsidRPr="00444A1B">
        <w:rPr>
          <w:rFonts w:ascii="Calibri" w:hAnsi="Calibri"/>
          <w:noProof/>
          <w:sz w:val="22"/>
        </w:rPr>
        <w:t>(1), 25–29. doi:10.1038/75556</w:t>
      </w:r>
    </w:p>
    <w:p w14:paraId="61428F5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Thiery, J. P. (2002). Epithelial-mesenchymal transitions in tumour progression. </w:t>
      </w:r>
      <w:r w:rsidRPr="00444A1B">
        <w:rPr>
          <w:rFonts w:ascii="Calibri" w:hAnsi="Calibri"/>
          <w:i/>
          <w:iCs/>
          <w:noProof/>
          <w:sz w:val="22"/>
        </w:rPr>
        <w:t>Nature Reviews. Cancer</w:t>
      </w:r>
      <w:r w:rsidRPr="00444A1B">
        <w:rPr>
          <w:rFonts w:ascii="Calibri" w:hAnsi="Calibri"/>
          <w:noProof/>
          <w:sz w:val="22"/>
        </w:rPr>
        <w:t xml:space="preserve">, </w:t>
      </w:r>
      <w:r w:rsidRPr="00444A1B">
        <w:rPr>
          <w:rFonts w:ascii="Calibri" w:hAnsi="Calibri"/>
          <w:i/>
          <w:iCs/>
          <w:noProof/>
          <w:sz w:val="22"/>
        </w:rPr>
        <w:t>2</w:t>
      </w:r>
      <w:r w:rsidRPr="00444A1B">
        <w:rPr>
          <w:rFonts w:ascii="Calibri" w:hAnsi="Calibri"/>
          <w:noProof/>
          <w:sz w:val="22"/>
        </w:rPr>
        <w:t>(6), 442–54. doi:10.1038/nrc822</w:t>
      </w:r>
    </w:p>
    <w:p w14:paraId="518122C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Thiery, J. P., Acloque, H., Huang, R. Y. J., &amp; Nieto, M. A. (2009). Epithelial-mesenchymal transitions in development and disease. </w:t>
      </w:r>
      <w:r w:rsidRPr="00444A1B">
        <w:rPr>
          <w:rFonts w:ascii="Calibri" w:hAnsi="Calibri"/>
          <w:i/>
          <w:iCs/>
          <w:noProof/>
          <w:sz w:val="22"/>
        </w:rPr>
        <w:t>Cell</w:t>
      </w:r>
      <w:r w:rsidRPr="00444A1B">
        <w:rPr>
          <w:rFonts w:ascii="Calibri" w:hAnsi="Calibri"/>
          <w:noProof/>
          <w:sz w:val="22"/>
        </w:rPr>
        <w:t xml:space="preserve">, </w:t>
      </w:r>
      <w:r w:rsidRPr="00444A1B">
        <w:rPr>
          <w:rFonts w:ascii="Calibri" w:hAnsi="Calibri"/>
          <w:i/>
          <w:iCs/>
          <w:noProof/>
          <w:sz w:val="22"/>
        </w:rPr>
        <w:t>139</w:t>
      </w:r>
      <w:r w:rsidRPr="00444A1B">
        <w:rPr>
          <w:rFonts w:ascii="Calibri" w:hAnsi="Calibri"/>
          <w:noProof/>
          <w:sz w:val="22"/>
        </w:rPr>
        <w:t>(5), 871–90. doi:10.1016/j.cell.2009.11.007</w:t>
      </w:r>
    </w:p>
    <w:p w14:paraId="621F9B3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Tunlid, A., &amp; Talbot, N. J. (2002). Genomics of parasitic and symbiotic fungi. </w:t>
      </w:r>
      <w:r w:rsidRPr="00444A1B">
        <w:rPr>
          <w:rFonts w:ascii="Calibri" w:hAnsi="Calibri"/>
          <w:i/>
          <w:iCs/>
          <w:noProof/>
          <w:sz w:val="22"/>
        </w:rPr>
        <w:t>Current Opinion in Microbiology</w:t>
      </w:r>
      <w:r w:rsidRPr="00444A1B">
        <w:rPr>
          <w:rFonts w:ascii="Calibri" w:hAnsi="Calibri"/>
          <w:noProof/>
          <w:sz w:val="22"/>
        </w:rPr>
        <w:t xml:space="preserve">, </w:t>
      </w:r>
      <w:r w:rsidRPr="00444A1B">
        <w:rPr>
          <w:rFonts w:ascii="Calibri" w:hAnsi="Calibri"/>
          <w:i/>
          <w:iCs/>
          <w:noProof/>
          <w:sz w:val="22"/>
        </w:rPr>
        <w:t>5</w:t>
      </w:r>
      <w:r w:rsidRPr="00444A1B">
        <w:rPr>
          <w:rFonts w:ascii="Calibri" w:hAnsi="Calibri"/>
          <w:noProof/>
          <w:sz w:val="22"/>
        </w:rPr>
        <w:t>(5), 513–9. doi:10.1016/S1369-5274(02)00355-7</w:t>
      </w:r>
    </w:p>
    <w:p w14:paraId="7192309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Upcroft, P., &amp; Upcroft, J. a. (2001). Drug targets and mechanisms of resistance in the anaerobic protozoa. </w:t>
      </w:r>
      <w:r w:rsidRPr="00444A1B">
        <w:rPr>
          <w:rFonts w:ascii="Calibri" w:hAnsi="Calibri"/>
          <w:i/>
          <w:iCs/>
          <w:noProof/>
          <w:sz w:val="22"/>
        </w:rPr>
        <w:t>Clinical Microbiology Reviews</w:t>
      </w:r>
      <w:r w:rsidRPr="00444A1B">
        <w:rPr>
          <w:rFonts w:ascii="Calibri" w:hAnsi="Calibri"/>
          <w:noProof/>
          <w:sz w:val="22"/>
        </w:rPr>
        <w:t xml:space="preserve">, </w:t>
      </w:r>
      <w:r w:rsidRPr="00444A1B">
        <w:rPr>
          <w:rFonts w:ascii="Calibri" w:hAnsi="Calibri"/>
          <w:i/>
          <w:iCs/>
          <w:noProof/>
          <w:sz w:val="22"/>
        </w:rPr>
        <w:t>14</w:t>
      </w:r>
      <w:r w:rsidRPr="00444A1B">
        <w:rPr>
          <w:rFonts w:ascii="Calibri" w:hAnsi="Calibri"/>
          <w:noProof/>
          <w:sz w:val="22"/>
        </w:rPr>
        <w:t>(1), 150–64. doi:10.1128/CMR.14.1.150-164.2001</w:t>
      </w:r>
    </w:p>
    <w:p w14:paraId="105E359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Vander Heiden, M. G., Cantley, L. C., &amp; Thompson, C. B. (2009). Understanding the Warburg Effect: The Metabolic Requirements of Cell Proliferation. </w:t>
      </w:r>
      <w:r w:rsidRPr="00444A1B">
        <w:rPr>
          <w:rFonts w:ascii="Calibri" w:hAnsi="Calibri"/>
          <w:i/>
          <w:iCs/>
          <w:noProof/>
          <w:sz w:val="22"/>
        </w:rPr>
        <w:t>Science</w:t>
      </w:r>
      <w:r w:rsidRPr="00444A1B">
        <w:rPr>
          <w:rFonts w:ascii="Calibri" w:hAnsi="Calibri"/>
          <w:noProof/>
          <w:sz w:val="22"/>
        </w:rPr>
        <w:t xml:space="preserve">, </w:t>
      </w:r>
      <w:r w:rsidRPr="00444A1B">
        <w:rPr>
          <w:rFonts w:ascii="Calibri" w:hAnsi="Calibri"/>
          <w:i/>
          <w:iCs/>
          <w:noProof/>
          <w:sz w:val="22"/>
        </w:rPr>
        <w:t>324</w:t>
      </w:r>
      <w:r w:rsidRPr="00444A1B">
        <w:rPr>
          <w:rFonts w:ascii="Calibri" w:hAnsi="Calibri"/>
          <w:noProof/>
          <w:sz w:val="22"/>
        </w:rPr>
        <w:t>(5930), 1029–1033. doi:10.1126/science.1160809</w:t>
      </w:r>
    </w:p>
    <w:p w14:paraId="093AD91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Vincent, A., &amp; Van Seuningen, I. (2012). On the epigenetic origin of cancer stem cells. </w:t>
      </w:r>
      <w:r w:rsidRPr="00444A1B">
        <w:rPr>
          <w:rFonts w:ascii="Calibri" w:hAnsi="Calibri"/>
          <w:i/>
          <w:iCs/>
          <w:noProof/>
          <w:sz w:val="22"/>
        </w:rPr>
        <w:t>Biochimica et Biophysica Acta</w:t>
      </w:r>
      <w:r w:rsidRPr="00444A1B">
        <w:rPr>
          <w:rFonts w:ascii="Calibri" w:hAnsi="Calibri"/>
          <w:noProof/>
          <w:sz w:val="22"/>
        </w:rPr>
        <w:t xml:space="preserve">, </w:t>
      </w:r>
      <w:r w:rsidRPr="00444A1B">
        <w:rPr>
          <w:rFonts w:ascii="Calibri" w:hAnsi="Calibri"/>
          <w:i/>
          <w:iCs/>
          <w:noProof/>
          <w:sz w:val="22"/>
        </w:rPr>
        <w:t>1826</w:t>
      </w:r>
      <w:r w:rsidRPr="00444A1B">
        <w:rPr>
          <w:rFonts w:ascii="Calibri" w:hAnsi="Calibri"/>
          <w:noProof/>
          <w:sz w:val="22"/>
        </w:rPr>
        <w:t>(1), 83–8. doi:10.1016/j.bbcan.2012.03.009</w:t>
      </w:r>
    </w:p>
    <w:p w14:paraId="31A63AA4"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Vincent, M. (2012). Cancer: A de-repression of a default survival program common to all cells?: A life-history perspective on the nature of cancer. </w:t>
      </w:r>
      <w:r w:rsidRPr="00444A1B">
        <w:rPr>
          <w:rFonts w:ascii="Calibri" w:hAnsi="Calibri"/>
          <w:i/>
          <w:iCs/>
          <w:noProof/>
          <w:sz w:val="22"/>
        </w:rPr>
        <w:t>BioEssays</w:t>
      </w:r>
      <w:r w:rsidRPr="00444A1B">
        <w:rPr>
          <w:rFonts w:ascii="Calibri" w:hAnsi="Calibri"/>
          <w:noProof/>
          <w:sz w:val="22"/>
        </w:rPr>
        <w:t xml:space="preserve">, </w:t>
      </w:r>
      <w:r w:rsidRPr="00444A1B">
        <w:rPr>
          <w:rFonts w:ascii="Calibri" w:hAnsi="Calibri"/>
          <w:i/>
          <w:iCs/>
          <w:noProof/>
          <w:sz w:val="22"/>
        </w:rPr>
        <w:t>34</w:t>
      </w:r>
      <w:r w:rsidRPr="00444A1B">
        <w:rPr>
          <w:rFonts w:ascii="Calibri" w:hAnsi="Calibri"/>
          <w:noProof/>
          <w:sz w:val="22"/>
        </w:rPr>
        <w:t>(1), 72–82. doi:10.1002/bies.201100049</w:t>
      </w:r>
    </w:p>
    <w:p w14:paraId="51247AC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Vincent, M. D. (2010). The Animal Within: Carcinogenesis and the Clonal Evolution of Cancer Cells Are Speciation Events Sensu Stricto. </w:t>
      </w:r>
      <w:r w:rsidRPr="00444A1B">
        <w:rPr>
          <w:rFonts w:ascii="Calibri" w:hAnsi="Calibri"/>
          <w:i/>
          <w:iCs/>
          <w:noProof/>
          <w:sz w:val="22"/>
        </w:rPr>
        <w:t>Evolution</w:t>
      </w:r>
      <w:r w:rsidRPr="00444A1B">
        <w:rPr>
          <w:rFonts w:ascii="Calibri" w:hAnsi="Calibri"/>
          <w:noProof/>
          <w:sz w:val="22"/>
        </w:rPr>
        <w:t xml:space="preserve">, </w:t>
      </w:r>
      <w:r w:rsidRPr="00444A1B">
        <w:rPr>
          <w:rFonts w:ascii="Calibri" w:hAnsi="Calibri"/>
          <w:i/>
          <w:iCs/>
          <w:noProof/>
          <w:sz w:val="22"/>
        </w:rPr>
        <w:t>64</w:t>
      </w:r>
      <w:r w:rsidRPr="00444A1B">
        <w:rPr>
          <w:rFonts w:ascii="Calibri" w:hAnsi="Calibri"/>
          <w:noProof/>
          <w:sz w:val="22"/>
        </w:rPr>
        <w:t>(4), 1173–1183. doi:10.1111/j.1558-5646.2009.00942.x</w:t>
      </w:r>
    </w:p>
    <w:p w14:paraId="7F86C58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lastRenderedPageBreak/>
        <w:t xml:space="preserve">Wang, K., Singh, D., Zeng, Z., Coleman, S. J., Huang, Y., Savich, G. L., … Liu, J. (2010). MapSplice: accurate mapping of RNA-seq reads for splice junction discovery. </w:t>
      </w:r>
      <w:r w:rsidRPr="00444A1B">
        <w:rPr>
          <w:rFonts w:ascii="Calibri" w:hAnsi="Calibri"/>
          <w:i/>
          <w:iCs/>
          <w:noProof/>
          <w:sz w:val="22"/>
        </w:rPr>
        <w:t>Nucleic Acids Research</w:t>
      </w:r>
      <w:r w:rsidRPr="00444A1B">
        <w:rPr>
          <w:rFonts w:ascii="Calibri" w:hAnsi="Calibri"/>
          <w:noProof/>
          <w:sz w:val="22"/>
        </w:rPr>
        <w:t xml:space="preserve">, </w:t>
      </w:r>
      <w:r w:rsidRPr="00444A1B">
        <w:rPr>
          <w:rFonts w:ascii="Calibri" w:hAnsi="Calibri"/>
          <w:i/>
          <w:iCs/>
          <w:noProof/>
          <w:sz w:val="22"/>
        </w:rPr>
        <w:t>38</w:t>
      </w:r>
      <w:r w:rsidRPr="00444A1B">
        <w:rPr>
          <w:rFonts w:ascii="Calibri" w:hAnsi="Calibri"/>
          <w:noProof/>
          <w:sz w:val="22"/>
        </w:rPr>
        <w:t>(18), e178. doi:10.1093/nar/gkq622</w:t>
      </w:r>
    </w:p>
    <w:p w14:paraId="7055F1A9"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Warburg, O. (1956). On the Origin of Cancer Cells. </w:t>
      </w:r>
      <w:r w:rsidRPr="00444A1B">
        <w:rPr>
          <w:rFonts w:ascii="Calibri" w:hAnsi="Calibri"/>
          <w:i/>
          <w:iCs/>
          <w:noProof/>
          <w:sz w:val="22"/>
        </w:rPr>
        <w:t>Science</w:t>
      </w:r>
      <w:r w:rsidRPr="00444A1B">
        <w:rPr>
          <w:rFonts w:ascii="Calibri" w:hAnsi="Calibri"/>
          <w:noProof/>
          <w:sz w:val="22"/>
        </w:rPr>
        <w:t xml:space="preserve">, </w:t>
      </w:r>
      <w:r w:rsidRPr="00444A1B">
        <w:rPr>
          <w:rFonts w:ascii="Calibri" w:hAnsi="Calibri"/>
          <w:i/>
          <w:iCs/>
          <w:noProof/>
          <w:sz w:val="22"/>
        </w:rPr>
        <w:t>123</w:t>
      </w:r>
      <w:r w:rsidRPr="00444A1B">
        <w:rPr>
          <w:rFonts w:ascii="Calibri" w:hAnsi="Calibri"/>
          <w:noProof/>
          <w:sz w:val="22"/>
        </w:rPr>
        <w:t>(3191), 309–314.</w:t>
      </w:r>
    </w:p>
    <w:p w14:paraId="2C24E432"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Wenger, Y., &amp; Galliot, B. (2013). Punctuated emergences of genetic and phenotypic innovations in eumetazoan, bilaterian, euteleostome, and hominidae ancestors. </w:t>
      </w:r>
      <w:r w:rsidRPr="00444A1B">
        <w:rPr>
          <w:rFonts w:ascii="Calibri" w:hAnsi="Calibri"/>
          <w:i/>
          <w:iCs/>
          <w:noProof/>
          <w:sz w:val="22"/>
        </w:rPr>
        <w:t>Genome Biology and Evolution</w:t>
      </w:r>
      <w:r w:rsidRPr="00444A1B">
        <w:rPr>
          <w:rFonts w:ascii="Calibri" w:hAnsi="Calibri"/>
          <w:noProof/>
          <w:sz w:val="22"/>
        </w:rPr>
        <w:t xml:space="preserve">, </w:t>
      </w:r>
      <w:r w:rsidRPr="00444A1B">
        <w:rPr>
          <w:rFonts w:ascii="Calibri" w:hAnsi="Calibri"/>
          <w:i/>
          <w:iCs/>
          <w:noProof/>
          <w:sz w:val="22"/>
        </w:rPr>
        <w:t>5</w:t>
      </w:r>
      <w:r w:rsidRPr="00444A1B">
        <w:rPr>
          <w:rFonts w:ascii="Calibri" w:hAnsi="Calibri"/>
          <w:noProof/>
          <w:sz w:val="22"/>
        </w:rPr>
        <w:t>(10), 1949–68. doi:10.1093/gbe/evt142</w:t>
      </w:r>
    </w:p>
    <w:p w14:paraId="1E531920"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World Health Organization. (2014). Cancer. Fact sheet N°297. Retrieved October 23, 2014, from http://www.who.int/mediacentre/factsheets/fs297/en/</w:t>
      </w:r>
    </w:p>
    <w:p w14:paraId="74F7949F"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Yampolsky, L. Y., Zeng, E., Lopez, J., Williams, P. J., Dick, K. B., Colbourne, J. K., &amp; Pfrender, M. E. (2014). Functional genomics of acclimation and adaptation in response to thermal stress in Daphnia. </w:t>
      </w:r>
      <w:r w:rsidRPr="00444A1B">
        <w:rPr>
          <w:rFonts w:ascii="Calibri" w:hAnsi="Calibri"/>
          <w:i/>
          <w:iCs/>
          <w:noProof/>
          <w:sz w:val="22"/>
        </w:rPr>
        <w:t>BMC Genomics</w:t>
      </w:r>
      <w:r w:rsidRPr="00444A1B">
        <w:rPr>
          <w:rFonts w:ascii="Calibri" w:hAnsi="Calibri"/>
          <w:noProof/>
          <w:sz w:val="22"/>
        </w:rPr>
        <w:t xml:space="preserve">, </w:t>
      </w:r>
      <w:r w:rsidRPr="00444A1B">
        <w:rPr>
          <w:rFonts w:ascii="Calibri" w:hAnsi="Calibri"/>
          <w:i/>
          <w:iCs/>
          <w:noProof/>
          <w:sz w:val="22"/>
        </w:rPr>
        <w:t>15</w:t>
      </w:r>
      <w:r w:rsidRPr="00444A1B">
        <w:rPr>
          <w:rFonts w:ascii="Calibri" w:hAnsi="Calibri"/>
          <w:noProof/>
          <w:sz w:val="22"/>
        </w:rPr>
        <w:t>(1), 859. doi:10.1186/1471-2164-15-859</w:t>
      </w:r>
    </w:p>
    <w:p w14:paraId="590D9A36"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Yona, A. H., Manor, Y. S., Herbst, R. H., Romano, G. H., Mitchell, A., Kupiec, M., … Dahan, O. (2012). Chromosomal duplication is a transient evolutionary solution to stress. </w:t>
      </w:r>
      <w:r w:rsidRPr="00444A1B">
        <w:rPr>
          <w:rFonts w:ascii="Calibri" w:hAnsi="Calibri"/>
          <w:i/>
          <w:iCs/>
          <w:noProof/>
          <w:sz w:val="22"/>
        </w:rPr>
        <w:t>Proceedings of the National Academy of Sciences of the United States of America</w:t>
      </w:r>
      <w:r w:rsidRPr="00444A1B">
        <w:rPr>
          <w:rFonts w:ascii="Calibri" w:hAnsi="Calibri"/>
          <w:noProof/>
          <w:sz w:val="22"/>
        </w:rPr>
        <w:t xml:space="preserve">, </w:t>
      </w:r>
      <w:r w:rsidRPr="00444A1B">
        <w:rPr>
          <w:rFonts w:ascii="Calibri" w:hAnsi="Calibri"/>
          <w:i/>
          <w:iCs/>
          <w:noProof/>
          <w:sz w:val="22"/>
        </w:rPr>
        <w:t>109</w:t>
      </w:r>
      <w:r w:rsidRPr="00444A1B">
        <w:rPr>
          <w:rFonts w:ascii="Calibri" w:hAnsi="Calibri"/>
          <w:noProof/>
          <w:sz w:val="22"/>
        </w:rPr>
        <w:t>(51), 21010–5. doi:10.1073/pnas.1211150109</w:t>
      </w:r>
    </w:p>
    <w:p w14:paraId="79E1EC98"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Yuan, J., Narayanan, L., Rockwell, S., &amp; Glazer, P. M. (2000). Diminished DNA Repair and Elevated Mutagenesis in Mammalian Cells Exposed to Hypoxia and Low pH. </w:t>
      </w:r>
      <w:r w:rsidRPr="00444A1B">
        <w:rPr>
          <w:rFonts w:ascii="Calibri" w:hAnsi="Calibri"/>
          <w:i/>
          <w:iCs/>
          <w:noProof/>
          <w:sz w:val="22"/>
        </w:rPr>
        <w:t>Cancer Research</w:t>
      </w:r>
      <w:r w:rsidRPr="00444A1B">
        <w:rPr>
          <w:rFonts w:ascii="Calibri" w:hAnsi="Calibri"/>
          <w:noProof/>
          <w:sz w:val="22"/>
        </w:rPr>
        <w:t xml:space="preserve">, </w:t>
      </w:r>
      <w:r w:rsidRPr="00444A1B">
        <w:rPr>
          <w:rFonts w:ascii="Calibri" w:hAnsi="Calibri"/>
          <w:i/>
          <w:iCs/>
          <w:noProof/>
          <w:sz w:val="22"/>
        </w:rPr>
        <w:t>60</w:t>
      </w:r>
      <w:r w:rsidRPr="00444A1B">
        <w:rPr>
          <w:rFonts w:ascii="Calibri" w:hAnsi="Calibri"/>
          <w:noProof/>
          <w:sz w:val="22"/>
        </w:rPr>
        <w:t>(16), 4372–4376.</w:t>
      </w:r>
    </w:p>
    <w:p w14:paraId="6B3E8165" w14:textId="77777777" w:rsidR="00444A1B" w:rsidRPr="00444A1B" w:rsidRDefault="00444A1B">
      <w:pPr>
        <w:pStyle w:val="NormalWeb"/>
        <w:ind w:left="480" w:hanging="480"/>
        <w:divId w:val="1923028566"/>
        <w:rPr>
          <w:rFonts w:ascii="Calibri" w:hAnsi="Calibri"/>
          <w:noProof/>
          <w:sz w:val="22"/>
        </w:rPr>
      </w:pPr>
      <w:r w:rsidRPr="00444A1B">
        <w:rPr>
          <w:rFonts w:ascii="Calibri" w:hAnsi="Calibri"/>
          <w:noProof/>
          <w:sz w:val="22"/>
        </w:rPr>
        <w:t xml:space="preserve">Zhao, Y., Butler, E. B., &amp; Tan, M. (2013). Targeting cellular metabolism to improve cancer therapeutics. </w:t>
      </w:r>
      <w:r w:rsidRPr="00444A1B">
        <w:rPr>
          <w:rFonts w:ascii="Calibri" w:hAnsi="Calibri"/>
          <w:i/>
          <w:iCs/>
          <w:noProof/>
          <w:sz w:val="22"/>
        </w:rPr>
        <w:t>Cell Death &amp; Disease</w:t>
      </w:r>
      <w:r w:rsidRPr="00444A1B">
        <w:rPr>
          <w:rFonts w:ascii="Calibri" w:hAnsi="Calibri"/>
          <w:noProof/>
          <w:sz w:val="22"/>
        </w:rPr>
        <w:t xml:space="preserve">, </w:t>
      </w:r>
      <w:r w:rsidRPr="00444A1B">
        <w:rPr>
          <w:rFonts w:ascii="Calibri" w:hAnsi="Calibri"/>
          <w:i/>
          <w:iCs/>
          <w:noProof/>
          <w:sz w:val="22"/>
        </w:rPr>
        <w:t>4</w:t>
      </w:r>
      <w:r w:rsidRPr="00444A1B">
        <w:rPr>
          <w:rFonts w:ascii="Calibri" w:hAnsi="Calibri"/>
          <w:noProof/>
          <w:sz w:val="22"/>
        </w:rPr>
        <w:t>(3), e532. doi:10.1038/cddis.2013.60</w:t>
      </w:r>
    </w:p>
    <w:p w14:paraId="41A99B63" w14:textId="77777777" w:rsidR="00BD4F0E" w:rsidRDefault="00FE299D" w:rsidP="00305575">
      <w:pPr>
        <w:spacing w:line="360" w:lineRule="auto"/>
        <w:jc w:val="both"/>
      </w:pPr>
      <w:r w:rsidRPr="00BD4F0E">
        <w:fldChar w:fldCharType="end"/>
      </w:r>
    </w:p>
    <w:p w14:paraId="2472CFD0" w14:textId="77777777" w:rsidR="00BC3A73" w:rsidRDefault="00BC3A73" w:rsidP="00305575">
      <w:pPr>
        <w:spacing w:line="360" w:lineRule="auto"/>
        <w:jc w:val="both"/>
      </w:pPr>
    </w:p>
    <w:p w14:paraId="639B2DC3" w14:textId="77777777" w:rsidR="00BC3A73" w:rsidRDefault="00BC3A73" w:rsidP="00305575">
      <w:pPr>
        <w:spacing w:line="360" w:lineRule="auto"/>
        <w:jc w:val="both"/>
      </w:pPr>
    </w:p>
    <w:p w14:paraId="53376B74" w14:textId="77777777" w:rsidR="00BC3A73" w:rsidRDefault="00BC3A73" w:rsidP="00305575">
      <w:pPr>
        <w:spacing w:line="360" w:lineRule="auto"/>
        <w:jc w:val="both"/>
      </w:pPr>
    </w:p>
    <w:p w14:paraId="10222446" w14:textId="77777777" w:rsidR="00BC3A73" w:rsidRDefault="00BC3A73" w:rsidP="00305575">
      <w:pPr>
        <w:spacing w:line="360" w:lineRule="auto"/>
        <w:jc w:val="both"/>
      </w:pPr>
    </w:p>
    <w:p w14:paraId="08D650D3" w14:textId="77777777" w:rsidR="00BC3A73" w:rsidRDefault="00BC3A73" w:rsidP="00305575">
      <w:pPr>
        <w:spacing w:line="360" w:lineRule="auto"/>
        <w:jc w:val="both"/>
      </w:pPr>
    </w:p>
    <w:p w14:paraId="20E75564" w14:textId="77777777" w:rsidR="00BC3A73" w:rsidRDefault="00BC3A73" w:rsidP="00305575">
      <w:pPr>
        <w:spacing w:line="360" w:lineRule="auto"/>
        <w:jc w:val="both"/>
      </w:pPr>
    </w:p>
    <w:p w14:paraId="65C3B3A5" w14:textId="77777777" w:rsidR="00BC3A73" w:rsidRDefault="00BC3A73" w:rsidP="00305575">
      <w:pPr>
        <w:spacing w:line="360" w:lineRule="auto"/>
        <w:jc w:val="both"/>
      </w:pPr>
    </w:p>
    <w:p w14:paraId="1FCFA460" w14:textId="77777777" w:rsidR="00BC3A73" w:rsidRDefault="00BC3A73" w:rsidP="00305575">
      <w:pPr>
        <w:spacing w:line="360" w:lineRule="auto"/>
        <w:jc w:val="both"/>
      </w:pPr>
    </w:p>
    <w:p w14:paraId="7BE1ABC5" w14:textId="77777777" w:rsidR="00BC3A73" w:rsidRDefault="00BC3A73" w:rsidP="00305575">
      <w:pPr>
        <w:spacing w:line="360" w:lineRule="auto"/>
        <w:jc w:val="both"/>
      </w:pPr>
    </w:p>
    <w:p w14:paraId="1B87ADEA" w14:textId="77777777" w:rsidR="00BC3A73" w:rsidRDefault="00BC3A73" w:rsidP="00305575">
      <w:pPr>
        <w:spacing w:line="360" w:lineRule="auto"/>
        <w:jc w:val="both"/>
      </w:pPr>
    </w:p>
    <w:p w14:paraId="22BAF9DC" w14:textId="77777777" w:rsidR="006B588C" w:rsidRDefault="00EE35A1" w:rsidP="004548CD">
      <w:pPr>
        <w:pStyle w:val="Heading1"/>
        <w:spacing w:line="360" w:lineRule="auto"/>
      </w:pPr>
      <w:bookmarkStart w:id="203" w:name="_Toc404262925"/>
      <w:r>
        <w:lastRenderedPageBreak/>
        <w:t>Supplementary information</w:t>
      </w:r>
      <w:bookmarkEnd w:id="203"/>
    </w:p>
    <w:p w14:paraId="7A103F0A" w14:textId="77777777" w:rsidR="00EE35A1" w:rsidRDefault="00EE35A1" w:rsidP="004548CD">
      <w:pPr>
        <w:pStyle w:val="Heading2"/>
        <w:spacing w:line="360" w:lineRule="auto"/>
      </w:pPr>
      <w:bookmarkStart w:id="204" w:name="_Toc404262926"/>
      <w:r>
        <w:t>Supplementary methods</w:t>
      </w:r>
      <w:r w:rsidR="00152091">
        <w:t xml:space="preserve"> and results</w:t>
      </w:r>
      <w:bookmarkEnd w:id="204"/>
    </w:p>
    <w:p w14:paraId="5C4F65D5" w14:textId="77777777" w:rsidR="00EE35A1" w:rsidRDefault="00F12936" w:rsidP="004548CD">
      <w:pPr>
        <w:pStyle w:val="Heading3"/>
        <w:spacing w:line="360" w:lineRule="auto"/>
      </w:pPr>
      <w:bookmarkStart w:id="205" w:name="_Toc404262927"/>
      <w:r>
        <w:t xml:space="preserve">S1. </w:t>
      </w:r>
      <w:r w:rsidR="00EE35A1" w:rsidRPr="00054A84">
        <w:t>RNAseq expression data</w:t>
      </w:r>
      <w:bookmarkEnd w:id="205"/>
    </w:p>
    <w:p w14:paraId="6D027850" w14:textId="77777777" w:rsidR="00F12936" w:rsidRPr="00F12936" w:rsidRDefault="00F12936" w:rsidP="004548CD">
      <w:pPr>
        <w:pStyle w:val="Heading4"/>
        <w:spacing w:line="360" w:lineRule="auto"/>
      </w:pPr>
      <w:r>
        <w:t>S1.1 Data collection</w:t>
      </w:r>
    </w:p>
    <w:p w14:paraId="19864BEF" w14:textId="5965712C" w:rsidR="00054A84" w:rsidRPr="00F12936" w:rsidRDefault="00054A84" w:rsidP="004548CD">
      <w:pPr>
        <w:spacing w:line="360" w:lineRule="auto"/>
        <w:jc w:val="both"/>
        <w:rPr>
          <w:rFonts w:cs="Times New Roman"/>
        </w:rPr>
      </w:pPr>
      <w:r>
        <w:rPr>
          <w:rFonts w:cs="Times New Roman"/>
        </w:rPr>
        <w:t>RNAseq data of LUAD, BRCA, HNSC and KIRC samples were</w:t>
      </w:r>
      <w:r w:rsidR="00025ABA">
        <w:rPr>
          <w:rFonts w:cs="Times New Roman"/>
        </w:rPr>
        <w:t xml:space="preserve"> downloaded from The Cancer Genome</w:t>
      </w:r>
      <w:r>
        <w:rPr>
          <w:rFonts w:cs="Times New Roman"/>
        </w:rPr>
        <w:t xml:space="preserve"> Atlas (TCGA). </w:t>
      </w:r>
      <w:r w:rsidR="00E53C8F">
        <w:rPr>
          <w:rFonts w:cs="Times New Roman"/>
        </w:rPr>
        <w:t xml:space="preserve">Metastatic samples were excluded from the dataset. </w:t>
      </w:r>
      <w:r w:rsidRPr="008F0411">
        <w:rPr>
          <w:rFonts w:cs="Times New Roman"/>
        </w:rPr>
        <w:t>The expression profiles were generat</w:t>
      </w:r>
      <w:r>
        <w:rPr>
          <w:rFonts w:cs="Times New Roman"/>
        </w:rPr>
        <w:t>ed by the TCGA Research Network</w:t>
      </w:r>
      <w:r w:rsidRPr="008F0411">
        <w:rPr>
          <w:rFonts w:cs="Arial"/>
          <w:shd w:val="clear" w:color="auto" w:fill="FFFFFF"/>
        </w:rPr>
        <w:t xml:space="preserve"> </w:t>
      </w:r>
      <w:r w:rsidRPr="008F0411">
        <w:rPr>
          <w:rFonts w:cs="Times New Roman"/>
        </w:rPr>
        <w:t xml:space="preserve">using their standard protocols. Briefly, the </w:t>
      </w:r>
      <w:r>
        <w:rPr>
          <w:rFonts w:cs="Times New Roman"/>
        </w:rPr>
        <w:t xml:space="preserve">sequencing reads were obtained by </w:t>
      </w:r>
      <w:r w:rsidRPr="008F0411">
        <w:rPr>
          <w:rFonts w:cs="Times New Roman"/>
        </w:rPr>
        <w:t>an Illumina HiSeq sequencer</w:t>
      </w:r>
      <w:r>
        <w:rPr>
          <w:rFonts w:cs="Times New Roman"/>
        </w:rPr>
        <w:t xml:space="preserve">, </w:t>
      </w:r>
      <w:r w:rsidRPr="008F0411">
        <w:rPr>
          <w:rFonts w:cs="Times New Roman"/>
        </w:rPr>
        <w:t xml:space="preserve">gene-abundance quantifications were generated by aligning the reads with MapSplice </w:t>
      </w:r>
      <w:r w:rsidR="00F12936">
        <w:rPr>
          <w:rFonts w:cs="Times New Roman"/>
        </w:rPr>
        <w:fldChar w:fldCharType="begin" w:fldLock="1"/>
      </w:r>
      <w:r w:rsidR="00120ECE">
        <w:rPr>
          <w:rFonts w:cs="Times New Roman"/>
        </w:rPr>
        <w:instrText>ADDIN CSL_CITATION { "citationItems" : [ { "id" : "ITEM-1", "itemData" : { "DOI" : "10.1093/nar/gkq622", "ISSN" : "1362-4962", "PMID" : "20802226", "abstract" : "The accurate mapping of reads that span splice junctions is a critical component of all analytic techniques that work with RNA-seq data. We introduce a second generation splice detection algorithm, MapSplice, whose focus is high sensitivity and specificity in the detection of splices as well as CPU and memory efficiency. MapSplice can be applied to both short (&lt;75 bp) and long reads (\u2265 75 bp). MapSplice is not dependent on splice site features or intron length, consequently it can detect novel canonical as well as non-canonical splices. MapSplice leverages the quality and diversity of read alignments of a given splice to increase accuracy. We demonstrate that MapSplice achieves higher sensitivity and specificity than TopHat and SpliceMap on a set of simulated RNA-seq data. Experimental studies also support the accuracy of the algorithm. Splice junctions derived from eight breast cancer RNA-seq datasets recapitulated the extensiveness of alternative splicing on a global level as well as the differences between molecular subtypes of breast cancer. These combined results indicate that MapSplice is a highly accurate algorithm for the alignment of RNA-seq reads to splice junctions. Software download URL: http://www.netlab.uky.edu/p/bioinfo/MapSplice.", "author" : [ { "dropping-particle" : "", "family" : "Wang", "given" : "Kai", "non-dropping-particle" : "", "parse-names" : false, "suffix" : "" }, { "dropping-particle" : "", "family" : "Singh", "given" : "Darshan", "non-dropping-particle" : "", "parse-names" : false, "suffix" : "" }, { "dropping-particle" : "", "family" : "Zeng", "given" : "Zheng", "non-dropping-particle" : "", "parse-names" : false, "suffix" : "" }, { "dropping-particle" : "", "family" : "Coleman", "given" : "Stephen J", "non-dropping-particle" : "", "parse-names" : false, "suffix" : "" }, { "dropping-particle" : "", "family" : "Huang", "given" : "Yan", "non-dropping-particle" : "", "parse-names" : false, "suffix" : "" }, { "dropping-particle" : "", "family" : "Savich", "given" : "Gleb L", "non-dropping-particle" : "", "parse-names" : false, "suffix" : "" }, { "dropping-particle" : "", "family" : "He", "given" : "Xiaping", "non-dropping-particle" : "", "parse-names" : false, "suffix" : "" }, { "dropping-particle" : "", "family" : "Mieczkowski", "given" : "Piotr", "non-dropping-particle" : "", "parse-names" : false, "suffix" : "" }, { "dropping-particle" : "", "family" : "Grimm", "given" : "Sara a", "non-dropping-particle" : "", "parse-names" : false, "suffix" : "" }, { "dropping-particle" : "", "family" : "Perou", "given" : "Charles M", "non-dropping-particle" : "", "parse-names" : false, "suffix" : "" }, { "dropping-particle" : "", "family" : "MacLeod", "given" : "James N", "non-dropping-particle" : "", "parse-names" : false, "suffix" : "" }, { "dropping-particle" : "", "family" : "Chiang", "given" : "Derek Y", "non-dropping-particle" : "", "parse-names" : false, "suffix" : "" }, { "dropping-particle" : "", "family" : "Prins", "given" : "Jan F", "non-dropping-particle" : "", "parse-names" : false, "suffix" : "" }, { "dropping-particle" : "", "family" : "Liu", "given" : "Jinze", "non-dropping-particle" : "", "parse-names" : false, "suffix" : "" } ], "container-title" : "Nucleic acids research", "id" : "ITEM-1", "issue" : "18", "issued" : { "date-parts" : [ [ "2010", "10" ] ] }, "page" : "e178", "title" : "MapSplice: accurate mapping of RNA-seq reads for splice junction discovery.", "type" : "article-journal", "volume" : "38" }, "uris" : [ "http://www.mendeley.com/documents/?uuid=a82f3350-adfb-400a-b039-aa26a6235185" ] } ], "mendeley" : { "formattedCitation" : "(Wang et al., 2010)", "plainTextFormattedCitation" : "(Wang et al., 2010)", "previouslyFormattedCitation" : "(Wang et al., 2010)" }, "properties" : { "noteIndex" : 0 }, "schema" : "https://github.com/citation-style-language/schema/raw/master/csl-citation.json" }</w:instrText>
      </w:r>
      <w:r w:rsidR="00F12936">
        <w:rPr>
          <w:rFonts w:cs="Times New Roman"/>
        </w:rPr>
        <w:fldChar w:fldCharType="separate"/>
      </w:r>
      <w:r w:rsidR="00AE5A0C" w:rsidRPr="00AE5A0C">
        <w:rPr>
          <w:rFonts w:cs="Times New Roman"/>
          <w:noProof/>
        </w:rPr>
        <w:t>(Wang et al., 2010)</w:t>
      </w:r>
      <w:r w:rsidR="00F12936">
        <w:rPr>
          <w:rFonts w:cs="Times New Roman"/>
        </w:rPr>
        <w:fldChar w:fldCharType="end"/>
      </w:r>
      <w:r w:rsidR="00F12936">
        <w:rPr>
          <w:rFonts w:cs="Times New Roman"/>
        </w:rPr>
        <w:t xml:space="preserve"> </w:t>
      </w:r>
      <w:r w:rsidRPr="008F0411">
        <w:rPr>
          <w:rFonts w:cs="Times New Roman"/>
        </w:rPr>
        <w:t>and applying the RSEM algorithm (RNA-Seq by Expectation-Maximization)</w:t>
      </w:r>
      <w:r w:rsidR="00F12936">
        <w:rPr>
          <w:rFonts w:cs="Times New Roman"/>
        </w:rPr>
        <w:t xml:space="preserve"> </w:t>
      </w:r>
      <w:r w:rsidR="00F12936">
        <w:rPr>
          <w:rFonts w:cs="Times New Roman"/>
        </w:rPr>
        <w:fldChar w:fldCharType="begin" w:fldLock="1"/>
      </w:r>
      <w:r w:rsidR="00444A1B">
        <w:rPr>
          <w:rFonts w:cs="Times New Roman"/>
        </w:rPr>
        <w:instrText>ADDIN CSL_CITATION { "citationItems" : [ { "id" : "ITEM-1", "itemData" : { "DOI" : "10.1186/1471-2105-12-323", "ISSN" : "1471-2105", "PMID" : "21816040", "abstract" : "BACKGROUND: 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fragments.\n\nRESULTS: We present RSEM, an user-friendly software package for quantifying gene and isoform abundances from single-end or paired-end RNA-Seq data. RSEM outputs abundance estimates, 95% credibility intervals, and visualization files and can also simulate RNA-Seq data. In contrast to other existing tools, the software does not require a reference genome. Thus, in combination with a de novo transcriptome assembler, RSEM enables accurate transcript quantification for species without sequenced genomes. On simulated and real data sets, RSEM has superior or comparable performance to quantification methods that rely on a reference genome. Taking advantage of RSEM's ability to effectively use ambiguously-mapping reads, we show that accurate gene-level abundance estimates are best obtained with large numbers of short single-end reads. On the other hand, estimates of the relative frequencies of isoforms within single genes may be improved through the use of paired-end reads, depending on the number of possible splice forms for each gene.\n\nCONCLUSIONS: RSEM is an accurate and user-friendly software tool for quantifying transcript abundances from RNA-Seq data. As it does not rely on the existence of a reference genome, it is particularly useful for quantification with de novo transcriptome assemblies. In addition, RSEM has enabled valuable guidance for cost-efficient design of quantification experiments with RNA-Seq, which is currently relatively expensive.", "author" : [ { "dropping-particle" : "", "family" : "Li", "given" : "Bo", "non-dropping-particle" : "", "parse-names" : false, "suffix" : "" }, { "dropping-particle" : "", "family" : "Dewey", "given" : "Colin N", "non-dropping-particle" : "", "parse-names" : false, "suffix" : "" } ], "container-title" : "BMC bioinformatics", "id" : "ITEM-1", "issued" : { "date-parts" : [ [ "2011", "1" ] ] }, "page" : "323", "title" : "RSEM: accurate transcript quantification from RNA-Seq data with or without a reference genome.", "type" : "article-journal", "volume" : "12" }, "uris" : [ "http://www.mendeley.com/documents/?uuid=c1caa44e-7900-473c-aaab-6e60793a2c5c" ] } ], "mendeley" : { "formattedCitation" : "(B. Li &amp; Dewey, 2011)", "manualFormatting" : "(Li &amp; Dewey, 2011)", "plainTextFormattedCitation" : "(B. Li &amp; Dewey, 2011)", "previouslyFormattedCitation" : "(B. Li &amp; Dewey, 2011)" }, "properties" : { "noteIndex" : 0 }, "schema" : "https://github.com/citation-style-language/schema/raw/master/csl-citation.json" }</w:instrText>
      </w:r>
      <w:r w:rsidR="00F12936">
        <w:rPr>
          <w:rFonts w:cs="Times New Roman"/>
        </w:rPr>
        <w:fldChar w:fldCharType="separate"/>
      </w:r>
      <w:r w:rsidR="00AE5A0C" w:rsidRPr="00AE5A0C">
        <w:rPr>
          <w:rFonts w:cs="Times New Roman"/>
          <w:noProof/>
        </w:rPr>
        <w:t>(Li &amp; Dewey, 2011)</w:t>
      </w:r>
      <w:r w:rsidR="00F12936">
        <w:rPr>
          <w:rFonts w:cs="Times New Roman"/>
        </w:rPr>
        <w:fldChar w:fldCharType="end"/>
      </w:r>
      <w:r w:rsidRPr="008F0411">
        <w:rPr>
          <w:rFonts w:cs="Times New Roman"/>
        </w:rPr>
        <w:t xml:space="preserve">. Both normalized and raw RSEM values were </w:t>
      </w:r>
      <w:r>
        <w:rPr>
          <w:rFonts w:cs="Times New Roman"/>
        </w:rPr>
        <w:t xml:space="preserve">initially </w:t>
      </w:r>
      <w:r w:rsidRPr="008F0411">
        <w:rPr>
          <w:rFonts w:cs="Times New Roman"/>
        </w:rPr>
        <w:t xml:space="preserve">downloaded. </w:t>
      </w:r>
      <w:r>
        <w:rPr>
          <w:rFonts w:cs="Times New Roman"/>
        </w:rPr>
        <w:t>The normalized samples had been normalized with</w:t>
      </w:r>
      <w:r w:rsidRPr="008F0411">
        <w:rPr>
          <w:rFonts w:cs="Times New Roman"/>
        </w:rPr>
        <w:t xml:space="preserve"> the upper quartile method on SeqWare</w:t>
      </w:r>
      <w:r>
        <w:rPr>
          <w:rFonts w:cs="Times New Roman"/>
        </w:rPr>
        <w:t xml:space="preserve"> </w:t>
      </w:r>
      <w:r w:rsidR="00F12936">
        <w:rPr>
          <w:rFonts w:cs="Times New Roman"/>
        </w:rPr>
        <w:fldChar w:fldCharType="begin" w:fldLock="1"/>
      </w:r>
      <w:r w:rsidR="00120ECE">
        <w:rPr>
          <w:rFonts w:cs="Times New Roman"/>
        </w:rPr>
        <w:instrText>ADDIN CSL_CITATION { "citationItems" : [ { "id" : "ITEM-1", "itemData" : { "DOI" : "10.1186/1471-2105-11-S12-S2", "ISSN" : "1471-2105", "PMID" : "21210981", "abstract" : "BACKGROUND: Since the introduction of next-generation DNA sequencers the rapid increase in sequencer throughput, and associated drop in costs, has resulted in more than a dozen human genomes being resequenced over the last few years. These efforts are merely a prelude for a future in which genome resequencing will be commonplace for both biomedical research and clinical applications. The dramatic increase in sequencer output strains all facets of computational infrastructure, especially databases and query interfaces. The advent of cloud computing, and a variety of powerful tools designed to process petascale datasets, provide a compelling solution to these ever increasing demands. RESULTS: In this work, we present the SeqWare Query Engine which has been created using modern cloud computing technologies and designed to support databasing information from thousands of genomes. Our backend implementation was built using the highly scalable, NoSQL HBase database from the Hadoop project. We also created a web-based frontend that provides both a programmatic and interactive query interface and integrates with widely used genome browsers and tools. Using the query engine, users can load and query variants (SNVs, indels, translocations, etc) with a rich level of annotations including coverage and functional consequences. As a proof of concept we loaded several whole genome datasets including the U87MG cell line. We also used a glioblastoma multiforme tumor/normal pair to both profile performance and provide an example of using the Hadoop MapReduce framework within the query engine. This software is open source and freely available from the SeqWare project (http://seqware.sourceforge.net). CONCLUSIONS: The SeqWare Query Engine provided an easy way to make the U87MG genome accessible to programmers and non-programmers alike. This enabled a faster and more open exploration of results, quicker tuning of parameters for heuristic variant calling filters, and a common data interface to simplify development of analytical tools. The range of data types supported, the ease of querying and integrating with existing tools, and the robust scalability of the underlying cloud-based technologies make SeqWare Query Engine a nature fit for storing and searching ever-growing genome sequence datasets.", "author" : [ { "dropping-particle" : "", "family" : "O'Connor", "given" : "Brian D", "non-dropping-particle" : "", "parse-names" : false, "suffix" : "" }, { "dropping-particle" : "", "family" : "Merriman", "given" : "Barry", "non-dropping-particle" : "", "parse-names" : false, "suffix" : "" }, { "dropping-particle" : "", "family" : "Nelson", "given" : "Stanley F", "non-dropping-particle" : "", "parse-names" : false, "suffix" : "" } ], "container-title" : "BMC Bioinformatics", "id" : "ITEM-1", "issue" : "Suppl 12", "issued" : { "date-parts" : [ [ "2010", "1" ] ] }, "page" : "S2", "title" : "SeqWare Query Engine: storing and searching sequence data in the cloud.", "type" : "article-journal", "volume" : "11" }, "uris" : [ "http://www.mendeley.com/documents/?uuid=4f85f982-216f-4e2d-adc8-edf0e235313e" ] } ], "mendeley" : { "formattedCitation" : "(O\u2019Connor, Merriman, &amp; Nelson, 2010)", "plainTextFormattedCitation" : "(O\u2019Connor, Merriman, &amp; Nelson, 2010)", "previouslyFormattedCitation" : "(O\u2019Connor, Merriman, &amp; Nelson, 2010)" }, "properties" : { "noteIndex" : 0 }, "schema" : "https://github.com/citation-style-language/schema/raw/master/csl-citation.json" }</w:instrText>
      </w:r>
      <w:r w:rsidR="00F12936">
        <w:rPr>
          <w:rFonts w:cs="Times New Roman"/>
        </w:rPr>
        <w:fldChar w:fldCharType="separate"/>
      </w:r>
      <w:r w:rsidR="00AE5A0C" w:rsidRPr="00AE5A0C">
        <w:rPr>
          <w:rFonts w:cs="Times New Roman"/>
          <w:noProof/>
        </w:rPr>
        <w:t>(O’Connor, Merriman, &amp; Nelson, 2010)</w:t>
      </w:r>
      <w:r w:rsidR="00F12936">
        <w:rPr>
          <w:rFonts w:cs="Times New Roman"/>
        </w:rPr>
        <w:fldChar w:fldCharType="end"/>
      </w:r>
      <w:r w:rsidR="00F12936">
        <w:rPr>
          <w:rFonts w:cs="Times New Roman"/>
        </w:rPr>
        <w:t xml:space="preserve">. </w:t>
      </w:r>
    </w:p>
    <w:p w14:paraId="501BD01D" w14:textId="11862535" w:rsidR="00EE35A1" w:rsidRDefault="00F12936" w:rsidP="004548CD">
      <w:pPr>
        <w:spacing w:line="360" w:lineRule="auto"/>
        <w:jc w:val="both"/>
        <w:rPr>
          <w:rFonts w:cs="Times New Roman"/>
        </w:rPr>
      </w:pPr>
      <w:r>
        <w:rPr>
          <w:rFonts w:cs="Times New Roman"/>
        </w:rPr>
        <w:t>T</w:t>
      </w:r>
      <w:r w:rsidR="00EE35A1">
        <w:rPr>
          <w:rFonts w:cs="Times New Roman"/>
        </w:rPr>
        <w:t xml:space="preserve">he expression values resulting from the RSEM algorithm were preferred over RPKM values because they account for multi-mapping reads, the values are comparable between samples and they take into account the effective read length </w:t>
      </w:r>
      <w:r w:rsidR="006C2D94">
        <w:rPr>
          <w:rFonts w:cs="Times New Roman"/>
        </w:rPr>
        <w:fldChar w:fldCharType="begin" w:fldLock="1"/>
      </w:r>
      <w:r w:rsidR="00120ECE">
        <w:rPr>
          <w:rFonts w:cs="Times New Roman"/>
        </w:rPr>
        <w:instrText>ADDIN CSL_CITATION { "citationItems" : [ { "id" : "ITEM-1", "itemData" : { "DOI" : "10.1186/1471-2105-12-323", "ISSN" : "1471-2105", "PMID" : "21816040", "abstract" : "BACKGROUND: 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fragments.\n\nRESULTS: We present RSEM, an user-friendly software package for quantifying gene and isoform abundances from single-end or paired-end RNA-Seq data. RSEM outputs abundance estimates, 95% credibility intervals, and visualization files and can also simulate RNA-Seq data. In contrast to other existing tools, the software does not require a reference genome. Thus, in combination with a de novo transcriptome assembler, RSEM enables accurate transcript quantification for species without sequenced genomes. On simulated and real data sets, RSEM has superior or comparable performance to quantification methods that rely on a reference genome. Taking advantage of RSEM's ability to effectively use ambiguously-mapping reads, we show that accurate gene-level abundance estimates are best obtained with large numbers of short single-end reads. On the other hand, estimates of the relative frequencies of isoforms within single genes may be improved through the use of paired-end reads, depending on the number of possible splice forms for each gene.\n\nCONCLUSIONS: RSEM is an accurate and user-friendly software tool for quantifying transcript abundances from RNA-Seq data. As it does not rely on the existence of a reference genome, it is particularly useful for quantification with de novo transcriptome assemblies. In addition, RSEM has enabled valuable guidance for cost-efficient design of quantification experiments with RNA-Seq, which is currently relatively expensive.", "author" : [ { "dropping-particle" : "", "family" : "Li", "given" : "Bo", "non-dropping-particle" : "", "parse-names" : false, "suffix" : "" }, { "dropping-particle" : "", "family" : "Dewey", "given" : "Colin N", "non-dropping-particle" : "", "parse-names" : false, "suffix" : "" } ], "container-title" : "BMC bioinformatics", "id" : "ITEM-1", "issued" : { "date-parts" : [ [ "2011", "1" ] ] }, "page" : "323", "title" : "RSEM: accurate transcript quantification from RNA-Seq data with or without a reference genome.", "type" : "article-journal", "volume" : "12" }, "uris" : [ "http://www.mendeley.com/documents/?uuid=c1caa44e-7900-473c-aaab-6e60793a2c5c" ] }, { "id" : "ITEM-2", "itemData" : { "DOI" : "10.1093/bioinformatics/btp692", "ISSN" : "1367-4811", "PMID" : "20022975", "abstract" : "MOTIVATION: RNA-Seq is a promising new technology for accurately measuring gene expression levels. Expression estimation with RNA-Seq requires the mapping of relatively short sequencing reads to a reference genome or transcript set. Because reads are generally shorter than transcripts from which they are derived, a single read may map to multiple genes and isoforms, complicating expression analyses. Previous computational methods either discard reads that map to multiple locations or allocate them to genes heuristically. RESULTS: We present a generative statistical model and associated inference methods that handle read mapping uncertainty in a principled manner. Through simulations parameterized by real RNA-Seq data, we show that our method is more accurate than previous methods. Our improved accuracy is the result of handling read mapping uncertainty with a statistical model and the estimation of gene expression levels as the sum of isoform expression levels. Unlike previous methods, our method is capable of modeling non-uniform read distributions. Simulations with our method indicate that a read length of 20-25 bases is optimal for gene-level expression estimation from mouse and maize RNA-Seq data when sequencing throughput is fixed.", "author" : [ { "dropping-particle" : "", "family" : "Li", "given" : "Bo", "non-dropping-particle" : "", "parse-names" : false, "suffix" : "" }, { "dropping-particle" : "", "family" : "Ruotti", "given" : "Victor", "non-dropping-particle" : "", "parse-names" : false, "suffix" : "" }, { "dropping-particle" : "", "family" : "Stewart", "given" : "Ron M", "non-dropping-particle" : "", "parse-names" : false, "suffix" : "" }, { "dropping-particle" : "", "family" : "Thomson", "given" : "James A", "non-dropping-particle" : "", "parse-names" : false, "suffix" : "" }, { "dropping-particle" : "", "family" : "Dewey", "given" : "Colin N", "non-dropping-particle" : "", "parse-names" : false, "suffix" : "" } ], "container-title" : "Bioinformatics", "id" : "ITEM-2", "issue" : "4", "issued" : { "date-parts" : [ [ "2010", "2", "15" ] ] }, "page" : "493-500", "title" : "RNA-Seq gene expression estimation with read mapping uncertainty.", "type" : "article-journal", "volume" : "26" }, "uris" : [ "http://www.mendeley.com/documents/?uuid=aae3b92f-f0f9-4d57-9436-e5222c945e56" ] } ], "mendeley" : { "formattedCitation" : "(B. Li &amp; Dewey, 2011; B. Li, Ruotti, Stewart, Thomson, &amp; Dewey, 2010)", "plainTextFormattedCitation" : "(B. Li &amp; Dewey, 2011; B. Li, Ruotti, Stewart, Thomson, &amp; Dewey, 2010)", "previouslyFormattedCitation" : "(B. Li &amp; Dewey, 2011; B. Li, Ruotti, Stewart, Thomson, &amp; Dewey, 2010)" }, "properties" : { "noteIndex" : 0 }, "schema" : "https://github.com/citation-style-language/schema/raw/master/csl-citation.json" }</w:instrText>
      </w:r>
      <w:r w:rsidR="006C2D94">
        <w:rPr>
          <w:rFonts w:cs="Times New Roman"/>
        </w:rPr>
        <w:fldChar w:fldCharType="separate"/>
      </w:r>
      <w:r w:rsidR="00444A1B">
        <w:rPr>
          <w:rFonts w:cs="Times New Roman"/>
          <w:noProof/>
        </w:rPr>
        <w:t>(</w:t>
      </w:r>
      <w:r w:rsidR="00AE5A0C" w:rsidRPr="00AE5A0C">
        <w:rPr>
          <w:rFonts w:cs="Times New Roman"/>
          <w:noProof/>
        </w:rPr>
        <w:t>Li &amp; Dewey, 2011; B. Li, Ruotti, Stewart, Thomson, &amp; Dewey, 2010)</w:t>
      </w:r>
      <w:r w:rsidR="006C2D94">
        <w:rPr>
          <w:rFonts w:cs="Times New Roman"/>
        </w:rPr>
        <w:fldChar w:fldCharType="end"/>
      </w:r>
      <w:r w:rsidR="00EE35A1">
        <w:rPr>
          <w:rFonts w:cs="Times New Roman"/>
        </w:rPr>
        <w:t xml:space="preserve">. </w:t>
      </w:r>
      <w:r w:rsidR="006C225A">
        <w:rPr>
          <w:rFonts w:cs="Times New Roman"/>
        </w:rPr>
        <w:t>However, both RSEM and RKPM have shown to produce similar and concordant results, both at the gene and exon levels</w:t>
      </w:r>
      <w:r w:rsidR="006004F7">
        <w:rPr>
          <w:rFonts w:cs="Times New Roman"/>
        </w:rPr>
        <w:t xml:space="preserve"> </w:t>
      </w:r>
      <w:r w:rsidR="006004F7">
        <w:rPr>
          <w:rFonts w:cs="Times New Roman"/>
        </w:rPr>
        <w:fldChar w:fldCharType="begin" w:fldLock="1"/>
      </w:r>
      <w:r w:rsidR="00120ECE">
        <w:rPr>
          <w:rFonts w:cs="Times New Roman"/>
        </w:rPr>
        <w:instrText>ADDIN CSL_CITATION { "citationItems" : [ { "id" : "ITEM-1", "itemData" : { "DOI" : "10.1371/journal.pone.0071462", "ISSN" : "1932-6203", "PMID" : "23977046", "abstract" : "RNAseq and microarray methods are frequently used to measure gene expression level. While similar in purpose, there are fundamental differences between the two technologies. Here, we present the largest comparative study between microarray and RNAseq methods to date using The Cancer Genome Atlas (TCGA) data. We found high correlations between expression data obtained from the Affymetrix one-channel microarray and RNAseq (Spearman correlations coefficients of \u223c0.8). We also observed that the low abundance genes had poorer correlations between microarray and RNAseq data than high abundance genes. As expected, due to measurement and normalization differences, Agilent two-channel microarray and RNAseq data were poorly correlated (Spearman correlations coefficients of only \u223c0.2). By examining the differentially expressed genes between tumor and normal samples we observed reasonable concordance in directionality between Agilent two-channel microarray and RNAseq data, although a small group of genes were found to have expression changes reported in opposite directions using these two technologies. Overall, RNAseq produces comparable results to microarray technologies in term of expression profiling. The RNAseq normalization methods RPKM and RSEM produce similar results on the gene level and reasonably concordant results on the exon level. Longer exons tended to have better concordance between the two normalization methods than shorter exons.", "author" : [ { "dropping-particle" : "", "family" : "Guo", "given" : "Yan", "non-dropping-particle" : "", "parse-names" : false, "suffix" : "" }, { "dropping-particle" : "", "family" : "Sheng", "given" : "Quanhu", "non-dropping-particle" : "", "parse-names" : false, "suffix" : "" }, { "dropping-particle" : "", "family" : "Li", "given" : "Jiang", "non-dropping-particle" : "", "parse-names" : false, "suffix" : "" }, { "dropping-particle" : "", "family" : "Ye", "given" : "Fei", "non-dropping-particle" : "", "parse-names" : false, "suffix" : "" }, { "dropping-particle" : "", "family" : "Samuels", "given" : "David C", "non-dropping-particle" : "", "parse-names" : false, "suffix" : "" }, { "dropping-particle" : "", "family" : "Shyr", "given" : "Yu", "non-dropping-particle" : "", "parse-names" : false, "suffix" : "" } ], "container-title" : "PloS one", "id" : "ITEM-1", "issue" : "8", "issued" : { "date-parts" : [ [ "2013", "1" ] ] }, "page" : "e71462", "title" : "Large scale comparison of gene expression levels by microarrays and RNAseq using TCGA data.", "type" : "article-journal", "volume" : "8" }, "uris" : [ "http://www.mendeley.com/documents/?uuid=1a152622-5cda-4e7f-ba4a-e38b551c3f82" ] } ], "mendeley" : { "formattedCitation" : "(Guo et al., 2013)", "plainTextFormattedCitation" : "(Guo et al., 2013)", "previouslyFormattedCitation" : "(Guo et al., 2013)" }, "properties" : { "noteIndex" : 0 }, "schema" : "https://github.com/citation-style-language/schema/raw/master/csl-citation.json" }</w:instrText>
      </w:r>
      <w:r w:rsidR="006004F7">
        <w:rPr>
          <w:rFonts w:cs="Times New Roman"/>
        </w:rPr>
        <w:fldChar w:fldCharType="separate"/>
      </w:r>
      <w:r w:rsidR="00AE5A0C" w:rsidRPr="00AE5A0C">
        <w:rPr>
          <w:rFonts w:cs="Times New Roman"/>
          <w:noProof/>
        </w:rPr>
        <w:t>(Guo et al., 2013)</w:t>
      </w:r>
      <w:r w:rsidR="006004F7">
        <w:rPr>
          <w:rFonts w:cs="Times New Roman"/>
        </w:rPr>
        <w:fldChar w:fldCharType="end"/>
      </w:r>
      <w:r w:rsidR="006004F7">
        <w:rPr>
          <w:rFonts w:cs="Times New Roman"/>
        </w:rPr>
        <w:t xml:space="preserve">. </w:t>
      </w:r>
      <w:r w:rsidR="00EE35A1">
        <w:rPr>
          <w:rFonts w:cs="Times New Roman"/>
        </w:rPr>
        <w:t>Additionally, the</w:t>
      </w:r>
      <w:r w:rsidR="00D93654">
        <w:rPr>
          <w:rFonts w:cs="Times New Roman"/>
        </w:rPr>
        <w:t xml:space="preserve"> RSEM</w:t>
      </w:r>
      <w:r w:rsidR="00EE35A1">
        <w:rPr>
          <w:rFonts w:cs="Times New Roman"/>
        </w:rPr>
        <w:t xml:space="preserve"> algorithm does not require a reference genome for mapping, which reduces biases that might occur when mapping to the human genome reference.</w:t>
      </w:r>
      <w:r w:rsidR="006C225A">
        <w:rPr>
          <w:rFonts w:cs="Times New Roman"/>
        </w:rPr>
        <w:t xml:space="preserve"> </w:t>
      </w:r>
    </w:p>
    <w:p w14:paraId="560BBC87" w14:textId="77777777" w:rsidR="00F12936" w:rsidRDefault="00F12936" w:rsidP="004548CD">
      <w:pPr>
        <w:pStyle w:val="Heading4"/>
        <w:spacing w:line="360" w:lineRule="auto"/>
      </w:pPr>
      <w:r>
        <w:t>S1.2 Quality control</w:t>
      </w:r>
    </w:p>
    <w:p w14:paraId="1B4C78A3" w14:textId="0AE3FD38" w:rsidR="0059132B" w:rsidRDefault="00EE35A1" w:rsidP="0059132B">
      <w:pPr>
        <w:spacing w:line="360" w:lineRule="auto"/>
        <w:jc w:val="both"/>
        <w:rPr>
          <w:rFonts w:cs="Times New Roman"/>
        </w:rPr>
      </w:pPr>
      <w:r>
        <w:rPr>
          <w:rFonts w:cs="Times New Roman"/>
        </w:rPr>
        <w:t xml:space="preserve">The quality of the cancer and control data sets was assessed by calculating the median Spearman correlation of each sample with all other samples of the same </w:t>
      </w:r>
      <w:r w:rsidR="00E53C8F">
        <w:rPr>
          <w:rFonts w:cs="Times New Roman"/>
        </w:rPr>
        <w:t xml:space="preserve">normal </w:t>
      </w:r>
      <w:r>
        <w:rPr>
          <w:rFonts w:cs="Times New Roman"/>
        </w:rPr>
        <w:t xml:space="preserve">or </w:t>
      </w:r>
      <w:r w:rsidR="00E53C8F">
        <w:rPr>
          <w:rFonts w:cs="Times New Roman"/>
        </w:rPr>
        <w:t>tumour</w:t>
      </w:r>
      <w:r>
        <w:rPr>
          <w:rFonts w:cs="Times New Roman"/>
        </w:rPr>
        <w:t xml:space="preserve"> tissue type</w:t>
      </w:r>
      <w:r w:rsidR="00152091">
        <w:rPr>
          <w:rFonts w:cs="Times New Roman"/>
        </w:rPr>
        <w:t xml:space="preserve"> (</w:t>
      </w:r>
      <w:r w:rsidR="00152091">
        <w:rPr>
          <w:rFonts w:cs="Times New Roman"/>
        </w:rPr>
        <w:fldChar w:fldCharType="begin"/>
      </w:r>
      <w:r w:rsidR="00152091">
        <w:rPr>
          <w:rFonts w:cs="Times New Roman"/>
        </w:rPr>
        <w:instrText xml:space="preserve"> REF _Ref401056592 \h </w:instrText>
      </w:r>
      <w:r w:rsidR="004548CD">
        <w:rPr>
          <w:rFonts w:cs="Times New Roman"/>
        </w:rPr>
        <w:instrText xml:space="preserve"> \* MERGEFORMAT </w:instrText>
      </w:r>
      <w:r w:rsidR="00152091">
        <w:rPr>
          <w:rFonts w:cs="Times New Roman"/>
        </w:rPr>
      </w:r>
      <w:r w:rsidR="00152091">
        <w:rPr>
          <w:rFonts w:cs="Times New Roman"/>
        </w:rPr>
        <w:fldChar w:fldCharType="separate"/>
      </w:r>
      <w:r w:rsidR="00F85D63" w:rsidRPr="00F85D63">
        <w:rPr>
          <w:b/>
          <w:i/>
        </w:rPr>
        <w:t xml:space="preserve">Figure S </w:t>
      </w:r>
      <w:r w:rsidR="00F85D63">
        <w:rPr>
          <w:b/>
          <w:i/>
          <w:noProof/>
        </w:rPr>
        <w:t>1</w:t>
      </w:r>
      <w:r w:rsidR="00152091">
        <w:rPr>
          <w:rFonts w:cs="Times New Roman"/>
        </w:rPr>
        <w:fldChar w:fldCharType="end"/>
      </w:r>
      <w:r w:rsidR="00152091">
        <w:rPr>
          <w:rFonts w:cs="Times New Roman"/>
        </w:rPr>
        <w:t xml:space="preserve">, </w:t>
      </w:r>
      <w:r w:rsidR="00152091">
        <w:rPr>
          <w:rFonts w:cs="Times New Roman"/>
        </w:rPr>
        <w:fldChar w:fldCharType="begin"/>
      </w:r>
      <w:r w:rsidR="00152091">
        <w:rPr>
          <w:rFonts w:cs="Times New Roman"/>
        </w:rPr>
        <w:instrText xml:space="preserve"> REF _Ref401056594 \h </w:instrText>
      </w:r>
      <w:r w:rsidR="004548CD">
        <w:rPr>
          <w:rFonts w:cs="Times New Roman"/>
        </w:rPr>
        <w:instrText xml:space="preserve"> \* MERGEFORMAT </w:instrText>
      </w:r>
      <w:r w:rsidR="00152091">
        <w:rPr>
          <w:rFonts w:cs="Times New Roman"/>
        </w:rPr>
      </w:r>
      <w:r w:rsidR="00152091">
        <w:rPr>
          <w:rFonts w:cs="Times New Roman"/>
        </w:rPr>
        <w:fldChar w:fldCharType="separate"/>
      </w:r>
      <w:r w:rsidR="00F85D63" w:rsidRPr="00F85D63">
        <w:rPr>
          <w:b/>
          <w:i/>
        </w:rPr>
        <w:t xml:space="preserve">Figure S </w:t>
      </w:r>
      <w:r w:rsidR="00F85D63">
        <w:rPr>
          <w:b/>
          <w:i/>
          <w:noProof/>
        </w:rPr>
        <w:t>2</w:t>
      </w:r>
      <w:r w:rsidR="00152091">
        <w:rPr>
          <w:rFonts w:cs="Times New Roman"/>
        </w:rPr>
        <w:fldChar w:fldCharType="end"/>
      </w:r>
      <w:r w:rsidR="00152091">
        <w:rPr>
          <w:rFonts w:cs="Times New Roman"/>
        </w:rPr>
        <w:t>)</w:t>
      </w:r>
      <w:r>
        <w:rPr>
          <w:rFonts w:cs="Times New Roman"/>
        </w:rPr>
        <w:t xml:space="preserve">. </w:t>
      </w:r>
      <w:r w:rsidR="000E088D">
        <w:rPr>
          <w:rFonts w:cs="Times New Roman"/>
        </w:rPr>
        <w:t xml:space="preserve">Raw unprocessed RSEM values were used for this step. </w:t>
      </w:r>
      <w:r w:rsidR="00D93654">
        <w:rPr>
          <w:rFonts w:cs="Times New Roman"/>
        </w:rPr>
        <w:t>O</w:t>
      </w:r>
      <w:r w:rsidR="00377757">
        <w:rPr>
          <w:rFonts w:cs="Times New Roman"/>
        </w:rPr>
        <w:t xml:space="preserve">ne normal BRCA sample, and two </w:t>
      </w:r>
      <w:r w:rsidR="0059132B">
        <w:rPr>
          <w:rFonts w:cs="Times New Roman"/>
        </w:rPr>
        <w:t>tumour</w:t>
      </w:r>
      <w:r w:rsidR="00377757">
        <w:rPr>
          <w:rFonts w:cs="Times New Roman"/>
        </w:rPr>
        <w:t xml:space="preserve"> HNSC samples were removed. </w:t>
      </w:r>
      <w:r w:rsidR="0059132B">
        <w:rPr>
          <w:rFonts w:cs="Times New Roman"/>
        </w:rPr>
        <w:t xml:space="preserve">An additional HNSC normal sample was removed due to suspected contamination with another cell type. The TAI of this sample was </w:t>
      </w:r>
      <w:r w:rsidR="0059132B" w:rsidRPr="00152091">
        <w:rPr>
          <w:rFonts w:cs="Times New Roman"/>
        </w:rPr>
        <w:t>8.42</w:t>
      </w:r>
      <w:r w:rsidR="0059132B">
        <w:rPr>
          <w:rFonts w:cs="Times New Roman"/>
        </w:rPr>
        <w:t>, whereas the TAI of the normal and tumour samples of the four tumour samples ranged from 3 to 6, making the sample an evident outlier.</w:t>
      </w:r>
    </w:p>
    <w:p w14:paraId="5FBCC6C7" w14:textId="77777777" w:rsidR="006C2D94" w:rsidRDefault="006C2D94" w:rsidP="004548CD">
      <w:pPr>
        <w:pStyle w:val="Caption"/>
        <w:spacing w:line="360" w:lineRule="auto"/>
      </w:pPr>
      <w:r w:rsidRPr="00054A84">
        <w:rPr>
          <w:rFonts w:cs="Times New Roman"/>
          <w:noProof/>
          <w:lang w:eastAsia="en-AU"/>
        </w:rPr>
        <w:lastRenderedPageBreak/>
        <w:drawing>
          <wp:inline distT="0" distB="0" distL="0" distR="0" wp14:anchorId="696C3842" wp14:editId="77B730DD">
            <wp:extent cx="5731510" cy="3171190"/>
            <wp:effectExtent l="0" t="0" r="254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731510" cy="3171190"/>
                    </a:xfrm>
                    <a:prstGeom prst="rect">
                      <a:avLst/>
                    </a:prstGeom>
                  </pic:spPr>
                </pic:pic>
              </a:graphicData>
            </a:graphic>
          </wp:inline>
        </w:drawing>
      </w:r>
    </w:p>
    <w:p w14:paraId="682297A8" w14:textId="77777777" w:rsidR="00EE35A1" w:rsidRPr="006C2D94" w:rsidRDefault="006C2D94" w:rsidP="004548CD">
      <w:pPr>
        <w:pStyle w:val="Caption"/>
        <w:spacing w:line="360" w:lineRule="auto"/>
        <w:jc w:val="both"/>
        <w:rPr>
          <w:rFonts w:cs="Times New Roman"/>
          <w:b/>
          <w:i w:val="0"/>
          <w:color w:val="auto"/>
        </w:rPr>
      </w:pPr>
      <w:bookmarkStart w:id="206" w:name="_Ref401056592"/>
      <w:r w:rsidRPr="006C2D94">
        <w:rPr>
          <w:b/>
          <w:i w:val="0"/>
          <w:color w:val="auto"/>
        </w:rPr>
        <w:t xml:space="preserve">Figure S </w:t>
      </w:r>
      <w:r w:rsidRPr="006C2D94">
        <w:rPr>
          <w:b/>
          <w:i w:val="0"/>
          <w:color w:val="auto"/>
        </w:rPr>
        <w:fldChar w:fldCharType="begin"/>
      </w:r>
      <w:r w:rsidRPr="006C2D94">
        <w:rPr>
          <w:b/>
          <w:i w:val="0"/>
          <w:color w:val="auto"/>
        </w:rPr>
        <w:instrText xml:space="preserve"> SEQ Figure_S \* ARABIC </w:instrText>
      </w:r>
      <w:r w:rsidRPr="006C2D94">
        <w:rPr>
          <w:b/>
          <w:i w:val="0"/>
          <w:color w:val="auto"/>
        </w:rPr>
        <w:fldChar w:fldCharType="separate"/>
      </w:r>
      <w:r w:rsidR="00F85D63">
        <w:rPr>
          <w:b/>
          <w:i w:val="0"/>
          <w:noProof/>
          <w:color w:val="auto"/>
        </w:rPr>
        <w:t>1</w:t>
      </w:r>
      <w:r w:rsidRPr="006C2D94">
        <w:rPr>
          <w:b/>
          <w:i w:val="0"/>
          <w:color w:val="auto"/>
        </w:rPr>
        <w:fldChar w:fldCharType="end"/>
      </w:r>
      <w:bookmarkEnd w:id="206"/>
      <w:r>
        <w:rPr>
          <w:b/>
          <w:i w:val="0"/>
          <w:color w:val="auto"/>
        </w:rPr>
        <w:t>. Median S</w:t>
      </w:r>
      <w:r w:rsidRPr="006C2D94">
        <w:rPr>
          <w:b/>
          <w:i w:val="0"/>
          <w:color w:val="auto"/>
        </w:rPr>
        <w:t xml:space="preserve">pearman correlation of normal </w:t>
      </w:r>
      <w:r w:rsidR="000E088D">
        <w:rPr>
          <w:b/>
          <w:i w:val="0"/>
          <w:color w:val="auto"/>
        </w:rPr>
        <w:t xml:space="preserve">raw </w:t>
      </w:r>
      <w:r w:rsidRPr="006C2D94">
        <w:rPr>
          <w:b/>
          <w:i w:val="0"/>
          <w:color w:val="auto"/>
        </w:rPr>
        <w:t>LUAD, BRCA, HNSC and KIRC samples</w:t>
      </w:r>
      <w:r w:rsidRPr="006C2D94">
        <w:rPr>
          <w:b/>
          <w:i w:val="0"/>
          <w:noProof/>
          <w:color w:val="auto"/>
        </w:rPr>
        <w:t>.</w:t>
      </w:r>
      <w:r w:rsidR="00E53C8F">
        <w:rPr>
          <w:b/>
          <w:i w:val="0"/>
          <w:noProof/>
          <w:color w:val="auto"/>
        </w:rPr>
        <w:t xml:space="preserve"> </w:t>
      </w:r>
      <w:r w:rsidR="00E53C8F">
        <w:rPr>
          <w:i w:val="0"/>
          <w:noProof/>
          <w:color w:val="auto"/>
        </w:rPr>
        <w:t>E</w:t>
      </w:r>
      <w:r w:rsidR="00E53C8F" w:rsidRPr="00E53C8F">
        <w:rPr>
          <w:i w:val="0"/>
          <w:noProof/>
          <w:color w:val="auto"/>
        </w:rPr>
        <w:t xml:space="preserve">rror bars represent the variance of the correlations between samples. The median correlations of all normal samples </w:t>
      </w:r>
      <w:r w:rsidR="00E53C8F">
        <w:rPr>
          <w:i w:val="0"/>
          <w:noProof/>
          <w:color w:val="auto"/>
        </w:rPr>
        <w:t>we</w:t>
      </w:r>
      <w:r w:rsidR="00E53C8F" w:rsidRPr="00E53C8F">
        <w:rPr>
          <w:i w:val="0"/>
          <w:noProof/>
          <w:color w:val="auto"/>
        </w:rPr>
        <w:t>re above 0.8, suggesting homogeneous samples. However, the BRCA sample (black) whose median correlation was not within the error bars of the next closest sample was removed due to the evident dissimilarity with the other BRCA samples.</w:t>
      </w:r>
    </w:p>
    <w:p w14:paraId="1C747793" w14:textId="77777777" w:rsidR="00054A84" w:rsidRDefault="00054A84" w:rsidP="004548CD">
      <w:pPr>
        <w:spacing w:line="360" w:lineRule="auto"/>
        <w:jc w:val="both"/>
        <w:rPr>
          <w:rFonts w:cs="Times New Roman"/>
        </w:rPr>
      </w:pPr>
      <w:r w:rsidRPr="00054A84">
        <w:rPr>
          <w:rFonts w:cs="Times New Roman"/>
          <w:noProof/>
          <w:lang w:eastAsia="en-AU"/>
        </w:rPr>
        <w:drawing>
          <wp:inline distT="0" distB="0" distL="0" distR="0" wp14:anchorId="49DA75E9" wp14:editId="5CEA4D93">
            <wp:extent cx="5731510" cy="3171190"/>
            <wp:effectExtent l="0" t="0" r="254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731510" cy="3171190"/>
                    </a:xfrm>
                    <a:prstGeom prst="rect">
                      <a:avLst/>
                    </a:prstGeom>
                  </pic:spPr>
                </pic:pic>
              </a:graphicData>
            </a:graphic>
          </wp:inline>
        </w:drawing>
      </w:r>
    </w:p>
    <w:p w14:paraId="3B1C0F48" w14:textId="7A4598D2" w:rsidR="00EE35A1" w:rsidRPr="00E53C8F" w:rsidRDefault="00E53C8F" w:rsidP="004548CD">
      <w:pPr>
        <w:pStyle w:val="Caption"/>
        <w:spacing w:line="360" w:lineRule="auto"/>
        <w:jc w:val="both"/>
        <w:rPr>
          <w:rFonts w:cs="Times New Roman"/>
          <w:b/>
          <w:i w:val="0"/>
          <w:color w:val="auto"/>
        </w:rPr>
      </w:pPr>
      <w:bookmarkStart w:id="207" w:name="_Ref401056594"/>
      <w:r w:rsidRPr="00E53C8F">
        <w:rPr>
          <w:b/>
          <w:i w:val="0"/>
          <w:color w:val="auto"/>
        </w:rPr>
        <w:t xml:space="preserve">Figure S </w:t>
      </w:r>
      <w:r w:rsidRPr="00E53C8F">
        <w:rPr>
          <w:b/>
          <w:i w:val="0"/>
          <w:color w:val="auto"/>
        </w:rPr>
        <w:fldChar w:fldCharType="begin"/>
      </w:r>
      <w:r w:rsidRPr="00E53C8F">
        <w:rPr>
          <w:b/>
          <w:i w:val="0"/>
          <w:color w:val="auto"/>
        </w:rPr>
        <w:instrText xml:space="preserve"> SEQ Figure_S \* ARABIC </w:instrText>
      </w:r>
      <w:r w:rsidRPr="00E53C8F">
        <w:rPr>
          <w:b/>
          <w:i w:val="0"/>
          <w:color w:val="auto"/>
        </w:rPr>
        <w:fldChar w:fldCharType="separate"/>
      </w:r>
      <w:r w:rsidR="00F85D63">
        <w:rPr>
          <w:b/>
          <w:i w:val="0"/>
          <w:noProof/>
          <w:color w:val="auto"/>
        </w:rPr>
        <w:t>2</w:t>
      </w:r>
      <w:r w:rsidRPr="00E53C8F">
        <w:rPr>
          <w:b/>
          <w:i w:val="0"/>
          <w:color w:val="auto"/>
        </w:rPr>
        <w:fldChar w:fldCharType="end"/>
      </w:r>
      <w:bookmarkEnd w:id="207"/>
      <w:r w:rsidRPr="00E53C8F">
        <w:rPr>
          <w:b/>
          <w:i w:val="0"/>
          <w:color w:val="auto"/>
        </w:rPr>
        <w:t>. Median Spearman correlation of tumour LUAD, BRCA, HNSC and KIRC samples.</w:t>
      </w:r>
      <w:r w:rsidRPr="00E53C8F">
        <w:rPr>
          <w:i w:val="0"/>
          <w:noProof/>
          <w:color w:val="auto"/>
        </w:rPr>
        <w:t xml:space="preserve"> </w:t>
      </w:r>
      <w:r>
        <w:rPr>
          <w:i w:val="0"/>
          <w:noProof/>
          <w:color w:val="auto"/>
        </w:rPr>
        <w:t>E</w:t>
      </w:r>
      <w:r w:rsidRPr="00E53C8F">
        <w:rPr>
          <w:i w:val="0"/>
          <w:noProof/>
          <w:color w:val="auto"/>
        </w:rPr>
        <w:t xml:space="preserve">rror bars represent the variance of the correlations between samples. </w:t>
      </w:r>
      <w:r>
        <w:rPr>
          <w:i w:val="0"/>
          <w:noProof/>
          <w:color w:val="auto"/>
        </w:rPr>
        <w:t>Similar to the case of normal samples, t</w:t>
      </w:r>
      <w:r w:rsidRPr="00E53C8F">
        <w:rPr>
          <w:i w:val="0"/>
          <w:noProof/>
          <w:color w:val="auto"/>
        </w:rPr>
        <w:t xml:space="preserve">he median correlations </w:t>
      </w:r>
      <w:r>
        <w:rPr>
          <w:i w:val="0"/>
          <w:noProof/>
          <w:color w:val="auto"/>
        </w:rPr>
        <w:t xml:space="preserve">were </w:t>
      </w:r>
      <w:r w:rsidR="00D93654">
        <w:rPr>
          <w:i w:val="0"/>
          <w:noProof/>
          <w:color w:val="auto"/>
        </w:rPr>
        <w:t>above 0.8</w:t>
      </w:r>
      <w:r w:rsidRPr="00E53C8F">
        <w:rPr>
          <w:i w:val="0"/>
          <w:noProof/>
          <w:color w:val="auto"/>
        </w:rPr>
        <w:t>.</w:t>
      </w:r>
      <w:r>
        <w:rPr>
          <w:i w:val="0"/>
          <w:noProof/>
          <w:color w:val="auto"/>
        </w:rPr>
        <w:t xml:space="preserve"> However, two HNSC samples (black) </w:t>
      </w:r>
      <w:r w:rsidRPr="00E53C8F">
        <w:rPr>
          <w:i w:val="0"/>
          <w:noProof/>
          <w:color w:val="auto"/>
        </w:rPr>
        <w:t>whose median correlation</w:t>
      </w:r>
      <w:r>
        <w:rPr>
          <w:i w:val="0"/>
          <w:noProof/>
          <w:color w:val="auto"/>
        </w:rPr>
        <w:t>s</w:t>
      </w:r>
      <w:r w:rsidRPr="00E53C8F">
        <w:rPr>
          <w:i w:val="0"/>
          <w:noProof/>
          <w:color w:val="auto"/>
        </w:rPr>
        <w:t xml:space="preserve"> w</w:t>
      </w:r>
      <w:r>
        <w:rPr>
          <w:i w:val="0"/>
          <w:noProof/>
          <w:color w:val="auto"/>
        </w:rPr>
        <w:t>ere</w:t>
      </w:r>
      <w:r w:rsidRPr="00E53C8F">
        <w:rPr>
          <w:i w:val="0"/>
          <w:noProof/>
          <w:color w:val="auto"/>
        </w:rPr>
        <w:t xml:space="preserve"> not within the error bar</w:t>
      </w:r>
      <w:r>
        <w:rPr>
          <w:i w:val="0"/>
          <w:noProof/>
          <w:color w:val="auto"/>
        </w:rPr>
        <w:t>s of the next closest sample were</w:t>
      </w:r>
      <w:r w:rsidRPr="00E53C8F">
        <w:rPr>
          <w:i w:val="0"/>
          <w:noProof/>
          <w:color w:val="auto"/>
        </w:rPr>
        <w:t xml:space="preserve"> removed due to the evident dissimilarity with the other </w:t>
      </w:r>
      <w:r>
        <w:rPr>
          <w:i w:val="0"/>
          <w:noProof/>
          <w:color w:val="auto"/>
        </w:rPr>
        <w:t>HNSC</w:t>
      </w:r>
      <w:r w:rsidRPr="00E53C8F">
        <w:rPr>
          <w:i w:val="0"/>
          <w:noProof/>
          <w:color w:val="auto"/>
        </w:rPr>
        <w:t xml:space="preserve"> samples.</w:t>
      </w:r>
    </w:p>
    <w:p w14:paraId="3E82FE92" w14:textId="77777777" w:rsidR="0059132B" w:rsidRDefault="0059132B" w:rsidP="00C425D9"/>
    <w:p w14:paraId="426CF078" w14:textId="36564824" w:rsidR="00EE35A1" w:rsidRPr="007C748D" w:rsidRDefault="00296323" w:rsidP="004548CD">
      <w:pPr>
        <w:pStyle w:val="Heading3"/>
        <w:spacing w:line="360" w:lineRule="auto"/>
        <w:rPr>
          <w:rFonts w:eastAsiaTheme="minorEastAsia"/>
        </w:rPr>
      </w:pPr>
      <w:bookmarkStart w:id="208" w:name="_Toc404262928"/>
      <w:r>
        <w:rPr>
          <w:rFonts w:eastAsiaTheme="minorEastAsia"/>
        </w:rPr>
        <w:lastRenderedPageBreak/>
        <w:t xml:space="preserve">S2. </w:t>
      </w:r>
      <w:r w:rsidR="00120233">
        <w:rPr>
          <w:rFonts w:eastAsiaTheme="minorEastAsia"/>
        </w:rPr>
        <w:t>Estimation of expression fold changes and identification of d</w:t>
      </w:r>
      <w:r>
        <w:rPr>
          <w:rFonts w:eastAsiaTheme="minorEastAsia"/>
        </w:rPr>
        <w:t>ifferentially expressed genes</w:t>
      </w:r>
      <w:r w:rsidR="000E088D">
        <w:rPr>
          <w:rFonts w:eastAsiaTheme="minorEastAsia"/>
        </w:rPr>
        <w:t xml:space="preserve"> (DEG)</w:t>
      </w:r>
      <w:bookmarkEnd w:id="208"/>
    </w:p>
    <w:p w14:paraId="685205BB" w14:textId="10726090" w:rsidR="00EE35A1" w:rsidRDefault="00AC3BB8" w:rsidP="004548CD">
      <w:pPr>
        <w:spacing w:line="360" w:lineRule="auto"/>
        <w:jc w:val="both"/>
        <w:rPr>
          <w:rFonts w:eastAsiaTheme="minorEastAsia" w:cs="Times New Roman"/>
        </w:rPr>
      </w:pPr>
      <w:r>
        <w:rPr>
          <w:rFonts w:eastAsiaTheme="minorEastAsia" w:cs="Times New Roman"/>
        </w:rPr>
        <w:t xml:space="preserve">limma-voom version 3.20.5 </w:t>
      </w:r>
      <w:r>
        <w:rPr>
          <w:rFonts w:eastAsiaTheme="minorEastAsia" w:cs="Times New Roman"/>
        </w:rPr>
        <w:fldChar w:fldCharType="begin" w:fldLock="1"/>
      </w:r>
      <w:r w:rsidR="00120ECE">
        <w:rPr>
          <w:rFonts w:eastAsiaTheme="minorEastAsia" w:cs="Times New Roman"/>
        </w:rPr>
        <w:instrText>ADDIN CSL_CITATION { "citationItems" : [ { "id" : "ITEM-1", "itemData" : { "author" : [ { "dropping-particle" : "", "family" : "Smyth", "given" : "Gordon K.", "non-dropping-particle" : "", "parse-names" : false, "suffix" : "" } ], "container-title" : "Bioinformatics and Computational Biology Solutions Using R and Bioconductor", "editor" : [ { "dropping-particle" : "", "family" : "Gentleman", "given" : "R", "non-dropping-particle" : "", "parse-names" : false, "suffix" : "" }, { "dropping-particle" : "", "family" : "Carey", "given" : "V", "non-dropping-particle" : "", "parse-names" : false, "suffix" : "" }, { "dropping-particle" : "", "family" : "Dudoit", "given" : "S", "non-dropping-particle" : "", "parse-names" : false, "suffix" : "" }, { "dropping-particle" : "", "family" : "Irizarry", "given" : "R", "non-dropping-particle" : "", "parse-names" : false, "suffix" : "" }, { "dropping-particle" : "", "family" : "Huber", "given" : "W", "non-dropping-particle" : "", "parse-names" : false, "suffix" : "" } ], "id" : "ITEM-1", "issued" : { "date-parts" : [ [ "2005" ] ] }, "page" : "397\u2013420", "publisher" : "Springer", "publisher-place" : "New York", "title" : "Limma: linear models for microarray data", "type" : "chapter" }, "uris" : [ "http://www.mendeley.com/documents/?uuid=07d4dea4-be15-4d9a-8395-0960857af224" ] } ], "mendeley" : { "formattedCitation" : "(Smyth, 2005)", "plainTextFormattedCitation" : "(Smyth, 2005)", "previouslyFormattedCitation" : "(Smyth, 2005)" }, "properties" : { "noteIndex" : 0 }, "schema" : "https://github.com/citation-style-language/schema/raw/master/csl-citation.json" }</w:instrText>
      </w:r>
      <w:r>
        <w:rPr>
          <w:rFonts w:eastAsiaTheme="minorEastAsia" w:cs="Times New Roman"/>
        </w:rPr>
        <w:fldChar w:fldCharType="separate"/>
      </w:r>
      <w:r w:rsidR="00AE5A0C" w:rsidRPr="00AE5A0C">
        <w:rPr>
          <w:rFonts w:eastAsiaTheme="minorEastAsia" w:cs="Times New Roman"/>
          <w:noProof/>
        </w:rPr>
        <w:t>(Smyth, 2005)</w:t>
      </w:r>
      <w:r>
        <w:rPr>
          <w:rFonts w:eastAsiaTheme="minorEastAsia" w:cs="Times New Roman"/>
        </w:rPr>
        <w:fldChar w:fldCharType="end"/>
      </w:r>
      <w:r>
        <w:rPr>
          <w:rFonts w:eastAsiaTheme="minorEastAsia" w:cs="Times New Roman"/>
        </w:rPr>
        <w:t xml:space="preserve"> was</w:t>
      </w:r>
      <w:r w:rsidR="00EE35A1">
        <w:rPr>
          <w:rFonts w:eastAsiaTheme="minorEastAsia" w:cs="Times New Roman"/>
        </w:rPr>
        <w:t xml:space="preserve"> used to </w:t>
      </w:r>
      <w:r w:rsidR="00D93654">
        <w:rPr>
          <w:rFonts w:eastAsiaTheme="minorEastAsia" w:cs="Times New Roman"/>
        </w:rPr>
        <w:t xml:space="preserve">estimate the log fold changes and </w:t>
      </w:r>
      <w:r w:rsidR="00EE35A1">
        <w:rPr>
          <w:rFonts w:eastAsiaTheme="minorEastAsia" w:cs="Times New Roman"/>
        </w:rPr>
        <w:t xml:space="preserve">find DEG of the BRCA, LUAD, HNSC and KIRC samples. limma uses linear models and empirical Bayes models to find DEGs. Additionally, the voom function </w:t>
      </w:r>
      <w:r>
        <w:rPr>
          <w:rFonts w:eastAsiaTheme="minorEastAsia" w:cs="Times New Roman"/>
        </w:rPr>
        <w:fldChar w:fldCharType="begin" w:fldLock="1"/>
      </w:r>
      <w:r w:rsidR="00120ECE">
        <w:rPr>
          <w:rFonts w:eastAsiaTheme="minorEastAsia" w:cs="Times New Roman"/>
        </w:rPr>
        <w:instrText>ADDIN CSL_CITATION { "citationItems" : [ { "id" : "ITEM-1", "itemData" : { "DOI" : "10.1186/gb-2014-15-2-r29", "author" : [ { "dropping-particle" : "", "family" : "Law", "given" : "Charity W", "non-dropping-particle" : "", "parse-names" : false, "suffix" : "" }, { "dropping-particle" : "", "family" : "Chen", "given" : "Yunshun", "non-dropping-particle" : "", "parse-names" : false, "suffix" : "" }, { "dropping-particle" : "", "family" : "Shi", "given" : "Wei", "non-dropping-particle" : "", "parse-names" : false, "suffix" : "" }, { "dropping-particle" : "", "family" : "Smyth", "given" : "Gordon K", "non-dropping-particle" : "", "parse-names" : false, "suffix" : "" } ], "container-title" : "Genome Biology", "id" : "ITEM-1", "issue" : "2", "issued" : { "date-parts" : [ [ "2014" ] ] }, "page" : "R29", "title" : "voom: precision weights unlock linear model analysis tools for RNA-seq read counts", "type" : "article-journal", "volume" : "15" }, "uris" : [ "http://www.mendeley.com/documents/?uuid=7cdf2cf2-e159-47f1-b053-a1597f66359f" ] } ], "mendeley" : { "formattedCitation" : "(Law et al., 2014)", "plainTextFormattedCitation" : "(Law et al., 2014)", "previouslyFormattedCitation" : "(Law et al., 2014)" }, "properties" : { "noteIndex" : 0 }, "schema" : "https://github.com/citation-style-language/schema/raw/master/csl-citation.json" }</w:instrText>
      </w:r>
      <w:r>
        <w:rPr>
          <w:rFonts w:eastAsiaTheme="minorEastAsia" w:cs="Times New Roman"/>
        </w:rPr>
        <w:fldChar w:fldCharType="separate"/>
      </w:r>
      <w:r w:rsidR="00AE5A0C" w:rsidRPr="00AE5A0C">
        <w:rPr>
          <w:rFonts w:eastAsiaTheme="minorEastAsia" w:cs="Times New Roman"/>
          <w:noProof/>
        </w:rPr>
        <w:t>(Law et al., 2014)</w:t>
      </w:r>
      <w:r>
        <w:rPr>
          <w:rFonts w:eastAsiaTheme="minorEastAsia" w:cs="Times New Roman"/>
        </w:rPr>
        <w:fldChar w:fldCharType="end"/>
      </w:r>
      <w:r w:rsidR="00EE35A1">
        <w:rPr>
          <w:rFonts w:eastAsiaTheme="minorEastAsia" w:cs="Times New Roman"/>
        </w:rPr>
        <w:t xml:space="preserve"> was </w:t>
      </w:r>
      <w:r w:rsidR="00D93654">
        <w:rPr>
          <w:rFonts w:eastAsiaTheme="minorEastAsia" w:cs="Times New Roman"/>
        </w:rPr>
        <w:t xml:space="preserve">used </w:t>
      </w:r>
      <w:r w:rsidR="00EE35A1">
        <w:rPr>
          <w:rFonts w:eastAsiaTheme="minorEastAsia" w:cs="Times New Roman"/>
        </w:rPr>
        <w:t xml:space="preserve">to estimate the mean-variance relationship from the data, which was incorporated as a weight for each observation. </w:t>
      </w:r>
    </w:p>
    <w:p w14:paraId="2DB2C47B" w14:textId="77777777" w:rsidR="00AC3BB8" w:rsidRDefault="00881621" w:rsidP="004548CD">
      <w:pPr>
        <w:pStyle w:val="Heading4"/>
        <w:spacing w:line="360" w:lineRule="auto"/>
        <w:rPr>
          <w:rFonts w:eastAsiaTheme="minorEastAsia"/>
        </w:rPr>
      </w:pPr>
      <w:r>
        <w:rPr>
          <w:rFonts w:eastAsiaTheme="minorEastAsia"/>
        </w:rPr>
        <w:t>S2.1 Choice of input data</w:t>
      </w:r>
    </w:p>
    <w:p w14:paraId="3E286B97" w14:textId="08028AA0" w:rsidR="00881621" w:rsidRPr="00881621" w:rsidRDefault="000E088D" w:rsidP="004548CD">
      <w:pPr>
        <w:spacing w:line="360" w:lineRule="auto"/>
        <w:jc w:val="both"/>
      </w:pPr>
      <w:r>
        <w:t>Raw RSEM values were preferred as input to limma, followed by a built-in normalization in limma to ensure compatibility of the data with the statistical assumptions of limma and voom. Even so, preliminary tests with the TCGA-normalized RSEM values resulted in very similar results (</w:t>
      </w:r>
      <w:r w:rsidRPr="000E088D">
        <w:rPr>
          <w:i/>
        </w:rPr>
        <w:t>data not shown</w:t>
      </w:r>
      <w:r>
        <w:t>).</w:t>
      </w:r>
    </w:p>
    <w:p w14:paraId="2FB44F95" w14:textId="77777777" w:rsidR="00AC3BB8" w:rsidRDefault="000E088D" w:rsidP="004548CD">
      <w:pPr>
        <w:pStyle w:val="Heading4"/>
        <w:spacing w:line="360" w:lineRule="auto"/>
        <w:rPr>
          <w:rFonts w:eastAsiaTheme="minorEastAsia"/>
        </w:rPr>
      </w:pPr>
      <w:r>
        <w:rPr>
          <w:rFonts w:eastAsiaTheme="minorEastAsia"/>
        </w:rPr>
        <w:t>S2.2 Filtering out genes with low expression values</w:t>
      </w:r>
    </w:p>
    <w:p w14:paraId="335DC4CC" w14:textId="230B999C" w:rsidR="002C1447" w:rsidRDefault="00C870B3" w:rsidP="004548CD">
      <w:pPr>
        <w:spacing w:line="360" w:lineRule="auto"/>
        <w:jc w:val="both"/>
        <w:rPr>
          <w:rFonts w:eastAsiaTheme="minorEastAsia" w:cs="Times New Roman"/>
        </w:rPr>
      </w:pPr>
      <w:r>
        <w:rPr>
          <w:rFonts w:eastAsiaTheme="minorEastAsia" w:cs="Times New Roman"/>
        </w:rPr>
        <w:t xml:space="preserve">Genes with counts per million (cpm) </w:t>
      </w:r>
      <w:r w:rsidR="009D3076">
        <w:rPr>
          <w:rFonts w:eastAsiaTheme="minorEastAsia" w:cs="Times New Roman"/>
        </w:rPr>
        <w:t xml:space="preserve">less </w:t>
      </w:r>
      <w:r>
        <w:rPr>
          <w:rFonts w:eastAsiaTheme="minorEastAsia" w:cs="Times New Roman"/>
        </w:rPr>
        <w:t xml:space="preserve">than 1 </w:t>
      </w:r>
      <w:r w:rsidR="009D3076">
        <w:rPr>
          <w:rFonts w:eastAsiaTheme="minorEastAsia" w:cs="Times New Roman"/>
        </w:rPr>
        <w:t xml:space="preserve">were considered to not </w:t>
      </w:r>
      <w:r w:rsidR="0059132B">
        <w:rPr>
          <w:rFonts w:eastAsiaTheme="minorEastAsia" w:cs="Times New Roman"/>
        </w:rPr>
        <w:t xml:space="preserve">be </w:t>
      </w:r>
      <w:r w:rsidR="009D3076">
        <w:rPr>
          <w:rFonts w:eastAsiaTheme="minorEastAsia" w:cs="Times New Roman"/>
        </w:rPr>
        <w:t>sufficiently high</w:t>
      </w:r>
      <w:r w:rsidR="0059132B">
        <w:rPr>
          <w:rFonts w:eastAsiaTheme="minorEastAsia" w:cs="Times New Roman"/>
        </w:rPr>
        <w:t>ly expressed</w:t>
      </w:r>
      <w:r w:rsidR="009D3076">
        <w:rPr>
          <w:rFonts w:eastAsiaTheme="minorEastAsia" w:cs="Times New Roman"/>
        </w:rPr>
        <w:t>, as suggested by the limma manual. However, it was necessary to determine a threshold number of samples in which a gene had to fail this criteria for it to be removed. The distribution of the number of genes with a cpm greater than 1 against the number of samples was determined for tumour and normal samples, as well as the total sum of samples</w:t>
      </w:r>
      <w:r w:rsidR="009E1133">
        <w:rPr>
          <w:rFonts w:eastAsiaTheme="minorEastAsia" w:cs="Times New Roman"/>
        </w:rPr>
        <w:t>,</w:t>
      </w:r>
      <w:r w:rsidR="009D3076">
        <w:rPr>
          <w:rFonts w:eastAsiaTheme="minorEastAsia" w:cs="Times New Roman"/>
        </w:rPr>
        <w:t xml:space="preserve"> </w:t>
      </w:r>
      <w:r w:rsidR="002C1447">
        <w:rPr>
          <w:rFonts w:eastAsiaTheme="minorEastAsia" w:cs="Times New Roman"/>
        </w:rPr>
        <w:t xml:space="preserve">in order to find appropriate thresholds </w:t>
      </w:r>
      <w:r w:rsidR="009D3076">
        <w:rPr>
          <w:rFonts w:eastAsiaTheme="minorEastAsia" w:cs="Times New Roman"/>
        </w:rPr>
        <w:t>(</w:t>
      </w:r>
      <w:r w:rsidR="009D3076">
        <w:rPr>
          <w:rFonts w:eastAsiaTheme="minorEastAsia" w:cs="Times New Roman"/>
        </w:rPr>
        <w:fldChar w:fldCharType="begin"/>
      </w:r>
      <w:r w:rsidR="009D3076">
        <w:rPr>
          <w:rFonts w:eastAsiaTheme="minorEastAsia" w:cs="Times New Roman"/>
        </w:rPr>
        <w:instrText xml:space="preserve"> REF _Ref401074217 \h </w:instrText>
      </w:r>
      <w:r w:rsidR="004548CD">
        <w:rPr>
          <w:rFonts w:eastAsiaTheme="minorEastAsia" w:cs="Times New Roman"/>
        </w:rPr>
        <w:instrText xml:space="preserve"> \* MERGEFORMAT </w:instrText>
      </w:r>
      <w:r w:rsidR="009D3076">
        <w:rPr>
          <w:rFonts w:eastAsiaTheme="minorEastAsia" w:cs="Times New Roman"/>
        </w:rPr>
      </w:r>
      <w:r w:rsidR="009D3076">
        <w:rPr>
          <w:rFonts w:eastAsiaTheme="minorEastAsia" w:cs="Times New Roman"/>
        </w:rPr>
        <w:fldChar w:fldCharType="separate"/>
      </w:r>
      <w:r w:rsidR="00F85D63" w:rsidRPr="00F85D63">
        <w:rPr>
          <w:b/>
          <w:i/>
        </w:rPr>
        <w:t xml:space="preserve">Figure S </w:t>
      </w:r>
      <w:r w:rsidR="00F85D63">
        <w:rPr>
          <w:b/>
          <w:i/>
          <w:noProof/>
        </w:rPr>
        <w:t>3</w:t>
      </w:r>
      <w:r w:rsidR="009D3076">
        <w:rPr>
          <w:rFonts w:eastAsiaTheme="minorEastAsia" w:cs="Times New Roman"/>
        </w:rPr>
        <w:fldChar w:fldCharType="end"/>
      </w:r>
      <w:r w:rsidR="009D3076">
        <w:rPr>
          <w:rFonts w:eastAsiaTheme="minorEastAsia" w:cs="Times New Roman"/>
        </w:rPr>
        <w:t xml:space="preserve">). </w:t>
      </w:r>
    </w:p>
    <w:p w14:paraId="2F538C65" w14:textId="4E84C34E" w:rsidR="002C1447" w:rsidRDefault="002C1447" w:rsidP="00460590">
      <w:pPr>
        <w:spacing w:line="360" w:lineRule="auto"/>
        <w:jc w:val="both"/>
        <w:rPr>
          <w:rFonts w:eastAsiaTheme="minorEastAsia" w:cs="Times New Roman"/>
        </w:rPr>
      </w:pPr>
      <w:r>
        <w:rPr>
          <w:rFonts w:eastAsiaTheme="minorEastAsia" w:cs="Times New Roman"/>
        </w:rPr>
        <w:t xml:space="preserve">It is evident from the distributions taking into account the combined number of tumour and normal samples that most genes have a cpm&gt;1 in all samples. However, </w:t>
      </w:r>
      <w:r w:rsidR="000714F8">
        <w:rPr>
          <w:rFonts w:eastAsiaTheme="minorEastAsia" w:cs="Times New Roman"/>
        </w:rPr>
        <w:t xml:space="preserve">equivalent distributions taking into account normal and tumour samples </w:t>
      </w:r>
      <w:r>
        <w:rPr>
          <w:rFonts w:eastAsiaTheme="minorEastAsia" w:cs="Times New Roman"/>
        </w:rPr>
        <w:t xml:space="preserve">separately were investigated due to possibility of marked differences between the levels of expression of genes in normal and tumour samples. There might have been highly expressed genes in normal samples that were switched off in tumour cells, or vice versa, and would consequently be removed from the data set </w:t>
      </w:r>
      <w:r w:rsidR="000714F8">
        <w:rPr>
          <w:rFonts w:eastAsiaTheme="minorEastAsia" w:cs="Times New Roman"/>
        </w:rPr>
        <w:t xml:space="preserve">if only their overall expression across all samples (tumour and normal) was </w:t>
      </w:r>
      <w:r w:rsidR="009E1133">
        <w:rPr>
          <w:rFonts w:eastAsiaTheme="minorEastAsia" w:cs="Times New Roman"/>
        </w:rPr>
        <w:t>considered</w:t>
      </w:r>
      <w:r w:rsidR="000714F8">
        <w:rPr>
          <w:rFonts w:eastAsiaTheme="minorEastAsia" w:cs="Times New Roman"/>
        </w:rPr>
        <w:t xml:space="preserve">. </w:t>
      </w:r>
      <w:r w:rsidR="00D93654">
        <w:rPr>
          <w:rFonts w:eastAsiaTheme="minorEastAsia" w:cs="Times New Roman"/>
        </w:rPr>
        <w:t>T</w:t>
      </w:r>
      <w:r>
        <w:rPr>
          <w:rFonts w:eastAsiaTheme="minorEastAsia" w:cs="Times New Roman"/>
        </w:rPr>
        <w:t xml:space="preserve">hese genes are of high importance because they would </w:t>
      </w:r>
      <w:r w:rsidR="009E1133">
        <w:rPr>
          <w:rFonts w:eastAsiaTheme="minorEastAsia" w:cs="Times New Roman"/>
        </w:rPr>
        <w:t>have</w:t>
      </w:r>
      <w:r>
        <w:rPr>
          <w:rFonts w:eastAsiaTheme="minorEastAsia" w:cs="Times New Roman"/>
        </w:rPr>
        <w:t xml:space="preserve"> a large variability between cancer and normal samples. </w:t>
      </w:r>
      <w:r w:rsidR="009E1133">
        <w:rPr>
          <w:rFonts w:eastAsiaTheme="minorEastAsia" w:cs="Times New Roman"/>
        </w:rPr>
        <w:t>M</w:t>
      </w:r>
      <w:r w:rsidR="000714F8">
        <w:rPr>
          <w:rFonts w:eastAsiaTheme="minorEastAsia" w:cs="Times New Roman"/>
        </w:rPr>
        <w:t>ost genes have an expression level of cpm&gt;1 in all tumour or normal samples. Finally, genes that had a cpm&gt;1 in all samples, in all normal or in all tumour samples were kept (</w:t>
      </w:r>
      <w:r w:rsidR="000714F8">
        <w:rPr>
          <w:rFonts w:eastAsiaTheme="minorEastAsia" w:cs="Times New Roman"/>
        </w:rPr>
        <w:fldChar w:fldCharType="begin"/>
      </w:r>
      <w:r w:rsidR="000714F8">
        <w:rPr>
          <w:rFonts w:eastAsiaTheme="minorEastAsia" w:cs="Times New Roman"/>
        </w:rPr>
        <w:instrText xml:space="preserve"> REF _Ref401075410 \h </w:instrText>
      </w:r>
      <w:r w:rsidR="004548CD">
        <w:rPr>
          <w:rFonts w:eastAsiaTheme="minorEastAsia" w:cs="Times New Roman"/>
        </w:rPr>
        <w:instrText xml:space="preserve"> \* MERGEFORMAT </w:instrText>
      </w:r>
      <w:r w:rsidR="000714F8">
        <w:rPr>
          <w:rFonts w:eastAsiaTheme="minorEastAsia" w:cs="Times New Roman"/>
        </w:rPr>
      </w:r>
      <w:r w:rsidR="000714F8">
        <w:rPr>
          <w:rFonts w:eastAsiaTheme="minorEastAsia" w:cs="Times New Roman"/>
        </w:rPr>
        <w:fldChar w:fldCharType="separate"/>
      </w:r>
      <w:r w:rsidR="00F85D63" w:rsidRPr="00F85D63">
        <w:rPr>
          <w:b/>
          <w:i/>
          <w:noProof/>
        </w:rPr>
        <w:t>Table</w:t>
      </w:r>
      <w:r w:rsidR="00F85D63" w:rsidRPr="000714F8">
        <w:rPr>
          <w:b/>
        </w:rPr>
        <w:t xml:space="preserve"> S </w:t>
      </w:r>
      <w:r w:rsidR="00F85D63">
        <w:rPr>
          <w:b/>
          <w:i/>
          <w:noProof/>
        </w:rPr>
        <w:t>1</w:t>
      </w:r>
      <w:r w:rsidR="000714F8">
        <w:rPr>
          <w:rFonts w:eastAsiaTheme="minorEastAsia" w:cs="Times New Roman"/>
        </w:rPr>
        <w:fldChar w:fldCharType="end"/>
      </w:r>
      <w:r w:rsidR="000714F8">
        <w:rPr>
          <w:rFonts w:eastAsiaTheme="minorEastAsia" w:cs="Times New Roman"/>
        </w:rPr>
        <w:t xml:space="preserve">). Around 60% of the genes of the four tumour types survived filtering. </w:t>
      </w:r>
    </w:p>
    <w:p w14:paraId="5DB41490" w14:textId="77777777" w:rsidR="001B2B09" w:rsidRDefault="001B2B09" w:rsidP="004548CD">
      <w:pPr>
        <w:spacing w:line="360" w:lineRule="auto"/>
        <w:jc w:val="both"/>
        <w:rPr>
          <w:rFonts w:eastAsiaTheme="minorEastAsia" w:cs="Times New Roman"/>
        </w:rPr>
      </w:pPr>
    </w:p>
    <w:p w14:paraId="6085AE54" w14:textId="77777777" w:rsidR="001B2B09" w:rsidRDefault="001B2B09" w:rsidP="004548CD">
      <w:pPr>
        <w:spacing w:line="360" w:lineRule="auto"/>
        <w:jc w:val="both"/>
        <w:rPr>
          <w:rFonts w:eastAsiaTheme="minorEastAsia" w:cs="Times New Roman"/>
        </w:rPr>
      </w:pPr>
    </w:p>
    <w:p w14:paraId="042E9AA0" w14:textId="77777777" w:rsidR="00932018" w:rsidRDefault="00932018" w:rsidP="004548CD">
      <w:pPr>
        <w:spacing w:line="360" w:lineRule="auto"/>
        <w:jc w:val="both"/>
        <w:rPr>
          <w:rFonts w:eastAsiaTheme="minorEastAsia" w:cs="Times New Roman"/>
        </w:rPr>
      </w:pPr>
    </w:p>
    <w:p w14:paraId="333DC0B4" w14:textId="77777777" w:rsidR="00AC3BB8" w:rsidRDefault="00FA01D5" w:rsidP="004548CD">
      <w:pPr>
        <w:spacing w:line="360" w:lineRule="auto"/>
        <w:jc w:val="both"/>
        <w:rPr>
          <w:rFonts w:eastAsiaTheme="minorEastAsia" w:cs="Times New Roman"/>
        </w:rPr>
      </w:pPr>
      <w:r w:rsidRPr="00AC3BB8">
        <w:rPr>
          <w:rFonts w:eastAsiaTheme="minorEastAsia" w:cs="Times New Roman"/>
          <w:noProof/>
          <w:lang w:eastAsia="en-AU"/>
        </w:rPr>
        <w:lastRenderedPageBreak/>
        <mc:AlternateContent>
          <mc:Choice Requires="wpg">
            <w:drawing>
              <wp:anchor distT="0" distB="0" distL="114300" distR="114300" simplePos="0" relativeHeight="251663360" behindDoc="0" locked="0" layoutInCell="1" allowOverlap="1" wp14:anchorId="23AEE9C1" wp14:editId="084A536E">
                <wp:simplePos x="0" y="0"/>
                <wp:positionH relativeFrom="margin">
                  <wp:align>left</wp:align>
                </wp:positionH>
                <wp:positionV relativeFrom="paragraph">
                  <wp:posOffset>18415</wp:posOffset>
                </wp:positionV>
                <wp:extent cx="6040192" cy="5988678"/>
                <wp:effectExtent l="0" t="0" r="0" b="0"/>
                <wp:wrapNone/>
                <wp:docPr id="17" name="Group 3"/>
                <wp:cNvGraphicFramePr/>
                <a:graphic xmlns:a="http://schemas.openxmlformats.org/drawingml/2006/main">
                  <a:graphicData uri="http://schemas.microsoft.com/office/word/2010/wordprocessingGroup">
                    <wpg:wgp>
                      <wpg:cNvGrpSpPr/>
                      <wpg:grpSpPr>
                        <a:xfrm>
                          <a:off x="0" y="0"/>
                          <a:ext cx="6040192" cy="5988678"/>
                          <a:chOff x="0" y="0"/>
                          <a:chExt cx="6040192" cy="5988678"/>
                        </a:xfrm>
                      </wpg:grpSpPr>
                      <pic:pic xmlns:pic="http://schemas.openxmlformats.org/drawingml/2006/picture">
                        <pic:nvPicPr>
                          <pic:cNvPr id="18" name="Picture 18"/>
                          <pic:cNvPicPr>
                            <a:picLocks noChangeAspect="1"/>
                          </pic:cNvPicPr>
                        </pic:nvPicPr>
                        <pic:blipFill rotWithShape="1">
                          <a:blip r:embed="rId32"/>
                          <a:srcRect l="34823" t="11576" r="18754" b="6558"/>
                          <a:stretch/>
                        </pic:blipFill>
                        <pic:spPr>
                          <a:xfrm>
                            <a:off x="0" y="0"/>
                            <a:ext cx="6040192" cy="5988678"/>
                          </a:xfrm>
                          <a:prstGeom prst="rect">
                            <a:avLst/>
                          </a:prstGeom>
                        </pic:spPr>
                      </pic:pic>
                      <wps:wsp>
                        <wps:cNvPr id="19" name="TextBox 2"/>
                        <wps:cNvSpPr txBox="1"/>
                        <wps:spPr>
                          <a:xfrm>
                            <a:off x="0" y="0"/>
                            <a:ext cx="440028" cy="369332"/>
                          </a:xfrm>
                          <a:prstGeom prst="rect">
                            <a:avLst/>
                          </a:prstGeom>
                          <a:noFill/>
                        </wps:spPr>
                        <wps:txbx>
                          <w:txbxContent>
                            <w:p w14:paraId="03728091"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a.</w:t>
                              </w:r>
                            </w:p>
                          </w:txbxContent>
                        </wps:txbx>
                        <wps:bodyPr wrap="square" rtlCol="0">
                          <a:spAutoFit/>
                        </wps:bodyPr>
                      </wps:wsp>
                      <wps:wsp>
                        <wps:cNvPr id="20" name="TextBox 5"/>
                        <wps:cNvSpPr txBox="1"/>
                        <wps:spPr>
                          <a:xfrm>
                            <a:off x="0" y="1428373"/>
                            <a:ext cx="440028" cy="369332"/>
                          </a:xfrm>
                          <a:prstGeom prst="rect">
                            <a:avLst/>
                          </a:prstGeom>
                          <a:noFill/>
                        </wps:spPr>
                        <wps:txbx>
                          <w:txbxContent>
                            <w:p w14:paraId="52FB410F"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b.</w:t>
                              </w:r>
                            </w:p>
                          </w:txbxContent>
                        </wps:txbx>
                        <wps:bodyPr wrap="square" rtlCol="0">
                          <a:spAutoFit/>
                        </wps:bodyPr>
                      </wps:wsp>
                      <wps:wsp>
                        <wps:cNvPr id="21" name="TextBox 8"/>
                        <wps:cNvSpPr txBox="1"/>
                        <wps:spPr>
                          <a:xfrm>
                            <a:off x="0" y="2994339"/>
                            <a:ext cx="440028" cy="369332"/>
                          </a:xfrm>
                          <a:prstGeom prst="rect">
                            <a:avLst/>
                          </a:prstGeom>
                          <a:noFill/>
                        </wps:spPr>
                        <wps:txbx>
                          <w:txbxContent>
                            <w:p w14:paraId="54F9EA9F"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c.</w:t>
                              </w:r>
                            </w:p>
                          </w:txbxContent>
                        </wps:txbx>
                        <wps:bodyPr wrap="square" rtlCol="0">
                          <a:spAutoFit/>
                        </wps:bodyPr>
                      </wps:wsp>
                      <wps:wsp>
                        <wps:cNvPr id="22" name="TextBox 9"/>
                        <wps:cNvSpPr txBox="1"/>
                        <wps:spPr>
                          <a:xfrm>
                            <a:off x="0" y="4513265"/>
                            <a:ext cx="440028" cy="369332"/>
                          </a:xfrm>
                          <a:prstGeom prst="rect">
                            <a:avLst/>
                          </a:prstGeom>
                          <a:noFill/>
                        </wps:spPr>
                        <wps:txbx>
                          <w:txbxContent>
                            <w:p w14:paraId="37E346D8"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d.</w:t>
                              </w:r>
                            </w:p>
                          </w:txbxContent>
                        </wps:txbx>
                        <wps:bodyPr wrap="square" rtlCol="0">
                          <a:spAutoFit/>
                        </wps:bodyPr>
                      </wps:wsp>
                    </wpg:wgp>
                  </a:graphicData>
                </a:graphic>
              </wp:anchor>
            </w:drawing>
          </mc:Choice>
          <mc:Fallback>
            <w:pict>
              <v:group w14:anchorId="23AEE9C1" id="Group 3" o:spid="_x0000_s1032" style="position:absolute;left:0;text-align:left;margin-left:0;margin-top:1.45pt;width:475.6pt;height:471.55pt;z-index:251663360;mso-position-horizontal:left;mso-position-horizontal-relative:margin" coordsize="60401,5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">
                <v:shape id="Picture 18" o:spid="_x0000_s1033" type="#_x0000_t75" style="position:absolute;width:60401;height:59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isWvFAAAA2wAAAA8AAABkcnMvZG93bnJldi54bWxEj0FrwkAQhe+C/2EZwZtuWqxI6iqlVFpB&#10;EG1L6W3YnSah2dmQXU38985B8DbDe/PeN8t172t1pjZWgQ08TDNQxDa4igsDX5+byQJUTMgO68Bk&#10;4EIR1qvhYIm5Cx0f6HxMhZIQjjkaKFNqcq2jLcljnIaGWLS/0HpMsraFdi12Eu5r/Zhlc+2xYmko&#10;saHXkuz/8eQN/M7t4vuye9/bbTP7wdm2e3vadMaMR/3LM6hEfbqbb9cfTvAFVn6RAfTq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orFrxQAAANsAAAAPAAAAAAAAAAAAAAAA&#10;AJ8CAABkcnMvZG93bnJldi54bWxQSwUGAAAAAAQABAD3AAAAkQMAAAAA&#10;">
                  <v:imagedata r:id="rId33" o:title="" croptop="7586f" cropbottom="4298f" cropleft="22822f" cropright="12291f"/>
                  <v:path arrowok="t"/>
                </v:shape>
                <v:shape id="TextBox 2" o:spid="_x0000_s1034" type="#_x0000_t202" style="position:absolute;width:44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14:paraId="03728091"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a.</w:t>
                        </w:r>
                      </w:p>
                    </w:txbxContent>
                  </v:textbox>
                </v:shape>
                <v:shape id="TextBox 5" o:spid="_x0000_s1035" type="#_x0000_t202" style="position:absolute;top:14283;width:440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2FB410F"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b.</w:t>
                        </w:r>
                      </w:p>
                    </w:txbxContent>
                  </v:textbox>
                </v:shape>
                <v:shape id="TextBox 8" o:spid="_x0000_s1036" type="#_x0000_t202" style="position:absolute;top:29943;width:44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14:paraId="54F9EA9F"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c.</w:t>
                        </w:r>
                      </w:p>
                    </w:txbxContent>
                  </v:textbox>
                </v:shape>
                <v:shape id="TextBox 9" o:spid="_x0000_s1037" type="#_x0000_t202" style="position:absolute;top:45132;width:44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14:paraId="37E346D8" w14:textId="77777777" w:rsidR="00F61C54" w:rsidRDefault="00F61C54" w:rsidP="00AC3BB8">
                        <w:pPr>
                          <w:pStyle w:val="NormalWeb"/>
                          <w:spacing w:before="0" w:beforeAutospacing="0" w:after="0" w:afterAutospacing="0"/>
                        </w:pPr>
                        <w:r>
                          <w:rPr>
                            <w:rFonts w:asciiTheme="minorHAnsi" w:hAnsi="Calibri" w:cstheme="minorBidi"/>
                            <w:b/>
                            <w:bCs/>
                            <w:color w:val="000000" w:themeColor="text1"/>
                            <w:kern w:val="24"/>
                            <w:sz w:val="36"/>
                            <w:szCs w:val="36"/>
                          </w:rPr>
                          <w:t>d.</w:t>
                        </w:r>
                      </w:p>
                    </w:txbxContent>
                  </v:textbox>
                </v:shape>
                <w10:wrap anchorx="margin"/>
              </v:group>
            </w:pict>
          </mc:Fallback>
        </mc:AlternateContent>
      </w:r>
    </w:p>
    <w:p w14:paraId="63169434" w14:textId="77777777" w:rsidR="00FA01D5" w:rsidRDefault="00FA01D5" w:rsidP="004548CD">
      <w:pPr>
        <w:spacing w:line="360" w:lineRule="auto"/>
        <w:jc w:val="both"/>
        <w:rPr>
          <w:rFonts w:eastAsiaTheme="minorEastAsia" w:cs="Times New Roman"/>
        </w:rPr>
      </w:pPr>
    </w:p>
    <w:p w14:paraId="74406E6C" w14:textId="77777777" w:rsidR="00FA01D5" w:rsidRDefault="00FA01D5" w:rsidP="004548CD">
      <w:pPr>
        <w:spacing w:line="360" w:lineRule="auto"/>
        <w:jc w:val="both"/>
        <w:rPr>
          <w:rFonts w:eastAsiaTheme="minorEastAsia" w:cs="Times New Roman"/>
        </w:rPr>
      </w:pPr>
    </w:p>
    <w:p w14:paraId="66D915C6" w14:textId="77777777" w:rsidR="00FA01D5" w:rsidRDefault="00FA01D5" w:rsidP="004548CD">
      <w:pPr>
        <w:spacing w:line="360" w:lineRule="auto"/>
        <w:jc w:val="both"/>
        <w:rPr>
          <w:rFonts w:eastAsiaTheme="minorEastAsia" w:cs="Times New Roman"/>
        </w:rPr>
      </w:pPr>
    </w:p>
    <w:p w14:paraId="3125468A" w14:textId="77777777" w:rsidR="00FA01D5" w:rsidRDefault="00FA01D5" w:rsidP="004548CD">
      <w:pPr>
        <w:spacing w:line="360" w:lineRule="auto"/>
        <w:jc w:val="both"/>
        <w:rPr>
          <w:rFonts w:eastAsiaTheme="minorEastAsia" w:cs="Times New Roman"/>
        </w:rPr>
      </w:pPr>
    </w:p>
    <w:p w14:paraId="7E0FEE67" w14:textId="77777777" w:rsidR="00FA01D5" w:rsidRDefault="00FA01D5" w:rsidP="004548CD">
      <w:pPr>
        <w:spacing w:line="360" w:lineRule="auto"/>
        <w:jc w:val="both"/>
        <w:rPr>
          <w:rFonts w:eastAsiaTheme="minorEastAsia" w:cs="Times New Roman"/>
        </w:rPr>
      </w:pPr>
    </w:p>
    <w:p w14:paraId="4439D031" w14:textId="77777777" w:rsidR="00FA01D5" w:rsidRDefault="00FA01D5" w:rsidP="004548CD">
      <w:pPr>
        <w:spacing w:line="360" w:lineRule="auto"/>
        <w:jc w:val="both"/>
        <w:rPr>
          <w:rFonts w:eastAsiaTheme="minorEastAsia" w:cs="Times New Roman"/>
        </w:rPr>
      </w:pPr>
    </w:p>
    <w:p w14:paraId="78F4BB7E" w14:textId="77777777" w:rsidR="00FA01D5" w:rsidRDefault="00FA01D5" w:rsidP="004548CD">
      <w:pPr>
        <w:spacing w:line="360" w:lineRule="auto"/>
        <w:jc w:val="both"/>
        <w:rPr>
          <w:rFonts w:eastAsiaTheme="minorEastAsia" w:cs="Times New Roman"/>
        </w:rPr>
      </w:pPr>
    </w:p>
    <w:p w14:paraId="5FC9CCDA" w14:textId="77777777" w:rsidR="00FA01D5" w:rsidRDefault="00FA01D5" w:rsidP="004548CD">
      <w:pPr>
        <w:spacing w:line="360" w:lineRule="auto"/>
        <w:jc w:val="both"/>
        <w:rPr>
          <w:rFonts w:eastAsiaTheme="minorEastAsia" w:cs="Times New Roman"/>
        </w:rPr>
      </w:pPr>
    </w:p>
    <w:p w14:paraId="5BC4BF9B" w14:textId="77777777" w:rsidR="00FA01D5" w:rsidRDefault="00FA01D5" w:rsidP="004548CD">
      <w:pPr>
        <w:spacing w:line="360" w:lineRule="auto"/>
        <w:jc w:val="both"/>
        <w:rPr>
          <w:rFonts w:eastAsiaTheme="minorEastAsia" w:cs="Times New Roman"/>
        </w:rPr>
      </w:pPr>
    </w:p>
    <w:p w14:paraId="25F7732E" w14:textId="77777777" w:rsidR="00FA01D5" w:rsidRDefault="00FA01D5" w:rsidP="004548CD">
      <w:pPr>
        <w:spacing w:line="360" w:lineRule="auto"/>
        <w:jc w:val="both"/>
        <w:rPr>
          <w:rFonts w:eastAsiaTheme="minorEastAsia" w:cs="Times New Roman"/>
        </w:rPr>
      </w:pPr>
    </w:p>
    <w:p w14:paraId="210A6555" w14:textId="77777777" w:rsidR="00FA01D5" w:rsidRDefault="00FA01D5" w:rsidP="004548CD">
      <w:pPr>
        <w:spacing w:line="360" w:lineRule="auto"/>
        <w:jc w:val="both"/>
        <w:rPr>
          <w:rFonts w:eastAsiaTheme="minorEastAsia" w:cs="Times New Roman"/>
        </w:rPr>
      </w:pPr>
    </w:p>
    <w:p w14:paraId="26DE3B82" w14:textId="77777777" w:rsidR="00FA01D5" w:rsidRDefault="00FA01D5" w:rsidP="004548CD">
      <w:pPr>
        <w:spacing w:line="360" w:lineRule="auto"/>
        <w:jc w:val="both"/>
        <w:rPr>
          <w:rFonts w:eastAsiaTheme="minorEastAsia" w:cs="Times New Roman"/>
        </w:rPr>
      </w:pPr>
    </w:p>
    <w:p w14:paraId="369DA499" w14:textId="77777777" w:rsidR="00FA01D5" w:rsidRDefault="00FA01D5" w:rsidP="004548CD">
      <w:pPr>
        <w:spacing w:line="360" w:lineRule="auto"/>
        <w:jc w:val="both"/>
        <w:rPr>
          <w:rFonts w:eastAsiaTheme="minorEastAsia" w:cs="Times New Roman"/>
        </w:rPr>
      </w:pPr>
    </w:p>
    <w:p w14:paraId="58C0482A" w14:textId="77777777" w:rsidR="00FA01D5" w:rsidRDefault="00FA01D5" w:rsidP="004548CD">
      <w:pPr>
        <w:spacing w:line="360" w:lineRule="auto"/>
        <w:jc w:val="both"/>
        <w:rPr>
          <w:rFonts w:eastAsiaTheme="minorEastAsia" w:cs="Times New Roman"/>
        </w:rPr>
      </w:pPr>
    </w:p>
    <w:p w14:paraId="639D5124" w14:textId="77777777" w:rsidR="00FA01D5" w:rsidRDefault="00FA01D5" w:rsidP="004548CD">
      <w:pPr>
        <w:spacing w:line="360" w:lineRule="auto"/>
        <w:jc w:val="both"/>
        <w:rPr>
          <w:rFonts w:eastAsiaTheme="minorEastAsia" w:cs="Times New Roman"/>
        </w:rPr>
      </w:pPr>
    </w:p>
    <w:p w14:paraId="253EC2C6" w14:textId="77777777" w:rsidR="00FA01D5" w:rsidRDefault="00FA01D5" w:rsidP="004548CD">
      <w:pPr>
        <w:spacing w:line="360" w:lineRule="auto"/>
        <w:jc w:val="both"/>
        <w:rPr>
          <w:rFonts w:eastAsiaTheme="minorEastAsia" w:cs="Times New Roman"/>
        </w:rPr>
      </w:pPr>
    </w:p>
    <w:p w14:paraId="73C2E099" w14:textId="77777777" w:rsidR="00FA01D5" w:rsidRDefault="00FA01D5" w:rsidP="004548CD">
      <w:pPr>
        <w:spacing w:line="360" w:lineRule="auto"/>
        <w:jc w:val="both"/>
        <w:rPr>
          <w:rFonts w:eastAsiaTheme="minorEastAsia" w:cs="Times New Roman"/>
        </w:rPr>
      </w:pPr>
    </w:p>
    <w:p w14:paraId="7A0951B5" w14:textId="77777777" w:rsidR="000E088D" w:rsidRDefault="009D3076" w:rsidP="004548CD">
      <w:pPr>
        <w:pStyle w:val="Caption"/>
        <w:spacing w:line="360" w:lineRule="auto"/>
        <w:jc w:val="both"/>
        <w:rPr>
          <w:i w:val="0"/>
          <w:color w:val="auto"/>
        </w:rPr>
      </w:pPr>
      <w:bookmarkStart w:id="209" w:name="_Ref401074217"/>
      <w:r w:rsidRPr="009D3076">
        <w:rPr>
          <w:b/>
          <w:i w:val="0"/>
          <w:color w:val="auto"/>
        </w:rPr>
        <w:t xml:space="preserve">Figure S </w:t>
      </w:r>
      <w:r w:rsidRPr="009D3076">
        <w:rPr>
          <w:b/>
          <w:i w:val="0"/>
          <w:color w:val="auto"/>
        </w:rPr>
        <w:fldChar w:fldCharType="begin"/>
      </w:r>
      <w:r w:rsidRPr="009D3076">
        <w:rPr>
          <w:b/>
          <w:i w:val="0"/>
          <w:color w:val="auto"/>
        </w:rPr>
        <w:instrText xml:space="preserve"> SEQ Figure_S \* ARABIC </w:instrText>
      </w:r>
      <w:r w:rsidRPr="009D3076">
        <w:rPr>
          <w:b/>
          <w:i w:val="0"/>
          <w:color w:val="auto"/>
        </w:rPr>
        <w:fldChar w:fldCharType="separate"/>
      </w:r>
      <w:r w:rsidR="00F85D63">
        <w:rPr>
          <w:b/>
          <w:i w:val="0"/>
          <w:noProof/>
          <w:color w:val="auto"/>
        </w:rPr>
        <w:t>3</w:t>
      </w:r>
      <w:r w:rsidRPr="009D3076">
        <w:rPr>
          <w:b/>
          <w:i w:val="0"/>
          <w:color w:val="auto"/>
        </w:rPr>
        <w:fldChar w:fldCharType="end"/>
      </w:r>
      <w:bookmarkEnd w:id="209"/>
      <w:r w:rsidRPr="009D3076">
        <w:rPr>
          <w:b/>
          <w:i w:val="0"/>
          <w:color w:val="auto"/>
        </w:rPr>
        <w:t>. Distribution of the number of genes with cpm greater than 1 in all, normal or tumour samples for LUAD, BRCA, HNSC and KIRC samples.</w:t>
      </w:r>
      <w:r>
        <w:rPr>
          <w:b/>
          <w:i w:val="0"/>
          <w:color w:val="auto"/>
        </w:rPr>
        <w:t xml:space="preserve"> </w:t>
      </w:r>
      <w:r>
        <w:rPr>
          <w:i w:val="0"/>
          <w:color w:val="auto"/>
        </w:rPr>
        <w:t>a. LUAD. b. BRCA. c. HNSC. d. KIRC. Most genes have a cpm&gt;1 in all samples, as evidenced by the righter-most peak in all plots.</w:t>
      </w:r>
    </w:p>
    <w:p w14:paraId="529080F8" w14:textId="77777777" w:rsidR="0059132B" w:rsidRPr="0059132B" w:rsidRDefault="0059132B" w:rsidP="0059132B"/>
    <w:p w14:paraId="77BD671E" w14:textId="77777777" w:rsidR="009E1133" w:rsidRDefault="009E1133" w:rsidP="004548CD">
      <w:pPr>
        <w:pStyle w:val="Caption"/>
        <w:spacing w:line="360" w:lineRule="auto"/>
        <w:jc w:val="center"/>
        <w:rPr>
          <w:b/>
          <w:i w:val="0"/>
          <w:color w:val="auto"/>
        </w:rPr>
      </w:pPr>
      <w:bookmarkStart w:id="210" w:name="_Ref401075410"/>
    </w:p>
    <w:p w14:paraId="3829EE13" w14:textId="77777777" w:rsidR="009E1133" w:rsidRDefault="009E1133" w:rsidP="004548CD">
      <w:pPr>
        <w:pStyle w:val="Caption"/>
        <w:spacing w:line="360" w:lineRule="auto"/>
        <w:jc w:val="center"/>
        <w:rPr>
          <w:b/>
          <w:i w:val="0"/>
          <w:color w:val="auto"/>
        </w:rPr>
      </w:pPr>
    </w:p>
    <w:p w14:paraId="3B9F1243" w14:textId="77777777" w:rsidR="009E1133" w:rsidRDefault="009E1133" w:rsidP="004548CD">
      <w:pPr>
        <w:pStyle w:val="Caption"/>
        <w:spacing w:line="360" w:lineRule="auto"/>
        <w:jc w:val="center"/>
        <w:rPr>
          <w:b/>
          <w:i w:val="0"/>
          <w:color w:val="auto"/>
        </w:rPr>
      </w:pPr>
    </w:p>
    <w:p w14:paraId="608C797E" w14:textId="77777777" w:rsidR="009E1133" w:rsidRDefault="009E1133" w:rsidP="004548CD">
      <w:pPr>
        <w:pStyle w:val="Caption"/>
        <w:spacing w:line="360" w:lineRule="auto"/>
        <w:jc w:val="center"/>
        <w:rPr>
          <w:b/>
          <w:i w:val="0"/>
          <w:color w:val="auto"/>
        </w:rPr>
      </w:pPr>
    </w:p>
    <w:p w14:paraId="0CB09060" w14:textId="77777777" w:rsidR="00F2639A" w:rsidRPr="000714F8" w:rsidRDefault="000714F8" w:rsidP="004548CD">
      <w:pPr>
        <w:pStyle w:val="Caption"/>
        <w:spacing w:line="360" w:lineRule="auto"/>
        <w:jc w:val="center"/>
        <w:rPr>
          <w:rFonts w:eastAsiaTheme="minorEastAsia" w:cs="Times New Roman"/>
          <w:b/>
          <w:i w:val="0"/>
          <w:color w:val="auto"/>
        </w:rPr>
      </w:pPr>
      <w:r w:rsidRPr="000714F8">
        <w:rPr>
          <w:b/>
          <w:i w:val="0"/>
          <w:color w:val="auto"/>
        </w:rPr>
        <w:lastRenderedPageBreak/>
        <w:t xml:space="preserve">Table S </w:t>
      </w:r>
      <w:r w:rsidRPr="000714F8">
        <w:rPr>
          <w:b/>
          <w:i w:val="0"/>
          <w:color w:val="auto"/>
        </w:rPr>
        <w:fldChar w:fldCharType="begin"/>
      </w:r>
      <w:r w:rsidRPr="000714F8">
        <w:rPr>
          <w:b/>
          <w:i w:val="0"/>
          <w:color w:val="auto"/>
        </w:rPr>
        <w:instrText xml:space="preserve"> SEQ Table_S \* ARABIC </w:instrText>
      </w:r>
      <w:r w:rsidRPr="000714F8">
        <w:rPr>
          <w:b/>
          <w:i w:val="0"/>
          <w:color w:val="auto"/>
        </w:rPr>
        <w:fldChar w:fldCharType="separate"/>
      </w:r>
      <w:r w:rsidR="00F85D63">
        <w:rPr>
          <w:b/>
          <w:i w:val="0"/>
          <w:noProof/>
          <w:color w:val="auto"/>
        </w:rPr>
        <w:t>1</w:t>
      </w:r>
      <w:r w:rsidRPr="000714F8">
        <w:rPr>
          <w:b/>
          <w:i w:val="0"/>
          <w:color w:val="auto"/>
        </w:rPr>
        <w:fldChar w:fldCharType="end"/>
      </w:r>
      <w:bookmarkEnd w:id="210"/>
      <w:r w:rsidRPr="000714F8">
        <w:rPr>
          <w:b/>
          <w:i w:val="0"/>
          <w:color w:val="auto"/>
        </w:rPr>
        <w:t>. Number of genes that survived filtering.</w:t>
      </w:r>
      <w:r>
        <w:rPr>
          <w:b/>
          <w:i w:val="0"/>
          <w:color w:val="auto"/>
        </w:rPr>
        <w:t xml:space="preserve"> </w:t>
      </w:r>
      <w:r w:rsidRPr="000714F8">
        <w:rPr>
          <w:i w:val="0"/>
          <w:color w:val="auto"/>
        </w:rPr>
        <w:t>Genes with cpm&gt;1 in all tumour or normal samples were kept. The initial number of genes was 16736.</w:t>
      </w:r>
    </w:p>
    <w:tbl>
      <w:tblPr>
        <w:tblW w:w="4537" w:type="dxa"/>
        <w:jc w:val="center"/>
        <w:tblLayout w:type="fixed"/>
        <w:tblLook w:val="04A0" w:firstRow="1" w:lastRow="0" w:firstColumn="1" w:lastColumn="0" w:noHBand="0" w:noVBand="1"/>
      </w:tblPr>
      <w:tblGrid>
        <w:gridCol w:w="1277"/>
        <w:gridCol w:w="1559"/>
        <w:gridCol w:w="1701"/>
      </w:tblGrid>
      <w:tr w:rsidR="000714F8" w:rsidRPr="000714F8" w14:paraId="2B33B4F2" w14:textId="77777777" w:rsidTr="000714F8">
        <w:trPr>
          <w:trHeight w:val="1077"/>
          <w:jc w:val="center"/>
        </w:trPr>
        <w:tc>
          <w:tcPr>
            <w:tcW w:w="12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C9F6407"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Cancer type</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39CD4061"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Number of genes after filtering</w:t>
            </w:r>
          </w:p>
        </w:tc>
        <w:tc>
          <w:tcPr>
            <w:tcW w:w="1701" w:type="dxa"/>
            <w:tcBorders>
              <w:top w:val="single" w:sz="8" w:space="0" w:color="auto"/>
              <w:left w:val="nil"/>
              <w:bottom w:val="single" w:sz="8" w:space="0" w:color="auto"/>
              <w:right w:val="single" w:sz="8" w:space="0" w:color="auto"/>
            </w:tcBorders>
            <w:shd w:val="clear" w:color="auto" w:fill="auto"/>
            <w:vAlign w:val="center"/>
            <w:hideMark/>
          </w:tcPr>
          <w:p w14:paraId="122B8901"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Percentage of genes surviving filtering</w:t>
            </w:r>
            <w:r>
              <w:rPr>
                <w:rFonts w:ascii="Calibri" w:eastAsia="Times New Roman" w:hAnsi="Calibri" w:cs="Times New Roman"/>
                <w:b/>
                <w:bCs/>
                <w:color w:val="000000"/>
                <w:lang w:eastAsia="en-AU"/>
              </w:rPr>
              <w:t xml:space="preserve"> (%)</w:t>
            </w:r>
          </w:p>
        </w:tc>
      </w:tr>
      <w:tr w:rsidR="000714F8" w:rsidRPr="000714F8" w14:paraId="3C19AB14" w14:textId="77777777" w:rsidTr="000714F8">
        <w:trPr>
          <w:trHeight w:val="300"/>
          <w:jc w:val="center"/>
        </w:trPr>
        <w:tc>
          <w:tcPr>
            <w:tcW w:w="1277" w:type="dxa"/>
            <w:tcBorders>
              <w:top w:val="nil"/>
              <w:left w:val="single" w:sz="8" w:space="0" w:color="auto"/>
              <w:bottom w:val="nil"/>
              <w:right w:val="single" w:sz="8" w:space="0" w:color="auto"/>
            </w:tcBorders>
            <w:shd w:val="clear" w:color="auto" w:fill="auto"/>
            <w:vAlign w:val="center"/>
            <w:hideMark/>
          </w:tcPr>
          <w:p w14:paraId="79B1699F"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LUAD</w:t>
            </w:r>
          </w:p>
        </w:tc>
        <w:tc>
          <w:tcPr>
            <w:tcW w:w="1559" w:type="dxa"/>
            <w:tcBorders>
              <w:top w:val="nil"/>
              <w:left w:val="nil"/>
              <w:bottom w:val="nil"/>
              <w:right w:val="single" w:sz="8" w:space="0" w:color="auto"/>
            </w:tcBorders>
            <w:shd w:val="clear" w:color="auto" w:fill="auto"/>
            <w:vAlign w:val="center"/>
            <w:hideMark/>
          </w:tcPr>
          <w:p w14:paraId="262E046E" w14:textId="77777777" w:rsidR="000714F8" w:rsidRPr="000714F8" w:rsidRDefault="000714F8" w:rsidP="004548CD">
            <w:pPr>
              <w:spacing w:after="0" w:line="360" w:lineRule="auto"/>
              <w:jc w:val="center"/>
              <w:rPr>
                <w:rFonts w:ascii="Consolas" w:eastAsia="Times New Roman" w:hAnsi="Consolas" w:cs="Consolas"/>
                <w:color w:val="000000"/>
                <w:lang w:eastAsia="en-AU"/>
              </w:rPr>
            </w:pPr>
            <w:r w:rsidRPr="000714F8">
              <w:rPr>
                <w:rFonts w:ascii="Consolas" w:eastAsia="Times New Roman" w:hAnsi="Consolas" w:cs="Consolas"/>
                <w:color w:val="000000"/>
                <w:lang w:eastAsia="en-AU"/>
              </w:rPr>
              <w:t>10974</w:t>
            </w:r>
          </w:p>
        </w:tc>
        <w:tc>
          <w:tcPr>
            <w:tcW w:w="1701" w:type="dxa"/>
            <w:tcBorders>
              <w:top w:val="nil"/>
              <w:left w:val="nil"/>
              <w:bottom w:val="nil"/>
              <w:right w:val="single" w:sz="8" w:space="0" w:color="auto"/>
            </w:tcBorders>
            <w:shd w:val="clear" w:color="auto" w:fill="auto"/>
            <w:noWrap/>
            <w:vAlign w:val="bottom"/>
            <w:hideMark/>
          </w:tcPr>
          <w:p w14:paraId="4E6CB99D" w14:textId="77777777" w:rsidR="000714F8" w:rsidRPr="000714F8" w:rsidRDefault="000714F8"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65.57</w:t>
            </w:r>
          </w:p>
        </w:tc>
      </w:tr>
      <w:tr w:rsidR="000714F8" w:rsidRPr="000714F8" w14:paraId="7C52DFFF" w14:textId="77777777" w:rsidTr="000714F8">
        <w:trPr>
          <w:trHeight w:val="300"/>
          <w:jc w:val="center"/>
        </w:trPr>
        <w:tc>
          <w:tcPr>
            <w:tcW w:w="1277" w:type="dxa"/>
            <w:tcBorders>
              <w:top w:val="nil"/>
              <w:left w:val="single" w:sz="8" w:space="0" w:color="auto"/>
              <w:bottom w:val="nil"/>
              <w:right w:val="single" w:sz="8" w:space="0" w:color="auto"/>
            </w:tcBorders>
            <w:shd w:val="clear" w:color="auto" w:fill="auto"/>
            <w:vAlign w:val="center"/>
            <w:hideMark/>
          </w:tcPr>
          <w:p w14:paraId="3FC4FF73"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BRCA</w:t>
            </w:r>
          </w:p>
        </w:tc>
        <w:tc>
          <w:tcPr>
            <w:tcW w:w="1559" w:type="dxa"/>
            <w:tcBorders>
              <w:top w:val="nil"/>
              <w:left w:val="nil"/>
              <w:bottom w:val="nil"/>
              <w:right w:val="single" w:sz="8" w:space="0" w:color="auto"/>
            </w:tcBorders>
            <w:shd w:val="clear" w:color="auto" w:fill="auto"/>
            <w:vAlign w:val="center"/>
            <w:hideMark/>
          </w:tcPr>
          <w:p w14:paraId="0388A8CF" w14:textId="77777777" w:rsidR="000714F8" w:rsidRPr="000714F8" w:rsidRDefault="000714F8" w:rsidP="004548CD">
            <w:pPr>
              <w:spacing w:after="0" w:line="360" w:lineRule="auto"/>
              <w:jc w:val="center"/>
              <w:rPr>
                <w:rFonts w:ascii="Consolas" w:eastAsia="Times New Roman" w:hAnsi="Consolas" w:cs="Consolas"/>
                <w:color w:val="000000"/>
                <w:lang w:eastAsia="en-AU"/>
              </w:rPr>
            </w:pPr>
            <w:r w:rsidRPr="000714F8">
              <w:rPr>
                <w:rFonts w:ascii="Consolas" w:eastAsia="Times New Roman" w:hAnsi="Consolas" w:cs="Consolas"/>
                <w:color w:val="000000"/>
                <w:lang w:eastAsia="en-AU"/>
              </w:rPr>
              <w:t>10362</w:t>
            </w:r>
          </w:p>
        </w:tc>
        <w:tc>
          <w:tcPr>
            <w:tcW w:w="1701" w:type="dxa"/>
            <w:tcBorders>
              <w:top w:val="nil"/>
              <w:left w:val="nil"/>
              <w:bottom w:val="nil"/>
              <w:right w:val="single" w:sz="8" w:space="0" w:color="auto"/>
            </w:tcBorders>
            <w:shd w:val="clear" w:color="auto" w:fill="auto"/>
            <w:noWrap/>
            <w:vAlign w:val="bottom"/>
            <w:hideMark/>
          </w:tcPr>
          <w:p w14:paraId="2CC0D25C" w14:textId="77777777" w:rsidR="000714F8" w:rsidRPr="000714F8" w:rsidRDefault="000714F8"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61.91</w:t>
            </w:r>
          </w:p>
        </w:tc>
      </w:tr>
      <w:tr w:rsidR="000714F8" w:rsidRPr="000714F8" w14:paraId="686F78F9" w14:textId="77777777" w:rsidTr="000714F8">
        <w:trPr>
          <w:trHeight w:val="300"/>
          <w:jc w:val="center"/>
        </w:trPr>
        <w:tc>
          <w:tcPr>
            <w:tcW w:w="1277" w:type="dxa"/>
            <w:tcBorders>
              <w:top w:val="nil"/>
              <w:left w:val="single" w:sz="8" w:space="0" w:color="auto"/>
              <w:bottom w:val="nil"/>
              <w:right w:val="single" w:sz="8" w:space="0" w:color="auto"/>
            </w:tcBorders>
            <w:shd w:val="clear" w:color="auto" w:fill="auto"/>
            <w:vAlign w:val="center"/>
            <w:hideMark/>
          </w:tcPr>
          <w:p w14:paraId="12682BE8"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HNSC</w:t>
            </w:r>
          </w:p>
        </w:tc>
        <w:tc>
          <w:tcPr>
            <w:tcW w:w="1559" w:type="dxa"/>
            <w:tcBorders>
              <w:top w:val="nil"/>
              <w:left w:val="nil"/>
              <w:bottom w:val="nil"/>
              <w:right w:val="single" w:sz="8" w:space="0" w:color="auto"/>
            </w:tcBorders>
            <w:shd w:val="clear" w:color="auto" w:fill="auto"/>
            <w:vAlign w:val="center"/>
            <w:hideMark/>
          </w:tcPr>
          <w:p w14:paraId="416916E8" w14:textId="77777777" w:rsidR="000714F8" w:rsidRPr="000714F8" w:rsidRDefault="000714F8" w:rsidP="004548CD">
            <w:pPr>
              <w:spacing w:after="0" w:line="360" w:lineRule="auto"/>
              <w:jc w:val="center"/>
              <w:rPr>
                <w:rFonts w:ascii="Consolas" w:eastAsia="Times New Roman" w:hAnsi="Consolas" w:cs="Consolas"/>
                <w:color w:val="000000"/>
                <w:lang w:eastAsia="en-AU"/>
              </w:rPr>
            </w:pPr>
            <w:r w:rsidRPr="000714F8">
              <w:rPr>
                <w:rFonts w:ascii="Consolas" w:eastAsia="Times New Roman" w:hAnsi="Consolas" w:cs="Consolas"/>
                <w:color w:val="000000"/>
                <w:lang w:eastAsia="en-AU"/>
              </w:rPr>
              <w:t>9398</w:t>
            </w:r>
          </w:p>
        </w:tc>
        <w:tc>
          <w:tcPr>
            <w:tcW w:w="1701" w:type="dxa"/>
            <w:tcBorders>
              <w:top w:val="nil"/>
              <w:left w:val="nil"/>
              <w:bottom w:val="nil"/>
              <w:right w:val="single" w:sz="8" w:space="0" w:color="auto"/>
            </w:tcBorders>
            <w:shd w:val="clear" w:color="auto" w:fill="auto"/>
            <w:noWrap/>
            <w:vAlign w:val="bottom"/>
            <w:hideMark/>
          </w:tcPr>
          <w:p w14:paraId="77A0A1E3" w14:textId="77777777" w:rsidR="000714F8" w:rsidRPr="000714F8" w:rsidRDefault="000714F8"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56.15</w:t>
            </w:r>
          </w:p>
        </w:tc>
      </w:tr>
      <w:tr w:rsidR="000714F8" w:rsidRPr="000714F8" w14:paraId="55D3B1B4" w14:textId="77777777" w:rsidTr="000714F8">
        <w:trPr>
          <w:trHeight w:val="315"/>
          <w:jc w:val="center"/>
        </w:trPr>
        <w:tc>
          <w:tcPr>
            <w:tcW w:w="1277" w:type="dxa"/>
            <w:tcBorders>
              <w:top w:val="nil"/>
              <w:left w:val="single" w:sz="8" w:space="0" w:color="auto"/>
              <w:bottom w:val="single" w:sz="8" w:space="0" w:color="auto"/>
              <w:right w:val="single" w:sz="8" w:space="0" w:color="auto"/>
            </w:tcBorders>
            <w:shd w:val="clear" w:color="auto" w:fill="auto"/>
            <w:vAlign w:val="center"/>
            <w:hideMark/>
          </w:tcPr>
          <w:p w14:paraId="1780DDDF" w14:textId="77777777" w:rsidR="000714F8" w:rsidRPr="000714F8" w:rsidRDefault="000714F8" w:rsidP="004548CD">
            <w:pPr>
              <w:spacing w:after="0" w:line="360" w:lineRule="auto"/>
              <w:jc w:val="center"/>
              <w:rPr>
                <w:rFonts w:ascii="Calibri" w:eastAsia="Times New Roman" w:hAnsi="Calibri" w:cs="Times New Roman"/>
                <w:b/>
                <w:bCs/>
                <w:color w:val="000000"/>
                <w:lang w:eastAsia="en-AU"/>
              </w:rPr>
            </w:pPr>
            <w:r w:rsidRPr="000714F8">
              <w:rPr>
                <w:rFonts w:ascii="Calibri" w:eastAsia="Times New Roman" w:hAnsi="Calibri" w:cs="Times New Roman"/>
                <w:b/>
                <w:bCs/>
                <w:color w:val="000000"/>
                <w:lang w:eastAsia="en-AU"/>
              </w:rPr>
              <w:t>KIRC</w:t>
            </w:r>
          </w:p>
        </w:tc>
        <w:tc>
          <w:tcPr>
            <w:tcW w:w="1559" w:type="dxa"/>
            <w:tcBorders>
              <w:top w:val="nil"/>
              <w:left w:val="nil"/>
              <w:bottom w:val="single" w:sz="8" w:space="0" w:color="auto"/>
              <w:right w:val="single" w:sz="8" w:space="0" w:color="auto"/>
            </w:tcBorders>
            <w:shd w:val="clear" w:color="auto" w:fill="auto"/>
            <w:vAlign w:val="center"/>
            <w:hideMark/>
          </w:tcPr>
          <w:p w14:paraId="45CC7FB0" w14:textId="77777777" w:rsidR="000714F8" w:rsidRPr="000714F8" w:rsidRDefault="000714F8" w:rsidP="004548CD">
            <w:pPr>
              <w:spacing w:after="0" w:line="360" w:lineRule="auto"/>
              <w:jc w:val="center"/>
              <w:rPr>
                <w:rFonts w:ascii="Consolas" w:eastAsia="Times New Roman" w:hAnsi="Consolas" w:cs="Consolas"/>
                <w:color w:val="000000"/>
                <w:lang w:eastAsia="en-AU"/>
              </w:rPr>
            </w:pPr>
            <w:r w:rsidRPr="000714F8">
              <w:rPr>
                <w:rFonts w:ascii="Consolas" w:eastAsia="Times New Roman" w:hAnsi="Consolas" w:cs="Consolas"/>
                <w:color w:val="000000"/>
                <w:lang w:eastAsia="en-AU"/>
              </w:rPr>
              <w:t>10639</w:t>
            </w:r>
          </w:p>
        </w:tc>
        <w:tc>
          <w:tcPr>
            <w:tcW w:w="1701" w:type="dxa"/>
            <w:tcBorders>
              <w:top w:val="nil"/>
              <w:left w:val="nil"/>
              <w:bottom w:val="single" w:sz="8" w:space="0" w:color="auto"/>
              <w:right w:val="single" w:sz="8" w:space="0" w:color="auto"/>
            </w:tcBorders>
            <w:shd w:val="clear" w:color="auto" w:fill="auto"/>
            <w:noWrap/>
            <w:vAlign w:val="bottom"/>
            <w:hideMark/>
          </w:tcPr>
          <w:p w14:paraId="514B6E4F" w14:textId="77777777" w:rsidR="000714F8" w:rsidRPr="000714F8" w:rsidRDefault="000714F8" w:rsidP="004548CD">
            <w:pPr>
              <w:spacing w:after="0"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63.57</w:t>
            </w:r>
          </w:p>
        </w:tc>
      </w:tr>
    </w:tbl>
    <w:p w14:paraId="35551A89" w14:textId="77777777" w:rsidR="00F2639A" w:rsidRDefault="00F2639A" w:rsidP="004548CD">
      <w:pPr>
        <w:spacing w:line="360" w:lineRule="auto"/>
        <w:jc w:val="both"/>
        <w:rPr>
          <w:rFonts w:eastAsiaTheme="minorEastAsia" w:cs="Times New Roman"/>
        </w:rPr>
      </w:pPr>
    </w:p>
    <w:p w14:paraId="1CE7D2F0" w14:textId="77777777" w:rsidR="000714F8" w:rsidRDefault="000714F8" w:rsidP="004548CD">
      <w:pPr>
        <w:pStyle w:val="Heading4"/>
        <w:spacing w:line="360" w:lineRule="auto"/>
        <w:rPr>
          <w:rFonts w:eastAsiaTheme="minorEastAsia"/>
        </w:rPr>
      </w:pPr>
      <w:r>
        <w:rPr>
          <w:rFonts w:eastAsiaTheme="minorEastAsia"/>
        </w:rPr>
        <w:t>S2.3 MDS diagnostic plots</w:t>
      </w:r>
    </w:p>
    <w:p w14:paraId="0493FA83" w14:textId="77497A7A" w:rsidR="00E368A9" w:rsidRDefault="00EE35A1" w:rsidP="004548CD">
      <w:pPr>
        <w:spacing w:line="360" w:lineRule="auto"/>
        <w:jc w:val="both"/>
        <w:rPr>
          <w:rFonts w:eastAsiaTheme="minorEastAsia" w:cs="Times New Roman"/>
        </w:rPr>
      </w:pPr>
      <w:r>
        <w:rPr>
          <w:rFonts w:eastAsiaTheme="minorEastAsia" w:cs="Times New Roman"/>
        </w:rPr>
        <w:t xml:space="preserve">MDS plots were used to </w:t>
      </w:r>
      <w:r w:rsidR="009E1133">
        <w:rPr>
          <w:rFonts w:eastAsiaTheme="minorEastAsia" w:cs="Times New Roman"/>
        </w:rPr>
        <w:t xml:space="preserve">rule out strong batch effects and </w:t>
      </w:r>
      <w:r>
        <w:rPr>
          <w:rFonts w:eastAsiaTheme="minorEastAsia" w:cs="Times New Roman"/>
        </w:rPr>
        <w:t xml:space="preserve">ensure the clustering of normal and </w:t>
      </w:r>
      <w:r w:rsidR="00E368A9">
        <w:rPr>
          <w:rFonts w:eastAsiaTheme="minorEastAsia" w:cs="Times New Roman"/>
        </w:rPr>
        <w:t>tumour</w:t>
      </w:r>
      <w:r>
        <w:rPr>
          <w:rFonts w:eastAsiaTheme="minorEastAsia" w:cs="Times New Roman"/>
        </w:rPr>
        <w:t xml:space="preserve"> samples</w:t>
      </w:r>
      <w:r w:rsidR="00DA3995">
        <w:rPr>
          <w:rFonts w:eastAsiaTheme="minorEastAsia" w:cs="Times New Roman"/>
        </w:rPr>
        <w:t xml:space="preserve"> (</w:t>
      </w:r>
      <w:r w:rsidR="00DA3995">
        <w:rPr>
          <w:rFonts w:eastAsiaTheme="minorEastAsia" w:cs="Times New Roman"/>
        </w:rPr>
        <w:fldChar w:fldCharType="begin"/>
      </w:r>
      <w:r w:rsidR="00DA3995">
        <w:rPr>
          <w:rFonts w:eastAsiaTheme="minorEastAsia" w:cs="Times New Roman"/>
        </w:rPr>
        <w:instrText xml:space="preserve"> REF _Ref401075735 \h </w:instrText>
      </w:r>
      <w:r w:rsidR="004548CD">
        <w:rPr>
          <w:rFonts w:eastAsiaTheme="minorEastAsia" w:cs="Times New Roman"/>
        </w:rPr>
        <w:instrText xml:space="preserve"> \* MERGEFORMAT </w:instrText>
      </w:r>
      <w:r w:rsidR="00DA3995">
        <w:rPr>
          <w:rFonts w:eastAsiaTheme="minorEastAsia" w:cs="Times New Roman"/>
        </w:rPr>
      </w:r>
      <w:r w:rsidR="00DA3995">
        <w:rPr>
          <w:rFonts w:eastAsiaTheme="minorEastAsia" w:cs="Times New Roman"/>
        </w:rPr>
        <w:fldChar w:fldCharType="separate"/>
      </w:r>
      <w:r w:rsidR="00F85D63" w:rsidRPr="00F85D63">
        <w:rPr>
          <w:b/>
          <w:i/>
        </w:rPr>
        <w:t xml:space="preserve">Figure S </w:t>
      </w:r>
      <w:r w:rsidR="00F85D63">
        <w:rPr>
          <w:b/>
          <w:i/>
          <w:noProof/>
        </w:rPr>
        <w:t>4</w:t>
      </w:r>
      <w:r w:rsidR="00DA3995">
        <w:rPr>
          <w:rFonts w:eastAsiaTheme="minorEastAsia" w:cs="Times New Roman"/>
        </w:rPr>
        <w:fldChar w:fldCharType="end"/>
      </w:r>
      <w:r w:rsidR="00DA3995">
        <w:rPr>
          <w:rFonts w:eastAsiaTheme="minorEastAsia" w:cs="Times New Roman"/>
        </w:rPr>
        <w:t>)</w:t>
      </w:r>
      <w:r>
        <w:rPr>
          <w:rFonts w:eastAsiaTheme="minorEastAsia" w:cs="Times New Roman"/>
        </w:rPr>
        <w:t>.</w:t>
      </w:r>
      <w:r w:rsidR="00861FEC">
        <w:rPr>
          <w:rFonts w:eastAsiaTheme="minorEastAsia" w:cs="Times New Roman"/>
        </w:rPr>
        <w:t xml:space="preserve"> Normal and tumour samples were clearly separated in the first dimension, suggesting that most o</w:t>
      </w:r>
      <w:r w:rsidR="00D93654">
        <w:rPr>
          <w:rFonts w:eastAsiaTheme="minorEastAsia" w:cs="Times New Roman"/>
        </w:rPr>
        <w:t>f the variation of the data wa</w:t>
      </w:r>
      <w:r w:rsidR="00861FEC">
        <w:rPr>
          <w:rFonts w:eastAsiaTheme="minorEastAsia" w:cs="Times New Roman"/>
        </w:rPr>
        <w:t xml:space="preserve">s due to the normal/tumour state of the tissue, rather than batch effects. The tight clustering in a small area of the normal samples is a validation of their homogeneity, whereas tumour samples present more biological variation. </w:t>
      </w:r>
    </w:p>
    <w:p w14:paraId="3BFE2558" w14:textId="77777777" w:rsidR="00E368A9" w:rsidRDefault="00E368A9" w:rsidP="004548CD">
      <w:pPr>
        <w:spacing w:line="360" w:lineRule="auto"/>
        <w:jc w:val="both"/>
        <w:rPr>
          <w:rFonts w:eastAsiaTheme="minorEastAsia" w:cs="Times New Roman"/>
        </w:rPr>
      </w:pPr>
    </w:p>
    <w:p w14:paraId="1FEB6BD3" w14:textId="77777777" w:rsidR="00AD6E46" w:rsidRDefault="00E368A9" w:rsidP="004548CD">
      <w:pPr>
        <w:spacing w:line="360" w:lineRule="auto"/>
        <w:jc w:val="both"/>
        <w:rPr>
          <w:rFonts w:eastAsiaTheme="minorEastAsia" w:cs="Times New Roman"/>
        </w:rPr>
      </w:pPr>
      <w:r w:rsidRPr="00E368A9">
        <w:rPr>
          <w:rFonts w:eastAsiaTheme="minorEastAsia" w:cs="Times New Roman"/>
          <w:noProof/>
          <w:lang w:eastAsia="en-AU"/>
        </w:rPr>
        <w:drawing>
          <wp:inline distT="0" distB="0" distL="0" distR="0" wp14:anchorId="266F4CEC" wp14:editId="16E6C8C9">
            <wp:extent cx="5731510" cy="2936875"/>
            <wp:effectExtent l="0" t="0" r="25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31510" cy="2936875"/>
                    </a:xfrm>
                    <a:prstGeom prst="rect">
                      <a:avLst/>
                    </a:prstGeom>
                  </pic:spPr>
                </pic:pic>
              </a:graphicData>
            </a:graphic>
          </wp:inline>
        </w:drawing>
      </w:r>
      <w:r w:rsidR="00EE35A1">
        <w:rPr>
          <w:rFonts w:eastAsiaTheme="minorEastAsia" w:cs="Times New Roman"/>
        </w:rPr>
        <w:t xml:space="preserve"> </w:t>
      </w:r>
    </w:p>
    <w:p w14:paraId="259442BD" w14:textId="77777777" w:rsidR="00AD6E46" w:rsidRPr="00DA3995" w:rsidRDefault="00DA3995" w:rsidP="004548CD">
      <w:pPr>
        <w:pStyle w:val="Caption"/>
        <w:spacing w:line="360" w:lineRule="auto"/>
        <w:jc w:val="both"/>
        <w:rPr>
          <w:rFonts w:eastAsiaTheme="minorEastAsia" w:cs="Times New Roman"/>
          <w:b/>
          <w:i w:val="0"/>
          <w:color w:val="auto"/>
        </w:rPr>
      </w:pPr>
      <w:bookmarkStart w:id="211" w:name="_Ref401075735"/>
      <w:r w:rsidRPr="00DA3995">
        <w:rPr>
          <w:b/>
          <w:i w:val="0"/>
          <w:color w:val="auto"/>
        </w:rPr>
        <w:t xml:space="preserve">Figure S </w:t>
      </w:r>
      <w:r w:rsidRPr="00DA3995">
        <w:rPr>
          <w:b/>
          <w:i w:val="0"/>
          <w:color w:val="auto"/>
        </w:rPr>
        <w:fldChar w:fldCharType="begin"/>
      </w:r>
      <w:r w:rsidRPr="00DA3995">
        <w:rPr>
          <w:b/>
          <w:i w:val="0"/>
          <w:color w:val="auto"/>
        </w:rPr>
        <w:instrText xml:space="preserve"> SEQ Figure_S \* ARABIC </w:instrText>
      </w:r>
      <w:r w:rsidRPr="00DA3995">
        <w:rPr>
          <w:b/>
          <w:i w:val="0"/>
          <w:color w:val="auto"/>
        </w:rPr>
        <w:fldChar w:fldCharType="separate"/>
      </w:r>
      <w:r w:rsidR="00F85D63">
        <w:rPr>
          <w:b/>
          <w:i w:val="0"/>
          <w:noProof/>
          <w:color w:val="auto"/>
        </w:rPr>
        <w:t>4</w:t>
      </w:r>
      <w:r w:rsidRPr="00DA3995">
        <w:rPr>
          <w:b/>
          <w:i w:val="0"/>
          <w:color w:val="auto"/>
        </w:rPr>
        <w:fldChar w:fldCharType="end"/>
      </w:r>
      <w:bookmarkEnd w:id="211"/>
      <w:r w:rsidRPr="00DA3995">
        <w:rPr>
          <w:b/>
          <w:i w:val="0"/>
          <w:color w:val="auto"/>
        </w:rPr>
        <w:t>. MDS plots of LUAD, BRCA, HNSC and KIRC samples.</w:t>
      </w:r>
      <w:r>
        <w:rPr>
          <w:b/>
          <w:i w:val="0"/>
          <w:color w:val="auto"/>
        </w:rPr>
        <w:t xml:space="preserve"> </w:t>
      </w:r>
      <w:r w:rsidRPr="00DA3995">
        <w:rPr>
          <w:i w:val="0"/>
          <w:color w:val="auto"/>
        </w:rPr>
        <w:t>Blue zeroes represent normal samples, red ones represent tumour samples.</w:t>
      </w:r>
      <w:r w:rsidR="00861FEC">
        <w:rPr>
          <w:i w:val="0"/>
          <w:color w:val="auto"/>
        </w:rPr>
        <w:t xml:space="preserve"> For each tissue type, the normal and tumour samples are roughly clustered together and are separated in the first dimension, discarding strong batch effects. The heterogeneity of tumour samples is evidenced by the larger horizontal spread of the samples in comparison to the normal counterparts. The normal HNSC samples are the least tightly clustered.</w:t>
      </w:r>
    </w:p>
    <w:p w14:paraId="43D11245" w14:textId="77777777" w:rsidR="00AD6E46" w:rsidRDefault="00F51CCA" w:rsidP="004548CD">
      <w:pPr>
        <w:pStyle w:val="Heading4"/>
        <w:spacing w:line="360" w:lineRule="auto"/>
        <w:rPr>
          <w:rFonts w:eastAsiaTheme="minorEastAsia"/>
        </w:rPr>
      </w:pPr>
      <w:r>
        <w:rPr>
          <w:rFonts w:eastAsiaTheme="minorEastAsia"/>
        </w:rPr>
        <w:lastRenderedPageBreak/>
        <w:t>S2.4 Comparison of normalization methods</w:t>
      </w:r>
    </w:p>
    <w:p w14:paraId="0D6808C5" w14:textId="652EA854" w:rsidR="00861FEC" w:rsidRDefault="00F51CCA" w:rsidP="004548CD">
      <w:pPr>
        <w:spacing w:line="360" w:lineRule="auto"/>
        <w:jc w:val="both"/>
        <w:rPr>
          <w:rFonts w:eastAsiaTheme="minorEastAsia" w:cs="Times New Roman"/>
        </w:rPr>
      </w:pPr>
      <w:r>
        <w:rPr>
          <w:rFonts w:eastAsiaTheme="minorEastAsia" w:cs="Times New Roman"/>
        </w:rPr>
        <w:t>Limma offers three different normalization metho</w:t>
      </w:r>
      <w:r w:rsidR="000A773B">
        <w:rPr>
          <w:rFonts w:eastAsiaTheme="minorEastAsia" w:cs="Times New Roman"/>
        </w:rPr>
        <w:t>ds: TMM (Trimmed Mean of M values), RLE</w:t>
      </w:r>
      <w:r w:rsidR="00E404AD">
        <w:rPr>
          <w:rFonts w:eastAsiaTheme="minorEastAsia" w:cs="Times New Roman"/>
        </w:rPr>
        <w:t xml:space="preserve"> (Relative Log Expression values)</w:t>
      </w:r>
      <w:r w:rsidR="000A773B">
        <w:rPr>
          <w:rFonts w:eastAsiaTheme="minorEastAsia" w:cs="Times New Roman"/>
        </w:rPr>
        <w:t xml:space="preserve"> and upperquantile</w:t>
      </w:r>
      <w:r w:rsidR="00120ECE">
        <w:rPr>
          <w:rFonts w:eastAsiaTheme="minorEastAsia" w:cs="Times New Roman"/>
        </w:rPr>
        <w:t xml:space="preserve"> </w:t>
      </w:r>
      <w:r w:rsidR="000A773B">
        <w:rPr>
          <w:rFonts w:eastAsiaTheme="minorEastAsia" w:cs="Times New Roman"/>
        </w:rPr>
        <w:t>, which were separately applied to the data</w:t>
      </w:r>
      <w:r w:rsidR="007E5886">
        <w:rPr>
          <w:rFonts w:eastAsiaTheme="minorEastAsia" w:cs="Times New Roman"/>
        </w:rPr>
        <w:t xml:space="preserve">. The overlap between the </w:t>
      </w:r>
      <w:r w:rsidR="009E1133">
        <w:rPr>
          <w:rFonts w:eastAsiaTheme="minorEastAsia" w:cs="Times New Roman"/>
        </w:rPr>
        <w:t xml:space="preserve">DEG </w:t>
      </w:r>
      <w:r w:rsidR="007E5886">
        <w:rPr>
          <w:rFonts w:eastAsiaTheme="minorEastAsia" w:cs="Times New Roman"/>
        </w:rPr>
        <w:t>detected</w:t>
      </w:r>
      <w:r w:rsidR="000A773B">
        <w:rPr>
          <w:rFonts w:eastAsiaTheme="minorEastAsia" w:cs="Times New Roman"/>
        </w:rPr>
        <w:t xml:space="preserve"> </w:t>
      </w:r>
      <w:r w:rsidR="007E5886">
        <w:rPr>
          <w:rFonts w:eastAsiaTheme="minorEastAsia" w:cs="Times New Roman"/>
        </w:rPr>
        <w:t xml:space="preserve">with the three methods, as well as </w:t>
      </w:r>
      <w:r w:rsidR="00D93654">
        <w:rPr>
          <w:rFonts w:eastAsiaTheme="minorEastAsia" w:cs="Times New Roman"/>
        </w:rPr>
        <w:t>with</w:t>
      </w:r>
      <w:r w:rsidR="007E5886">
        <w:rPr>
          <w:rFonts w:eastAsiaTheme="minorEastAsia" w:cs="Times New Roman"/>
        </w:rPr>
        <w:t xml:space="preserve"> no normalization, </w:t>
      </w:r>
      <w:r w:rsidR="000A773B">
        <w:rPr>
          <w:rFonts w:eastAsiaTheme="minorEastAsia" w:cs="Times New Roman"/>
        </w:rPr>
        <w:t>was determined</w:t>
      </w:r>
      <w:r w:rsidR="007E5886">
        <w:rPr>
          <w:rFonts w:eastAsiaTheme="minorEastAsia" w:cs="Times New Roman"/>
        </w:rPr>
        <w:t xml:space="preserve"> for the four cancer types</w:t>
      </w:r>
      <w:r w:rsidR="000A773B">
        <w:rPr>
          <w:rFonts w:eastAsiaTheme="minorEastAsia" w:cs="Times New Roman"/>
        </w:rPr>
        <w:t xml:space="preserve"> (</w:t>
      </w:r>
      <w:r w:rsidR="000A773B">
        <w:rPr>
          <w:rFonts w:eastAsiaTheme="minorEastAsia" w:cs="Times New Roman"/>
        </w:rPr>
        <w:fldChar w:fldCharType="begin"/>
      </w:r>
      <w:r w:rsidR="000A773B">
        <w:rPr>
          <w:rFonts w:eastAsiaTheme="minorEastAsia" w:cs="Times New Roman"/>
        </w:rPr>
        <w:instrText xml:space="preserve"> REF _Ref403930010 \h </w:instrText>
      </w:r>
      <w:r w:rsidR="000A773B">
        <w:rPr>
          <w:rFonts w:eastAsiaTheme="minorEastAsia" w:cs="Times New Roman"/>
        </w:rPr>
      </w:r>
      <w:r w:rsidR="000A773B">
        <w:rPr>
          <w:rFonts w:eastAsiaTheme="minorEastAsia" w:cs="Times New Roman"/>
        </w:rPr>
        <w:fldChar w:fldCharType="separate"/>
      </w:r>
      <w:r w:rsidR="00F85D63" w:rsidRPr="00C32FA3">
        <w:rPr>
          <w:b/>
        </w:rPr>
        <w:t xml:space="preserve">Figure S </w:t>
      </w:r>
      <w:r w:rsidR="00F85D63">
        <w:rPr>
          <w:b/>
          <w:i/>
          <w:noProof/>
        </w:rPr>
        <w:t>5</w:t>
      </w:r>
      <w:r w:rsidR="000A773B">
        <w:rPr>
          <w:rFonts w:eastAsiaTheme="minorEastAsia" w:cs="Times New Roman"/>
        </w:rPr>
        <w:fldChar w:fldCharType="end"/>
      </w:r>
      <w:r w:rsidR="000A773B">
        <w:rPr>
          <w:rFonts w:eastAsiaTheme="minorEastAsia" w:cs="Times New Roman"/>
        </w:rPr>
        <w:t xml:space="preserve">). </w:t>
      </w:r>
      <w:r w:rsidR="007E5886">
        <w:rPr>
          <w:rFonts w:eastAsiaTheme="minorEastAsia" w:cs="Times New Roman"/>
        </w:rPr>
        <w:t xml:space="preserve">A gene was said to be differentially expressed if its adjusted p-value was less than 0.05. We found a great overlap between the DEG obtained. </w:t>
      </w:r>
    </w:p>
    <w:p w14:paraId="7AA9C8DA" w14:textId="77777777" w:rsidR="000A773B" w:rsidRDefault="000A773B" w:rsidP="004548CD">
      <w:pPr>
        <w:spacing w:line="360" w:lineRule="auto"/>
        <w:jc w:val="both"/>
        <w:rPr>
          <w:rFonts w:eastAsiaTheme="minorEastAsia" w:cs="Times New Roman"/>
        </w:rPr>
      </w:pPr>
    </w:p>
    <w:p w14:paraId="6B25210A" w14:textId="77777777" w:rsidR="00861FEC" w:rsidRDefault="00F51CCA" w:rsidP="004548CD">
      <w:pPr>
        <w:spacing w:line="360" w:lineRule="auto"/>
        <w:jc w:val="both"/>
        <w:rPr>
          <w:rFonts w:eastAsiaTheme="minorEastAsia" w:cs="Times New Roman"/>
        </w:rPr>
      </w:pPr>
      <w:r>
        <w:rPr>
          <w:rFonts w:eastAsiaTheme="minorEastAsia" w:cs="Times New Roman"/>
          <w:noProof/>
          <w:lang w:eastAsia="en-AU"/>
        </w:rPr>
        <w:drawing>
          <wp:inline distT="0" distB="0" distL="0" distR="0" wp14:anchorId="2EB192B3" wp14:editId="6D55A209">
            <wp:extent cx="5103151" cy="42449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3880" cy="4245581"/>
                    </a:xfrm>
                    <a:prstGeom prst="rect">
                      <a:avLst/>
                    </a:prstGeom>
                    <a:noFill/>
                  </pic:spPr>
                </pic:pic>
              </a:graphicData>
            </a:graphic>
          </wp:inline>
        </w:drawing>
      </w:r>
    </w:p>
    <w:p w14:paraId="0A7174AC" w14:textId="6D459D83" w:rsidR="00FA01D5" w:rsidRPr="007E5886" w:rsidRDefault="00FA01D5" w:rsidP="00C32FA3">
      <w:pPr>
        <w:pStyle w:val="Caption"/>
        <w:spacing w:line="360" w:lineRule="auto"/>
        <w:jc w:val="both"/>
        <w:rPr>
          <w:rFonts w:eastAsiaTheme="minorEastAsia" w:cs="Times New Roman"/>
          <w:i w:val="0"/>
          <w:color w:val="auto"/>
        </w:rPr>
      </w:pPr>
      <w:bookmarkStart w:id="212" w:name="_Ref403930010"/>
      <w:r w:rsidRPr="00C32FA3">
        <w:rPr>
          <w:b/>
          <w:i w:val="0"/>
          <w:color w:val="auto"/>
        </w:rPr>
        <w:t xml:space="preserve">Figure S </w:t>
      </w:r>
      <w:r w:rsidR="00E87140" w:rsidRPr="00C32FA3">
        <w:rPr>
          <w:b/>
          <w:i w:val="0"/>
          <w:color w:val="auto"/>
        </w:rPr>
        <w:fldChar w:fldCharType="begin"/>
      </w:r>
      <w:r w:rsidR="00E87140" w:rsidRPr="00C32FA3">
        <w:rPr>
          <w:b/>
          <w:i w:val="0"/>
          <w:color w:val="auto"/>
        </w:rPr>
        <w:instrText xml:space="preserve"> SEQ Figure_S \* ARABIC </w:instrText>
      </w:r>
      <w:r w:rsidR="00E87140" w:rsidRPr="00C32FA3">
        <w:rPr>
          <w:b/>
          <w:i w:val="0"/>
          <w:color w:val="auto"/>
        </w:rPr>
        <w:fldChar w:fldCharType="separate"/>
      </w:r>
      <w:r w:rsidR="00F85D63">
        <w:rPr>
          <w:b/>
          <w:i w:val="0"/>
          <w:noProof/>
          <w:color w:val="auto"/>
        </w:rPr>
        <w:t>5</w:t>
      </w:r>
      <w:r w:rsidR="00E87140" w:rsidRPr="00C32FA3">
        <w:rPr>
          <w:b/>
          <w:i w:val="0"/>
          <w:noProof/>
          <w:color w:val="auto"/>
        </w:rPr>
        <w:fldChar w:fldCharType="end"/>
      </w:r>
      <w:bookmarkEnd w:id="212"/>
      <w:r w:rsidRPr="00C32FA3">
        <w:rPr>
          <w:b/>
          <w:i w:val="0"/>
          <w:color w:val="auto"/>
        </w:rPr>
        <w:t>. Overlap of the DEG obtained after different normalization methods.</w:t>
      </w:r>
      <w:r w:rsidR="00C32FA3" w:rsidRPr="00C32FA3">
        <w:rPr>
          <w:i w:val="0"/>
          <w:color w:val="auto"/>
        </w:rPr>
        <w:t xml:space="preserve"> TMM, RLE and upperquantile normalization methods were applied to the data. No normalization was also tested. a. LUAD, b. BRCA, c. HNSC and d. KIRC samples. There </w:t>
      </w:r>
      <w:r w:rsidR="00C32FA3" w:rsidRPr="007E5886">
        <w:rPr>
          <w:i w:val="0"/>
          <w:color w:val="auto"/>
        </w:rPr>
        <w:t xml:space="preserve">is large overlap between the DEG </w:t>
      </w:r>
      <w:r w:rsidR="007E5886">
        <w:rPr>
          <w:i w:val="0"/>
          <w:color w:val="auto"/>
        </w:rPr>
        <w:t>identified</w:t>
      </w:r>
      <w:r w:rsidR="00C32FA3" w:rsidRPr="007E5886">
        <w:rPr>
          <w:i w:val="0"/>
          <w:color w:val="auto"/>
        </w:rPr>
        <w:t xml:space="preserve"> with the </w:t>
      </w:r>
      <w:r w:rsidR="007E5886">
        <w:rPr>
          <w:i w:val="0"/>
          <w:color w:val="auto"/>
        </w:rPr>
        <w:t xml:space="preserve">different </w:t>
      </w:r>
      <w:r w:rsidR="009E1133">
        <w:rPr>
          <w:i w:val="0"/>
          <w:color w:val="auto"/>
        </w:rPr>
        <w:t xml:space="preserve">normalization </w:t>
      </w:r>
      <w:r w:rsidR="00C32FA3" w:rsidRPr="007E5886">
        <w:rPr>
          <w:i w:val="0"/>
          <w:color w:val="auto"/>
        </w:rPr>
        <w:t>me</w:t>
      </w:r>
      <w:r w:rsidR="007E5886" w:rsidRPr="007E5886">
        <w:rPr>
          <w:i w:val="0"/>
          <w:color w:val="auto"/>
        </w:rPr>
        <w:t xml:space="preserve">thods in the four cancer types </w:t>
      </w:r>
      <w:r w:rsidR="007E5886" w:rsidRPr="007E5886">
        <w:rPr>
          <w:rFonts w:eastAsiaTheme="minorEastAsia" w:cs="Times New Roman"/>
          <w:i w:val="0"/>
          <w:color w:val="auto"/>
        </w:rPr>
        <w:t>(between 4757 and 8213</w:t>
      </w:r>
      <w:r w:rsidR="007E5886">
        <w:rPr>
          <w:rFonts w:eastAsiaTheme="minorEastAsia" w:cs="Times New Roman"/>
          <w:i w:val="0"/>
          <w:color w:val="auto"/>
        </w:rPr>
        <w:t xml:space="preserve"> </w:t>
      </w:r>
      <w:r w:rsidR="007E5886" w:rsidRPr="007E5886">
        <w:rPr>
          <w:rFonts w:eastAsiaTheme="minorEastAsia" w:cs="Times New Roman"/>
          <w:i w:val="0"/>
          <w:color w:val="auto"/>
        </w:rPr>
        <w:t>genes). There was a larger number of uniquely identified DEG when no normalization was used, which probably represent</w:t>
      </w:r>
      <w:r w:rsidR="00F11EF0">
        <w:rPr>
          <w:rFonts w:eastAsiaTheme="minorEastAsia" w:cs="Times New Roman"/>
          <w:i w:val="0"/>
          <w:color w:val="auto"/>
        </w:rPr>
        <w:t>s</w:t>
      </w:r>
      <w:r w:rsidR="007E5886" w:rsidRPr="007E5886">
        <w:rPr>
          <w:rFonts w:eastAsiaTheme="minorEastAsia" w:cs="Times New Roman"/>
          <w:i w:val="0"/>
          <w:color w:val="auto"/>
        </w:rPr>
        <w:t xml:space="preserve"> false positives. The largest DEG overlap occurred between the upperquantile and RLE normalization methods</w:t>
      </w:r>
      <w:r w:rsidR="00852A45">
        <w:rPr>
          <w:rFonts w:eastAsiaTheme="minorEastAsia" w:cs="Times New Roman"/>
          <w:i w:val="0"/>
          <w:color w:val="auto"/>
        </w:rPr>
        <w:t>, suggesting that both methods give nearly equivalent results</w:t>
      </w:r>
      <w:r w:rsidR="007E5886" w:rsidRPr="007E5886">
        <w:rPr>
          <w:rFonts w:eastAsiaTheme="minorEastAsia" w:cs="Times New Roman"/>
          <w:i w:val="0"/>
          <w:color w:val="auto"/>
        </w:rPr>
        <w:t>.</w:t>
      </w:r>
    </w:p>
    <w:p w14:paraId="3D959DA9" w14:textId="148675DE" w:rsidR="00FA01D5" w:rsidRDefault="006C225A" w:rsidP="004548CD">
      <w:pPr>
        <w:spacing w:line="360" w:lineRule="auto"/>
        <w:jc w:val="both"/>
        <w:rPr>
          <w:rFonts w:eastAsiaTheme="minorEastAsia" w:cs="Times New Roman"/>
        </w:rPr>
      </w:pPr>
      <w:r>
        <w:rPr>
          <w:rFonts w:eastAsiaTheme="minorEastAsia" w:cs="Times New Roman"/>
        </w:rPr>
        <w:t>TMM assume</w:t>
      </w:r>
      <w:r w:rsidR="00852A45">
        <w:rPr>
          <w:rFonts w:eastAsiaTheme="minorEastAsia" w:cs="Times New Roman"/>
        </w:rPr>
        <w:t>s</w:t>
      </w:r>
      <w:r>
        <w:rPr>
          <w:rFonts w:eastAsiaTheme="minorEastAsia" w:cs="Times New Roman"/>
        </w:rPr>
        <w:t xml:space="preserve"> that most genes are not differentially expressed </w:t>
      </w:r>
      <w:r>
        <w:rPr>
          <w:rFonts w:eastAsiaTheme="minorEastAsia" w:cs="Times New Roman"/>
        </w:rPr>
        <w:fldChar w:fldCharType="begin" w:fldLock="1"/>
      </w:r>
      <w:r w:rsidR="00120ECE">
        <w:rPr>
          <w:rFonts w:eastAsiaTheme="minorEastAsia" w:cs="Times New Roman"/>
        </w:rPr>
        <w:instrText>ADDIN CSL_CITATION { "citationItems" : [ { "id" : "ITEM-1", "itemData" : { "DOI" : "10.1093/bib/bbs046", "ISSN" : "1477-4054", "PMID" : "22988256", "abstract" : "During the last 3 years, a number of approaches for the normalization of RNA sequencing data have emerged in the literature, differing both in the type of bias adjustment and in the statistical strategy adopted. However, as data continue to accumulate, there has been no clear consensus on the appropriate normalization method to be used or the impact of a chosen method on the downstream analysis. In this work, we focus on a comprehensive comparison of seven recently proposed normalization methods for the differential analysis of RNA-seq data, with an emphasis on the use of varied real and simulated datasets involving different species and experimental designs to represent data characteristics commonly observed in practice. Based on this comparison study, we propose practical recommendations on the appropriate normalization method to be used and its impact on the differential analysis of RNA-seq data.", "author" : [ { "dropping-particle" : "", "family" : "Dillies", "given" : "Marie Agn\u00e8s", "non-dropping-particle" : "", "parse-names" : false, "suffix" : "" }, { "dropping-particle" : "", "family" : "Rau", "given" : "Andrea", "non-dropping-particle" : "", "parse-names" : false, "suffix" : "" }, { "dropping-particle" : "", "family" : "Aubert", "given" : "Julie", "non-dropping-particle" : "", "parse-names" : false, "suffix" : "" }, { "dropping-particle" : "", "family" : "Hennequet-Antier", "given" : "Christelle", "non-dropping-particle" : "", "parse-names" : false, "suffix" : "" }, { "dropping-particle" : "", "family" : "Jeanmougin", "given" : "Marine", "non-dropping-particle" : "", "parse-names" : false, "suffix" : "" }, { "dropping-particle" : "", "family" : "Servant", "given" : "Nicolas", "non-dropping-particle" : "", "parse-names" : false, "suffix" : "" }, { "dropping-particle" : "", "family" : "Keime", "given" : "C\u00e9line", "non-dropping-particle" : "", "parse-names" : false, "suffix" : "" }, { "dropping-particle" : "", "family" : "Marot", "given" : "Nicolas Servant", "non-dropping-particle" : "", "parse-names" : false, "suffix" : "" }, { "dropping-particle" : "", "family" : "Castel", "given" : "David", "non-dropping-particle" : "", "parse-names" : false, "suffix" : "" }, { "dropping-particle" : "", "family" : "Estelle", "given" : "Jordi", "non-dropping-particle" : "", "parse-names" : false, "suffix" : "" }, { "dropping-particle" : "", "family" : "Guernec", "given" : "Gregory", "non-dropping-particle" : "", "parse-names" : false, "suffix" : "" }, { "dropping-particle" : "", "family" : "Jagla", "given" : "Bernd", "non-dropping-particle" : "", "parse-names" : false, "suffix" : "" }, { "dropping-particle" : "", "family" : "Jouneau", "given" : "Luc", "non-dropping-particle" : "", "parse-names" : false, "suffix" : "" }, { "dropping-particle" : "", "family" : "Lalo\u00eb", "given" : "Denis", "non-dropping-particle" : "", "parse-names" : false, "suffix" : "" }, { "dropping-particle" : "", "family" : "Gall", "given" : "Caroline", "non-dropping-particle" : "Le", "parse-names" : false, "suffix" : "" }, { "dropping-particle" : "", "family" : "Scha\u00ebffer", "given" : "Brigitte", "non-dropping-particle" : "", "parse-names" : false, "suffix" : "" }, { "dropping-particle" : "", "family" : "Crom", "given" : "St\u00e9phane", "non-dropping-particle" : "Le", "parse-names" : false, "suffix" : "" }, { "dropping-particle" : "", "family" : "Guedj", "given" : "Micka\u00ebl", "non-dropping-particle" : "", "parse-names" : false, "suffix" : "" }, { "dropping-particle" : "", "family" : "Jaffr\u00e9zic", "given" : "Florence", "non-dropping-particle" : "", "parse-names" : false, "suffix" : "" } ], "container-title" : "Briefings in Bioinformatics", "id" : "ITEM-1", "issue" : "6", "issued" : { "date-parts" : [ [ "2013", "11" ] ] }, "page" : "671-683", "title" : "A comprehensive evaluation of normalization methods for Illumina high-throughput RNA sequencing data analysis", "type" : "article-journal", "volume" : "14" }, "uris" : [ "http://www.mendeley.com/documents/?uuid=a3fe36b0-1d13-40f9-8728-c0496dabf68a" ] } ], "mendeley" : { "formattedCitation" : "(Dillies et al., 2013)", "plainTextFormattedCitation" : "(Dillies et al., 2013)", "previouslyFormattedCitation" : "(Dillies et al., 2013)" }, "properties" : { "noteIndex" : 0 }, "schema" : "https://github.com/citation-style-language/schema/raw/master/csl-citation.json" }</w:instrText>
      </w:r>
      <w:r>
        <w:rPr>
          <w:rFonts w:eastAsiaTheme="minorEastAsia" w:cs="Times New Roman"/>
        </w:rPr>
        <w:fldChar w:fldCharType="separate"/>
      </w:r>
      <w:r w:rsidR="00AE5A0C" w:rsidRPr="00AE5A0C">
        <w:rPr>
          <w:rFonts w:eastAsiaTheme="minorEastAsia" w:cs="Times New Roman"/>
          <w:noProof/>
        </w:rPr>
        <w:t>(Dillies et al., 2013)</w:t>
      </w:r>
      <w:r>
        <w:rPr>
          <w:rFonts w:eastAsiaTheme="minorEastAsia" w:cs="Times New Roman"/>
        </w:rPr>
        <w:fldChar w:fldCharType="end"/>
      </w:r>
      <w:r w:rsidR="00120ECE">
        <w:rPr>
          <w:rFonts w:eastAsiaTheme="minorEastAsia" w:cs="Times New Roman"/>
        </w:rPr>
        <w:t xml:space="preserve"> and RLE assumes that the number of replicate samples is small </w:t>
      </w:r>
      <w:r w:rsidR="00120ECE">
        <w:rPr>
          <w:rFonts w:eastAsiaTheme="minorEastAsia" w:cs="Times New Roman"/>
        </w:rPr>
        <w:fldChar w:fldCharType="begin" w:fldLock="1"/>
      </w:r>
      <w:r w:rsidR="00120ECE">
        <w:rPr>
          <w:rFonts w:eastAsiaTheme="minorEastAsia" w:cs="Times New Roman"/>
        </w:rPr>
        <w:instrText>ADDIN CSL_CITATION { "citationItems" : [ { "id" : "ITEM-1", "itemData" : { "DOI" : "10.1186/gb-2010-11-10-r106", "ISSN" : "1465-6914", "PMID" : "20979621", "abstract" : "High-throughput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 "author" : [ { "dropping-particle" : "", "family" : "Anders", "given" : "Simon", "non-dropping-particle" : "", "parse-names" : false, "suffix" : "" }, { "dropping-particle" : "", "family" : "Huber", "given" : "Wolfgang", "non-dropping-particle" : "", "parse-names" : false, "suffix" : "" } ], "container-title" : "Genome biology", "id" : "ITEM-1", "issue" : "10", "issued" : { "date-parts" : [ [ "2010", "1" ] ] }, "page" : "R106", "publisher" : "BioMed Central Ltd", "title" : "Differential expression analysis for sequence count data.", "type" : "article-journal", "volume" : "11" }, "uris" : [ "http://www.mendeley.com/documents/?uuid=814e6d22-1e3a-4329-93a3-bfc8c27bf514" ] } ], "mendeley" : { "formattedCitation" : "(Anders &amp; Huber, 2010)", "plainTextFormattedCitation" : "(Anders &amp; Huber, 2010)", "previouslyFormattedCitation" : "(Anders &amp; Huber, 2010)" }, "properties" : { "noteIndex" : 0 }, "schema" : "https://github.com/citation-style-language/schema/raw/master/csl-citation.json" }</w:instrText>
      </w:r>
      <w:r w:rsidR="00120ECE">
        <w:rPr>
          <w:rFonts w:eastAsiaTheme="minorEastAsia" w:cs="Times New Roman"/>
        </w:rPr>
        <w:fldChar w:fldCharType="separate"/>
      </w:r>
      <w:r w:rsidR="00120ECE" w:rsidRPr="00120ECE">
        <w:rPr>
          <w:rFonts w:eastAsiaTheme="minorEastAsia" w:cs="Times New Roman"/>
          <w:noProof/>
        </w:rPr>
        <w:t>(Anders &amp; Huber, 2010)</w:t>
      </w:r>
      <w:r w:rsidR="00120ECE">
        <w:rPr>
          <w:rFonts w:eastAsiaTheme="minorEastAsia" w:cs="Times New Roman"/>
        </w:rPr>
        <w:fldChar w:fldCharType="end"/>
      </w:r>
      <w:r w:rsidR="00120ECE">
        <w:rPr>
          <w:rFonts w:eastAsiaTheme="minorEastAsia" w:cs="Times New Roman"/>
        </w:rPr>
        <w:t xml:space="preserve">, </w:t>
      </w:r>
      <w:r w:rsidR="00B14F98">
        <w:rPr>
          <w:rFonts w:eastAsiaTheme="minorEastAsia" w:cs="Times New Roman"/>
        </w:rPr>
        <w:t>but t</w:t>
      </w:r>
      <w:r>
        <w:rPr>
          <w:rFonts w:eastAsiaTheme="minorEastAsia" w:cs="Times New Roman"/>
        </w:rPr>
        <w:t>he upperqu</w:t>
      </w:r>
      <w:r w:rsidR="00120ECE">
        <w:rPr>
          <w:rFonts w:eastAsiaTheme="minorEastAsia" w:cs="Times New Roman"/>
        </w:rPr>
        <w:t>antile method does not make these</w:t>
      </w:r>
      <w:r>
        <w:rPr>
          <w:rFonts w:eastAsiaTheme="minorEastAsia" w:cs="Times New Roman"/>
        </w:rPr>
        <w:t xml:space="preserve"> assumption</w:t>
      </w:r>
      <w:r w:rsidR="00120ECE">
        <w:rPr>
          <w:rFonts w:eastAsiaTheme="minorEastAsia" w:cs="Times New Roman"/>
        </w:rPr>
        <w:t xml:space="preserve">s </w:t>
      </w:r>
      <w:r w:rsidR="00120ECE">
        <w:rPr>
          <w:rFonts w:eastAsiaTheme="minorEastAsia" w:cs="Times New Roman"/>
        </w:rPr>
        <w:fldChar w:fldCharType="begin" w:fldLock="1"/>
      </w:r>
      <w:r w:rsidR="00D24FDF">
        <w:rPr>
          <w:rFonts w:eastAsiaTheme="minorEastAsia" w:cs="Times New Roman"/>
        </w:rPr>
        <w:instrText>ADDIN CSL_CITATION { "citationItems" : [ { "id" : "ITEM-1", "itemData" : { "DOI" : "10.1186/1471-2105-11-94", "abstract" : "The focus of this article is on the design and analysis of mRNA-Seq\\nexperiments,\\n\\nwith the aim of inferring transcript levels and identifying differentially\\nexpressed\\n\\ngenes. We investigate two mRNA-Seq datasets obtained using Illumina\u2019s\\nGenome\\n\\nAnalyzer platform to measure transcript levels in reference samples\\nconsidered\\n\\nin the MicroArray Quality Control (MAQC) Project. We address the following\\n\\nfour main issues: (1) exploratory data analysis for mapped reads,\\nrelating read\\n\\ncounts to variables describing input samples and genomic regions of\\ninterest; (2)\\n\\nassessment and quantitation of biological effects (e.g., expression\\nlevels in Brain\\n\\nvs. UHR) and nuisance experimental effects (e.g., library preparation,\\n\ufb02ow-cell,\\n\\nand lane effects); (3) evaluation and comparison of methods for the\\nidenti\ufb01cation\\n\\nof differentially expressed genes; (4) impact of base-calling calibration\\nmethod\\n\\n(phi X vs. auto-calibration).", "author" : [ { "dropping-particle" : "", "family" : "Bullard", "given" : "JH", "non-dropping-particle" : "", "parse-names" : false, "suffix" : "" }, { "dropping-particle" : "", "family" : "Purdom", "given" : "E", "non-dropping-particle" : "", "parse-names" : false, "suffix" : "" }, { "dropping-particle" : "", "family" : "Hansen", "given" : "KD", "non-dropping-particle" : "", "parse-names" : false, "suffix" : "" }, { "dropping-particle" : "", "family" : "Dudoit", "given" : "S", "non-dropping-particle" : "", "parse-names" : false, "suffix" : "" } ], "container-title" : "BMC Bioinformatics", "id" : "ITEM-1", "issue" : "94", "issued" : { "date-parts" : [ [ "2010" ] ] }, "title" : "Evaluation of Statistical Methods for Normalization and Differential Expression in mRNA-Seq Experiment", "type" : "article-journal", "volume" : "11" }, "uris" : [ "http://www.mendeley.com/documents/?uuid=60d7759e-88c2-4dfa-baf4-69dd2de4c521" ] } ], "mendeley" : { "formattedCitation" : "(Bullard, Purdom, Hansen, &amp; Dudoit, 2010)", "plainTextFormattedCitation" : "(Bullard, Purdom, Hansen, &amp; Dudoit, 2010)", "previouslyFormattedCitation" : "(Bullard, Purdom, Hansen, &amp; Dudoit, 2010)" }, "properties" : { "noteIndex" : 0 }, "schema" : "https://github.com/citation-style-language/schema/raw/master/csl-citation.json" }</w:instrText>
      </w:r>
      <w:r w:rsidR="00120ECE">
        <w:rPr>
          <w:rFonts w:eastAsiaTheme="minorEastAsia" w:cs="Times New Roman"/>
        </w:rPr>
        <w:fldChar w:fldCharType="separate"/>
      </w:r>
      <w:r w:rsidR="00120ECE" w:rsidRPr="00120ECE">
        <w:rPr>
          <w:rFonts w:eastAsiaTheme="minorEastAsia" w:cs="Times New Roman"/>
          <w:noProof/>
        </w:rPr>
        <w:t>(Bullard, Purdom, Hansen, &amp; Dudoit, 2010)</w:t>
      </w:r>
      <w:r w:rsidR="00120ECE">
        <w:rPr>
          <w:rFonts w:eastAsiaTheme="minorEastAsia" w:cs="Times New Roman"/>
        </w:rPr>
        <w:fldChar w:fldCharType="end"/>
      </w:r>
      <w:r w:rsidR="00B14F98">
        <w:rPr>
          <w:rFonts w:eastAsiaTheme="minorEastAsia" w:cs="Times New Roman"/>
        </w:rPr>
        <w:t xml:space="preserve">, making it the preferred </w:t>
      </w:r>
      <w:r w:rsidR="00B14F98">
        <w:rPr>
          <w:rFonts w:eastAsiaTheme="minorEastAsia" w:cs="Times New Roman"/>
        </w:rPr>
        <w:lastRenderedPageBreak/>
        <w:t>choice considering that a large number of genes could be detected as being differentially expressed due to the large sample sizes.</w:t>
      </w:r>
    </w:p>
    <w:p w14:paraId="7869CB1F" w14:textId="105C25FC" w:rsidR="00B14F98" w:rsidRDefault="00B14F98" w:rsidP="004548CD">
      <w:pPr>
        <w:spacing w:line="360" w:lineRule="auto"/>
        <w:jc w:val="both"/>
        <w:rPr>
          <w:rFonts w:eastAsiaTheme="minorEastAsia" w:cs="Times New Roman"/>
        </w:rPr>
      </w:pPr>
      <w:r>
        <w:rPr>
          <w:rFonts w:eastAsiaTheme="minorEastAsia" w:cs="Times New Roman"/>
        </w:rPr>
        <w:t xml:space="preserve">Finally, the number of DEG detected in each tumour type is in </w:t>
      </w:r>
      <w:r>
        <w:rPr>
          <w:rFonts w:eastAsiaTheme="minorEastAsia" w:cs="Times New Roman"/>
        </w:rPr>
        <w:fldChar w:fldCharType="begin"/>
      </w:r>
      <w:r>
        <w:rPr>
          <w:rFonts w:eastAsiaTheme="minorEastAsia" w:cs="Times New Roman"/>
        </w:rPr>
        <w:instrText xml:space="preserve"> REF _Ref402290766 \h </w:instrText>
      </w:r>
      <w:r>
        <w:rPr>
          <w:rFonts w:eastAsiaTheme="minorEastAsia" w:cs="Times New Roman"/>
        </w:rPr>
      </w:r>
      <w:r>
        <w:rPr>
          <w:rFonts w:eastAsiaTheme="minorEastAsia" w:cs="Times New Roman"/>
        </w:rPr>
        <w:fldChar w:fldCharType="separate"/>
      </w:r>
      <w:r w:rsidR="00F85D63" w:rsidRPr="00D82048">
        <w:t xml:space="preserve">Table S </w:t>
      </w:r>
      <w:r w:rsidR="00F85D63">
        <w:rPr>
          <w:i/>
          <w:noProof/>
        </w:rPr>
        <w:t>6</w:t>
      </w:r>
      <w:r>
        <w:rPr>
          <w:rFonts w:eastAsiaTheme="minorEastAsia" w:cs="Times New Roman"/>
        </w:rPr>
        <w:fldChar w:fldCharType="end"/>
      </w:r>
      <w:r>
        <w:rPr>
          <w:rFonts w:eastAsiaTheme="minorEastAsia" w:cs="Times New Roman"/>
        </w:rPr>
        <w:t>.</w:t>
      </w:r>
      <w:r w:rsidR="00270022">
        <w:rPr>
          <w:rFonts w:eastAsiaTheme="minorEastAsia" w:cs="Times New Roman"/>
        </w:rPr>
        <w:t xml:space="preserve"> A high percentage of the genes that survived cpm filtering were DE (61-82%), which represents 34-51% of all genes.</w:t>
      </w:r>
    </w:p>
    <w:p w14:paraId="2FCE388F" w14:textId="3B73F6BD" w:rsidR="00FA435F" w:rsidRDefault="00B14F98" w:rsidP="00270022">
      <w:pPr>
        <w:pStyle w:val="Caption"/>
        <w:jc w:val="both"/>
        <w:rPr>
          <w:rFonts w:eastAsiaTheme="minorEastAsia" w:cs="Times New Roman"/>
        </w:rPr>
      </w:pPr>
      <w:r w:rsidRPr="00270022">
        <w:rPr>
          <w:b/>
          <w:i w:val="0"/>
          <w:color w:val="auto"/>
        </w:rPr>
        <w:t xml:space="preserve">Table S </w:t>
      </w:r>
      <w:r w:rsidRPr="00270022">
        <w:rPr>
          <w:b/>
          <w:i w:val="0"/>
          <w:color w:val="auto"/>
        </w:rPr>
        <w:fldChar w:fldCharType="begin"/>
      </w:r>
      <w:r w:rsidRPr="00270022">
        <w:rPr>
          <w:b/>
          <w:i w:val="0"/>
          <w:color w:val="auto"/>
        </w:rPr>
        <w:instrText xml:space="preserve"> SEQ Table_S \* ARABIC </w:instrText>
      </w:r>
      <w:r w:rsidRPr="00270022">
        <w:rPr>
          <w:b/>
          <w:i w:val="0"/>
          <w:color w:val="auto"/>
        </w:rPr>
        <w:fldChar w:fldCharType="separate"/>
      </w:r>
      <w:r w:rsidR="00F85D63">
        <w:rPr>
          <w:b/>
          <w:i w:val="0"/>
          <w:noProof/>
          <w:color w:val="auto"/>
        </w:rPr>
        <w:t>2</w:t>
      </w:r>
      <w:r w:rsidRPr="00270022">
        <w:rPr>
          <w:b/>
          <w:i w:val="0"/>
          <w:color w:val="auto"/>
        </w:rPr>
        <w:fldChar w:fldCharType="end"/>
      </w:r>
      <w:r w:rsidRPr="00270022">
        <w:rPr>
          <w:b/>
          <w:i w:val="0"/>
          <w:color w:val="auto"/>
        </w:rPr>
        <w:t>. Number of DEG obtained for each tumour type</w:t>
      </w:r>
      <w:r w:rsidR="00120233">
        <w:rPr>
          <w:b/>
          <w:i w:val="0"/>
          <w:color w:val="auto"/>
        </w:rPr>
        <w:t xml:space="preserve"> and</w:t>
      </w:r>
      <w:r w:rsidR="00270022" w:rsidRPr="00270022">
        <w:rPr>
          <w:b/>
          <w:i w:val="0"/>
          <w:color w:val="auto"/>
        </w:rPr>
        <w:t xml:space="preserve"> the percentage that they represent from the total number of genes that survived the cpm filtering</w:t>
      </w:r>
      <w:r w:rsidR="00270022">
        <w:rPr>
          <w:b/>
          <w:i w:val="0"/>
          <w:color w:val="auto"/>
        </w:rPr>
        <w:t xml:space="preserve"> and the initial number of genes</w:t>
      </w:r>
      <w:r w:rsidRPr="00270022">
        <w:rPr>
          <w:b/>
          <w:i w:val="0"/>
          <w:color w:val="auto"/>
        </w:rPr>
        <w:t>.</w:t>
      </w:r>
      <w:r w:rsidRPr="00B14F98">
        <w:rPr>
          <w:i w:val="0"/>
          <w:color w:val="auto"/>
        </w:rPr>
        <w:t xml:space="preserve"> The TCGA raw RSEM values were upperquantile normalized after filtering according to their cpm. A gene was considered to be differentially expressed if its adjusted p-value was lower than 0.05</w:t>
      </w:r>
      <w:r>
        <w:t xml:space="preserve">. </w:t>
      </w:r>
    </w:p>
    <w:tbl>
      <w:tblPr>
        <w:tblW w:w="3840" w:type="dxa"/>
        <w:jc w:val="center"/>
        <w:tblLook w:val="04A0" w:firstRow="1" w:lastRow="0" w:firstColumn="1" w:lastColumn="0" w:noHBand="0" w:noVBand="1"/>
      </w:tblPr>
      <w:tblGrid>
        <w:gridCol w:w="960"/>
        <w:gridCol w:w="960"/>
        <w:gridCol w:w="1243"/>
        <w:gridCol w:w="1243"/>
      </w:tblGrid>
      <w:tr w:rsidR="00270022" w:rsidRPr="00270022" w14:paraId="7516DEAA" w14:textId="77777777" w:rsidTr="00270022">
        <w:trPr>
          <w:trHeight w:val="1815"/>
          <w:jc w:val="center"/>
        </w:trPr>
        <w:tc>
          <w:tcPr>
            <w:tcW w:w="960" w:type="dxa"/>
            <w:tcBorders>
              <w:top w:val="nil"/>
              <w:left w:val="nil"/>
              <w:bottom w:val="nil"/>
              <w:right w:val="nil"/>
            </w:tcBorders>
            <w:shd w:val="clear" w:color="auto" w:fill="auto"/>
            <w:noWrap/>
            <w:vAlign w:val="center"/>
            <w:hideMark/>
          </w:tcPr>
          <w:p w14:paraId="2657DBED" w14:textId="77777777" w:rsidR="00270022" w:rsidRPr="00270022" w:rsidRDefault="00270022" w:rsidP="00270022">
            <w:pPr>
              <w:spacing w:after="0" w:line="240" w:lineRule="auto"/>
              <w:rPr>
                <w:rFonts w:ascii="Times New Roman" w:eastAsia="Times New Roman" w:hAnsi="Times New Roman" w:cs="Times New Roman"/>
                <w:sz w:val="24"/>
                <w:szCs w:val="24"/>
                <w:lang w:eastAsia="en-AU"/>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9CDC15" w14:textId="77777777"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DEG</w:t>
            </w:r>
          </w:p>
        </w:tc>
        <w:tc>
          <w:tcPr>
            <w:tcW w:w="960" w:type="dxa"/>
            <w:tcBorders>
              <w:top w:val="single" w:sz="8" w:space="0" w:color="auto"/>
              <w:left w:val="nil"/>
              <w:bottom w:val="nil"/>
              <w:right w:val="single" w:sz="8" w:space="0" w:color="auto"/>
            </w:tcBorders>
            <w:shd w:val="clear" w:color="auto" w:fill="auto"/>
            <w:vAlign w:val="center"/>
            <w:hideMark/>
          </w:tcPr>
          <w:p w14:paraId="03B3C1F6" w14:textId="4CA03BA3"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Percentage of filtered genes that are DE (%)</w:t>
            </w:r>
          </w:p>
        </w:tc>
        <w:tc>
          <w:tcPr>
            <w:tcW w:w="960" w:type="dxa"/>
            <w:tcBorders>
              <w:top w:val="single" w:sz="8" w:space="0" w:color="auto"/>
              <w:left w:val="nil"/>
              <w:bottom w:val="nil"/>
              <w:right w:val="single" w:sz="8" w:space="0" w:color="auto"/>
            </w:tcBorders>
            <w:shd w:val="clear" w:color="auto" w:fill="auto"/>
            <w:vAlign w:val="center"/>
            <w:hideMark/>
          </w:tcPr>
          <w:p w14:paraId="2224B3EA" w14:textId="3A1CBB4D"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Percentage of total genes that are DE (%)</w:t>
            </w:r>
          </w:p>
        </w:tc>
      </w:tr>
      <w:tr w:rsidR="00270022" w:rsidRPr="00270022" w14:paraId="3808EF42" w14:textId="77777777" w:rsidTr="00270022">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69049D" w14:textId="77777777"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LUAD</w:t>
            </w:r>
          </w:p>
        </w:tc>
        <w:tc>
          <w:tcPr>
            <w:tcW w:w="960" w:type="dxa"/>
            <w:tcBorders>
              <w:top w:val="nil"/>
              <w:left w:val="nil"/>
              <w:bottom w:val="single" w:sz="8" w:space="0" w:color="auto"/>
              <w:right w:val="single" w:sz="8" w:space="0" w:color="auto"/>
            </w:tcBorders>
            <w:shd w:val="clear" w:color="auto" w:fill="auto"/>
            <w:noWrap/>
            <w:vAlign w:val="center"/>
            <w:hideMark/>
          </w:tcPr>
          <w:p w14:paraId="1CE2C165" w14:textId="77777777" w:rsidR="00270022" w:rsidRPr="00270022" w:rsidRDefault="00270022" w:rsidP="00270022">
            <w:pPr>
              <w:spacing w:after="0" w:line="240" w:lineRule="auto"/>
              <w:jc w:val="center"/>
              <w:rPr>
                <w:rFonts w:ascii="Consolas" w:eastAsia="Times New Roman" w:hAnsi="Consolas" w:cs="Consolas"/>
                <w:color w:val="000000"/>
                <w:lang w:eastAsia="en-AU"/>
              </w:rPr>
            </w:pPr>
            <w:r w:rsidRPr="00270022">
              <w:rPr>
                <w:rFonts w:ascii="Consolas" w:eastAsia="Times New Roman" w:hAnsi="Consolas" w:cs="Consolas"/>
                <w:color w:val="000000"/>
                <w:lang w:eastAsia="en-AU"/>
              </w:rPr>
              <w:t>8131</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422208AC" w14:textId="035FA825" w:rsidR="00270022" w:rsidRPr="00270022" w:rsidRDefault="00270022" w:rsidP="00270022">
            <w:pPr>
              <w:spacing w:after="0" w:line="240" w:lineRule="auto"/>
              <w:jc w:val="center"/>
              <w:rPr>
                <w:rFonts w:ascii="Calibri" w:eastAsia="Times New Roman" w:hAnsi="Calibri" w:cs="Times New Roman"/>
                <w:color w:val="000000"/>
                <w:lang w:eastAsia="en-AU"/>
              </w:rPr>
            </w:pPr>
            <w:r w:rsidRPr="00270022">
              <w:rPr>
                <w:rFonts w:ascii="Calibri" w:eastAsia="Times New Roman" w:hAnsi="Calibri" w:cs="Times New Roman"/>
                <w:color w:val="000000"/>
                <w:lang w:eastAsia="en-AU"/>
              </w:rPr>
              <w:t>74.09</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EB3852E" w14:textId="7AB439AA" w:rsidR="00270022" w:rsidRPr="00270022" w:rsidRDefault="00270022" w:rsidP="00270022">
            <w:pPr>
              <w:spacing w:after="0" w:line="240" w:lineRule="auto"/>
              <w:jc w:val="center"/>
              <w:rPr>
                <w:rFonts w:ascii="Calibri" w:eastAsia="Times New Roman" w:hAnsi="Calibri" w:cs="Times New Roman"/>
                <w:color w:val="000000"/>
                <w:lang w:eastAsia="en-AU"/>
              </w:rPr>
            </w:pPr>
            <w:r w:rsidRPr="00270022">
              <w:rPr>
                <w:rFonts w:ascii="Calibri" w:eastAsia="Times New Roman" w:hAnsi="Calibri" w:cs="Times New Roman"/>
                <w:color w:val="000000"/>
                <w:lang w:eastAsia="en-AU"/>
              </w:rPr>
              <w:t>48.58</w:t>
            </w:r>
          </w:p>
        </w:tc>
      </w:tr>
      <w:tr w:rsidR="00270022" w:rsidRPr="00270022" w14:paraId="5FD641DD" w14:textId="77777777" w:rsidTr="00270022">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CF7DA2" w14:textId="77777777"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BRCA</w:t>
            </w:r>
          </w:p>
        </w:tc>
        <w:tc>
          <w:tcPr>
            <w:tcW w:w="960" w:type="dxa"/>
            <w:tcBorders>
              <w:top w:val="nil"/>
              <w:left w:val="nil"/>
              <w:bottom w:val="single" w:sz="8" w:space="0" w:color="auto"/>
              <w:right w:val="single" w:sz="8" w:space="0" w:color="auto"/>
            </w:tcBorders>
            <w:shd w:val="clear" w:color="auto" w:fill="auto"/>
            <w:noWrap/>
            <w:vAlign w:val="center"/>
            <w:hideMark/>
          </w:tcPr>
          <w:p w14:paraId="381394B5" w14:textId="77777777" w:rsidR="00270022" w:rsidRPr="00270022" w:rsidRDefault="00270022" w:rsidP="00270022">
            <w:pPr>
              <w:spacing w:after="0" w:line="240" w:lineRule="auto"/>
              <w:jc w:val="center"/>
              <w:rPr>
                <w:rFonts w:ascii="Consolas" w:eastAsia="Times New Roman" w:hAnsi="Consolas" w:cs="Consolas"/>
                <w:color w:val="000000"/>
                <w:lang w:eastAsia="en-AU"/>
              </w:rPr>
            </w:pPr>
            <w:r w:rsidRPr="00270022">
              <w:rPr>
                <w:rFonts w:ascii="Consolas" w:eastAsia="Times New Roman" w:hAnsi="Consolas" w:cs="Consolas"/>
                <w:color w:val="000000"/>
                <w:lang w:eastAsia="en-AU"/>
              </w:rPr>
              <w:t>8547</w:t>
            </w:r>
          </w:p>
        </w:tc>
        <w:tc>
          <w:tcPr>
            <w:tcW w:w="960" w:type="dxa"/>
            <w:tcBorders>
              <w:top w:val="nil"/>
              <w:left w:val="nil"/>
              <w:bottom w:val="nil"/>
              <w:right w:val="single" w:sz="8" w:space="0" w:color="auto"/>
            </w:tcBorders>
            <w:shd w:val="clear" w:color="auto" w:fill="auto"/>
            <w:noWrap/>
            <w:vAlign w:val="bottom"/>
            <w:hideMark/>
          </w:tcPr>
          <w:p w14:paraId="623CA9F6" w14:textId="14CB0AA1" w:rsidR="00270022" w:rsidRPr="00270022" w:rsidRDefault="00270022" w:rsidP="00270022">
            <w:pPr>
              <w:spacing w:after="0" w:line="240" w:lineRule="auto"/>
              <w:jc w:val="center"/>
              <w:rPr>
                <w:rFonts w:ascii="Calibri" w:eastAsia="Times New Roman" w:hAnsi="Calibri" w:cs="Times New Roman"/>
                <w:color w:val="000000"/>
                <w:lang w:eastAsia="en-AU"/>
              </w:rPr>
            </w:pPr>
            <w:r w:rsidRPr="00270022">
              <w:rPr>
                <w:rFonts w:ascii="Calibri" w:eastAsia="Times New Roman" w:hAnsi="Calibri" w:cs="Times New Roman"/>
                <w:color w:val="000000"/>
                <w:lang w:eastAsia="en-AU"/>
              </w:rPr>
              <w:t>82.48</w:t>
            </w:r>
          </w:p>
        </w:tc>
        <w:tc>
          <w:tcPr>
            <w:tcW w:w="960" w:type="dxa"/>
            <w:tcBorders>
              <w:top w:val="nil"/>
              <w:left w:val="nil"/>
              <w:bottom w:val="nil"/>
              <w:right w:val="single" w:sz="8" w:space="0" w:color="auto"/>
            </w:tcBorders>
            <w:shd w:val="clear" w:color="auto" w:fill="auto"/>
            <w:noWrap/>
            <w:vAlign w:val="bottom"/>
            <w:hideMark/>
          </w:tcPr>
          <w:p w14:paraId="4C5123C6" w14:textId="4D970377" w:rsidR="00270022" w:rsidRPr="00270022" w:rsidRDefault="00270022" w:rsidP="00270022">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51.07</w:t>
            </w:r>
          </w:p>
        </w:tc>
      </w:tr>
      <w:tr w:rsidR="00270022" w:rsidRPr="00270022" w14:paraId="7962A905" w14:textId="77777777" w:rsidTr="00270022">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9A99A72" w14:textId="77777777"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HNSC</w:t>
            </w:r>
          </w:p>
        </w:tc>
        <w:tc>
          <w:tcPr>
            <w:tcW w:w="960" w:type="dxa"/>
            <w:tcBorders>
              <w:top w:val="nil"/>
              <w:left w:val="nil"/>
              <w:bottom w:val="single" w:sz="8" w:space="0" w:color="auto"/>
              <w:right w:val="single" w:sz="8" w:space="0" w:color="auto"/>
            </w:tcBorders>
            <w:shd w:val="clear" w:color="auto" w:fill="auto"/>
            <w:noWrap/>
            <w:vAlign w:val="center"/>
            <w:hideMark/>
          </w:tcPr>
          <w:p w14:paraId="3A96D51E" w14:textId="77777777" w:rsidR="00270022" w:rsidRPr="00270022" w:rsidRDefault="00270022" w:rsidP="00270022">
            <w:pPr>
              <w:spacing w:after="0" w:line="240" w:lineRule="auto"/>
              <w:jc w:val="center"/>
              <w:rPr>
                <w:rFonts w:ascii="Consolas" w:eastAsia="Times New Roman" w:hAnsi="Consolas" w:cs="Consolas"/>
                <w:color w:val="000000"/>
                <w:lang w:eastAsia="en-AU"/>
              </w:rPr>
            </w:pPr>
            <w:r w:rsidRPr="00270022">
              <w:rPr>
                <w:rFonts w:ascii="Consolas" w:eastAsia="Times New Roman" w:hAnsi="Consolas" w:cs="Consolas"/>
                <w:color w:val="000000"/>
                <w:lang w:eastAsia="en-AU"/>
              </w:rPr>
              <w:t>5770</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477AA13C" w14:textId="6271EF61" w:rsidR="00270022" w:rsidRPr="00270022" w:rsidRDefault="00270022" w:rsidP="00270022">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61.40</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4688639F" w14:textId="4E60876D" w:rsidR="00270022" w:rsidRPr="00270022" w:rsidRDefault="00270022" w:rsidP="00270022">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34.48</w:t>
            </w:r>
          </w:p>
        </w:tc>
      </w:tr>
      <w:tr w:rsidR="00270022" w:rsidRPr="00270022" w14:paraId="5C192B55" w14:textId="77777777" w:rsidTr="00270022">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FB11FC" w14:textId="77777777" w:rsidR="00270022" w:rsidRPr="00270022" w:rsidRDefault="00270022" w:rsidP="00270022">
            <w:pPr>
              <w:spacing w:after="0" w:line="240" w:lineRule="auto"/>
              <w:jc w:val="center"/>
              <w:rPr>
                <w:rFonts w:ascii="Calibri" w:eastAsia="Times New Roman" w:hAnsi="Calibri" w:cs="Times New Roman"/>
                <w:b/>
                <w:bCs/>
                <w:color w:val="000000"/>
                <w:lang w:eastAsia="en-AU"/>
              </w:rPr>
            </w:pPr>
            <w:r w:rsidRPr="00270022">
              <w:rPr>
                <w:rFonts w:ascii="Calibri" w:eastAsia="Times New Roman" w:hAnsi="Calibri" w:cs="Times New Roman"/>
                <w:b/>
                <w:bCs/>
                <w:color w:val="000000"/>
                <w:lang w:eastAsia="en-AU"/>
              </w:rPr>
              <w:t>KIRC</w:t>
            </w:r>
          </w:p>
        </w:tc>
        <w:tc>
          <w:tcPr>
            <w:tcW w:w="960" w:type="dxa"/>
            <w:tcBorders>
              <w:top w:val="nil"/>
              <w:left w:val="nil"/>
              <w:bottom w:val="single" w:sz="8" w:space="0" w:color="auto"/>
              <w:right w:val="single" w:sz="8" w:space="0" w:color="auto"/>
            </w:tcBorders>
            <w:shd w:val="clear" w:color="auto" w:fill="auto"/>
            <w:noWrap/>
            <w:vAlign w:val="center"/>
            <w:hideMark/>
          </w:tcPr>
          <w:p w14:paraId="32EDE36A" w14:textId="77777777" w:rsidR="00270022" w:rsidRPr="00270022" w:rsidRDefault="00270022" w:rsidP="00270022">
            <w:pPr>
              <w:spacing w:after="0" w:line="240" w:lineRule="auto"/>
              <w:jc w:val="center"/>
              <w:rPr>
                <w:rFonts w:ascii="Consolas" w:eastAsia="Times New Roman" w:hAnsi="Consolas" w:cs="Consolas"/>
                <w:color w:val="000000"/>
                <w:lang w:eastAsia="en-AU"/>
              </w:rPr>
            </w:pPr>
            <w:r w:rsidRPr="00270022">
              <w:rPr>
                <w:rFonts w:ascii="Consolas" w:eastAsia="Times New Roman" w:hAnsi="Consolas" w:cs="Consolas"/>
                <w:color w:val="000000"/>
                <w:lang w:eastAsia="en-AU"/>
              </w:rPr>
              <w:t>8531</w:t>
            </w:r>
          </w:p>
        </w:tc>
        <w:tc>
          <w:tcPr>
            <w:tcW w:w="960" w:type="dxa"/>
            <w:tcBorders>
              <w:top w:val="nil"/>
              <w:left w:val="nil"/>
              <w:bottom w:val="single" w:sz="8" w:space="0" w:color="auto"/>
              <w:right w:val="single" w:sz="8" w:space="0" w:color="auto"/>
            </w:tcBorders>
            <w:shd w:val="clear" w:color="auto" w:fill="auto"/>
            <w:noWrap/>
            <w:vAlign w:val="bottom"/>
            <w:hideMark/>
          </w:tcPr>
          <w:p w14:paraId="6B3A1E71" w14:textId="04349238" w:rsidR="00270022" w:rsidRPr="00270022" w:rsidRDefault="00270022" w:rsidP="00270022">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80.19</w:t>
            </w:r>
          </w:p>
        </w:tc>
        <w:tc>
          <w:tcPr>
            <w:tcW w:w="960" w:type="dxa"/>
            <w:tcBorders>
              <w:top w:val="nil"/>
              <w:left w:val="nil"/>
              <w:bottom w:val="single" w:sz="8" w:space="0" w:color="auto"/>
              <w:right w:val="single" w:sz="8" w:space="0" w:color="auto"/>
            </w:tcBorders>
            <w:shd w:val="clear" w:color="auto" w:fill="auto"/>
            <w:noWrap/>
            <w:vAlign w:val="bottom"/>
            <w:hideMark/>
          </w:tcPr>
          <w:p w14:paraId="2FAEB316" w14:textId="42ECCC1F" w:rsidR="00270022" w:rsidRPr="00270022" w:rsidRDefault="00270022" w:rsidP="00270022">
            <w:pPr>
              <w:spacing w:after="0" w:line="240" w:lineRule="auto"/>
              <w:jc w:val="center"/>
              <w:rPr>
                <w:rFonts w:ascii="Calibri" w:eastAsia="Times New Roman" w:hAnsi="Calibri" w:cs="Times New Roman"/>
                <w:color w:val="000000"/>
                <w:lang w:eastAsia="en-AU"/>
              </w:rPr>
            </w:pPr>
            <w:r w:rsidRPr="00270022">
              <w:rPr>
                <w:rFonts w:ascii="Calibri" w:eastAsia="Times New Roman" w:hAnsi="Calibri" w:cs="Times New Roman"/>
                <w:color w:val="000000"/>
                <w:lang w:eastAsia="en-AU"/>
              </w:rPr>
              <w:t>50.97</w:t>
            </w:r>
          </w:p>
        </w:tc>
      </w:tr>
    </w:tbl>
    <w:p w14:paraId="10633C0C" w14:textId="77777777" w:rsidR="00FA435F" w:rsidRDefault="00FA435F" w:rsidP="004548CD">
      <w:pPr>
        <w:spacing w:line="360" w:lineRule="auto"/>
        <w:jc w:val="both"/>
        <w:rPr>
          <w:rFonts w:eastAsiaTheme="minorEastAsia" w:cs="Times New Roman"/>
        </w:rPr>
      </w:pPr>
    </w:p>
    <w:p w14:paraId="4A035294" w14:textId="77777777" w:rsidR="00FA01D5" w:rsidRDefault="00FA01D5" w:rsidP="004548CD">
      <w:pPr>
        <w:pStyle w:val="Heading4"/>
        <w:spacing w:line="360" w:lineRule="auto"/>
        <w:rPr>
          <w:rFonts w:eastAsiaTheme="minorEastAsia"/>
        </w:rPr>
      </w:pPr>
      <w:r>
        <w:rPr>
          <w:rFonts w:eastAsiaTheme="minorEastAsia"/>
        </w:rPr>
        <w:t>S2.5 Correlation between the DEG obtained with limma and edgeR</w:t>
      </w:r>
    </w:p>
    <w:p w14:paraId="7C83D6C5" w14:textId="78AE472D" w:rsidR="00622F6B" w:rsidRDefault="00622F6B" w:rsidP="00D02EA0">
      <w:pPr>
        <w:spacing w:line="360" w:lineRule="auto"/>
        <w:jc w:val="both"/>
      </w:pPr>
      <w:r>
        <w:t xml:space="preserve">We aimed to compare the limma </w:t>
      </w:r>
      <w:r w:rsidR="00AA5DB1">
        <w:t xml:space="preserve">results </w:t>
      </w:r>
      <w:r>
        <w:t>with those obtained with another R</w:t>
      </w:r>
      <w:r w:rsidR="00795E6C">
        <w:t xml:space="preserve"> package to obtain</w:t>
      </w:r>
      <w:r>
        <w:t xml:space="preserve"> DEG, edgeR</w:t>
      </w:r>
      <w:r w:rsidR="00AA5DB1">
        <w:t xml:space="preserve">, </w:t>
      </w:r>
      <w:r>
        <w:t>version 3.5.29</w:t>
      </w:r>
      <w:r w:rsidR="00AA5DB1">
        <w:t xml:space="preserve">, which </w:t>
      </w:r>
      <w:r>
        <w:t xml:space="preserve"> </w:t>
      </w:r>
      <w:r w:rsidR="00AA5DB1">
        <w:t xml:space="preserve">analyses count-based expression data by assuming that the data follows a negative binomial distribution rather than the linear models used by limma </w:t>
      </w:r>
      <w:r>
        <w:fldChar w:fldCharType="begin" w:fldLock="1"/>
      </w:r>
      <w:r w:rsidR="00120ECE">
        <w:instrText>ADDIN CSL_CITATION { "citationItems" : [ { "id" : "ITEM-1", "itemData" : { "DOI" : "10.1093/nar/gks042", "ISSN" : "1362-4962", "PMID" : "22287627", "abstract" : "A flexible statistical framework is developed for the analysis of read counts from RNA-Seq gene expression studies. It provides the ability to analyse complex experiments involving multiple treatment conditions and blocking variables while still taking full account of biological variation. Biological variation between RNA samples is estimated separately from the technical variation associated with sequencing technologies. Novel empirical Bayes methods allow each gene to have its own specific variability, even when there are relatively few biological replicates from which to estimate such variability. The pipeline is implemented in the edgeR package of the Bioconductor project. A case study analysis of carcinoma data demonstrates the ability of generalized linear model methods (GLMs) to detect differential expression in a paired design, and even to detect tumour-specific expression changes. The case study demonstrates the need to allow for gene-specific variability, rather than assuming a common dispersion across genes or a fixed relationship between abundance and variability. Genewise dispersions de-prioritize genes with inconsistent results and allow the main analysis to focus on changes that are consistent between biological replicates. Parallel computational approaches are developed to make non-linear model fitting faster and more reliable, making the application of GLMs to genomic data more convenient and practical. Simulations demonstrate the ability of adjusted profile likelihood estimators to return accurate estimators of biological variability in complex situations. When variation is gene-specific, empirical Bayes estimators provide an advantageous compromise between the extremes of assuming common dispersion or separate genewise dispersion. The methods developed here can also be applied to count data arising from DNA-Seq applications, including ChIP-Seq for epigenetic marks and DNA methylation analyses.", "author" : [ { "dropping-particle" : "", "family" : "McCarthy", "given" : "Davis J", "non-dropping-particle" : "", "parse-names" : false, "suffix" : "" }, { "dropping-particle" : "", "family" : "Chen", "given" : "Yunshun", "non-dropping-particle" : "", "parse-names" : false, "suffix" : "" }, { "dropping-particle" : "", "family" : "Smyth", "given" : "Gordon K", "non-dropping-particle" : "", "parse-names" : false, "suffix" : "" } ], "container-title" : "Nucleic acids research", "id" : "ITEM-1", "issue" : "10", "issued" : { "date-parts" : [ [ "2012", "5" ] ] }, "page" : "4288-97", "title" : "Differential expression analysis of multifactor RNA-Seq experiments with respect to biological variation.", "type" : "article-journal", "volume" : "40" }, "uris" : [ "http://www.mendeley.com/documents/?uuid=e4e08070-041b-4232-b6ec-cc50990598d7" ] }, { "id" : "ITEM-2", "itemData" : { "DOI" : "10.1093/bioinformatics/btp616", "ISSN" : "1367-4811", "PMID" : "19910308", "abstract" : "SUMMARY: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 "author" : [ { "dropping-particle" : "", "family" : "Robinson", "given" : "Mark D", "non-dropping-particle" : "", "parse-names" : false, "suffix" : "" }, { "dropping-particle" : "", "family" : "McCarthy", "given" : "Davis J", "non-dropping-particle" : "", "parse-names" : false, "suffix" : "" }, { "dropping-particle" : "", "family" : "Smyth", "given" : "Gordon K", "non-dropping-particle" : "", "parse-names" : false, "suffix" : "" } ], "container-title" : "Bioinformatics", "id" : "ITEM-2", "issue" : "1", "issued" : { "date-parts" : [ [ "2010", "1", "1" ] ] }, "page" : "139-40", "title" : "edgeR: a Bioconductor package for differential expression analysis of digital gene expression data.", "type" : "article-journal", "volume" : "26" }, "uris" : [ "http://www.mendeley.com/documents/?uuid=5e0d768a-e1ab-40db-9a2b-cc0a0413b4f1" ] }, { "id" : "ITEM-3", "itemData" : { "DOI" : "10.1093/bioinformatics/btm453", "ISSN" : "1367-4811", "PMID" : "17881408", "abstract" : "MOTIVATION: Digital gene expression (DGE) technologies measure gene expression by counting sequence tags. They are sensitive technologies for measuring gene expression on a genomic scale, without the need for prior knowledge of the genome sequence. As the cost of sequencing DNA decreases, the number of DGE datasets is expected to grow dramatically. Various tests of differential expression have been proposed for replicated DGE data using binomial, Poisson, negative binomial or pseudo-likelihood (PL) models for the counts, but none of the these are usable when the number of replicates is very small. RESULTS: We develop tests using the negative binomial distribution to model overdispersion relative to the Poisson, and use conditional weighted likelihood to moderate the level of overdispersion across genes. Not only is our strategy applicable even with the smallest number of libraries, but it also proves to be more powerful than previous strategies when more libraries are available. The methodology is equally applicable to other counting technologies, such as proteomic spectral counts. AVAILABILITY: An R package can be accessed from http://bioinf.wehi.edu.au/resources/", "author" : [ { "dropping-particle" : "", "family" : "Robinson", "given" : "Mark D", "non-dropping-particle" : "", "parse-names" : false, "suffix" : "" }, { "dropping-particle" : "", "family" : "Smyth", "given" : "Gordon K", "non-dropping-particle" : "", "parse-names" : false, "suffix" : "" } ], "container-title" : "Bioinformatics", "id" : "ITEM-3", "issue" : "21", "issued" : { "date-parts" : [ [ "2007", "11", "1" ] ] }, "page" : "2881-7", "title" : "Moderated statistical tests for assessing differences in tag abundance.", "type" : "article-journal", "volume" : "23" }, "uris" : [ "http://www.mendeley.com/documents/?uuid=02bfc0d1-1030-4277-884c-e9c809bc6ee2" ] }, { "id" : "ITEM-4", "itemData" : { "DOI" : "10.1093/biostatistics/kxm030", "ISSN" : "1465-4644", "PMID" : "17728317", "abstract" : "We derive a quantile-adjusted conditional maximum likelihood estimator for the dispersion parameter of the negative binomial distribution and compare its performance, in terms of bias, to various other methods. Our estimation scheme outperforms all other methods in very small samples, typical of those from serial analysis of gene expression studies, the motivating data for this study. The impact of dispersion estimation on hypothesis testing is studied. We derive an \"exact\" test that outperforms the standard approximate asymptotic tests.", "author" : [ { "dropping-particle" : "", "family" : "Robinson", "given" : "Mark D", "non-dropping-particle" : "", "parse-names" : false, "suffix" : "" }, { "dropping-particle" : "", "family" : "Smyth", "given" : "Gordon K", "non-dropping-particle" : "", "parse-names" : false, "suffix" : "" } ], "container-title" : "Biostatistics", "id" : "ITEM-4", "issue" : "2", "issued" : { "date-parts" : [ [ "2008", "4" ] ] }, "page" : "321-32", "title" : "Small-sample estimation of negative binomial dispersion, with applications to SAGE data.", "type" : "article-journal", "volume" : "9" }, "uris" : [ "http://www.mendeley.com/documents/?uuid=0d2d6de2-778f-4891-80b0-f26992b04185" ] } ], "mendeley" : { "formattedCitation" : "(McCarthy, Chen, &amp; Smyth, 2012; Robinson, McCarthy, &amp; Smyth, 2010; Robinson &amp; Smyth, 2007, 2008)", "plainTextFormattedCitation" : "(McCarthy, Chen, &amp; Smyth, 2012; Robinson, McCarthy, &amp; Smyth, 2010; Robinson &amp; Smyth, 2007, 2008)", "previouslyFormattedCitation" : "(McCarthy, Chen, &amp; Smyth, 2012; Robinson, McCarthy, &amp; Smyth, 2010; Robinson &amp; Smyth, 2007, 2008)" }, "properties" : { "noteIndex" : 0 }, "schema" : "https://github.com/citation-style-language/schema/raw/master/csl-citation.json" }</w:instrText>
      </w:r>
      <w:r>
        <w:fldChar w:fldCharType="separate"/>
      </w:r>
      <w:r w:rsidR="00AE5A0C" w:rsidRPr="00AE5A0C">
        <w:rPr>
          <w:i/>
          <w:noProof/>
        </w:rPr>
        <w:t>(McCarthy, Chen, &amp; Smyth, 2012; Robinson, McCarthy, &amp; Smyth, 2010; Robinson &amp; Smyth, 2007, 2008)</w:t>
      </w:r>
      <w:r>
        <w:fldChar w:fldCharType="end"/>
      </w:r>
      <w:r>
        <w:t xml:space="preserve">. The same </w:t>
      </w:r>
      <w:r w:rsidR="00AA5DB1">
        <w:t xml:space="preserve">cpm </w:t>
      </w:r>
      <w:r>
        <w:t xml:space="preserve">filtering criteria </w:t>
      </w:r>
      <w:r w:rsidR="00AA5DB1">
        <w:t xml:space="preserve">and upperquantile normalization </w:t>
      </w:r>
      <w:r>
        <w:t xml:space="preserve">were used. </w:t>
      </w:r>
      <w:r w:rsidR="00AA5DB1">
        <w:t>The genes were ranked by their fold change estimated by either package, and the ranks were compared (</w:t>
      </w:r>
      <w:r w:rsidR="00AA5DB1">
        <w:fldChar w:fldCharType="begin"/>
      </w:r>
      <w:r w:rsidR="00AA5DB1">
        <w:instrText xml:space="preserve"> REF _Ref403984430 \h </w:instrText>
      </w:r>
      <w:r w:rsidR="00D02EA0">
        <w:instrText xml:space="preserve"> \* MERGEFORMAT </w:instrText>
      </w:r>
      <w:r w:rsidR="00AA5DB1">
        <w:fldChar w:fldCharType="separate"/>
      </w:r>
      <w:r w:rsidR="00F85D63" w:rsidRPr="00F85D63">
        <w:rPr>
          <w:b/>
          <w:i/>
        </w:rPr>
        <w:t>Figure</w:t>
      </w:r>
      <w:r w:rsidR="00F85D63" w:rsidRPr="00F85D63">
        <w:rPr>
          <w:b/>
          <w:i/>
          <w:noProof/>
        </w:rPr>
        <w:t xml:space="preserve"> </w:t>
      </w:r>
      <w:r w:rsidR="00F85D63" w:rsidRPr="0059066E">
        <w:rPr>
          <w:b/>
        </w:rPr>
        <w:t xml:space="preserve">S </w:t>
      </w:r>
      <w:r w:rsidR="00F85D63">
        <w:rPr>
          <w:b/>
          <w:i/>
          <w:noProof/>
        </w:rPr>
        <w:t>6</w:t>
      </w:r>
      <w:r w:rsidR="00AA5DB1">
        <w:fldChar w:fldCharType="end"/>
      </w:r>
      <w:r w:rsidR="00AA5DB1">
        <w:t xml:space="preserve">). There was high correlation (&gt;0.96) between the ranks across the four tumour types, suggesting that the results obtained with limma are in agreement with those obtained with edgeR. </w:t>
      </w:r>
      <w:r w:rsidR="00300C6F">
        <w:t>The limma package was used hereafter, given that the processing time was smaller than for edgeR.</w:t>
      </w:r>
    </w:p>
    <w:p w14:paraId="333FB241" w14:textId="77777777" w:rsidR="00C83443" w:rsidRDefault="00C83443" w:rsidP="004548CD">
      <w:pPr>
        <w:spacing w:line="360" w:lineRule="auto"/>
        <w:jc w:val="both"/>
        <w:rPr>
          <w:rFonts w:eastAsiaTheme="minorEastAsia" w:cs="Times New Roman"/>
        </w:rPr>
      </w:pPr>
    </w:p>
    <w:p w14:paraId="2DA63F0E" w14:textId="77777777" w:rsidR="00C83443" w:rsidRDefault="00C83443" w:rsidP="004548CD">
      <w:pPr>
        <w:spacing w:line="360" w:lineRule="auto"/>
        <w:jc w:val="both"/>
        <w:rPr>
          <w:rFonts w:eastAsiaTheme="minorEastAsia" w:cs="Times New Roman"/>
        </w:rPr>
      </w:pPr>
    </w:p>
    <w:p w14:paraId="5DCDD4F3" w14:textId="77777777" w:rsidR="00C83443" w:rsidRDefault="00C83443" w:rsidP="004548CD">
      <w:pPr>
        <w:spacing w:line="360" w:lineRule="auto"/>
        <w:jc w:val="both"/>
        <w:rPr>
          <w:rFonts w:eastAsiaTheme="minorEastAsia" w:cs="Times New Roman"/>
        </w:rPr>
      </w:pPr>
    </w:p>
    <w:p w14:paraId="3C6F5874" w14:textId="77777777" w:rsidR="00C83443" w:rsidRDefault="00C83443" w:rsidP="004548CD">
      <w:pPr>
        <w:spacing w:line="360" w:lineRule="auto"/>
        <w:jc w:val="both"/>
        <w:rPr>
          <w:rFonts w:eastAsiaTheme="minorEastAsia" w:cs="Times New Roman"/>
        </w:rPr>
      </w:pPr>
    </w:p>
    <w:p w14:paraId="16A11C61" w14:textId="77777777" w:rsidR="00C83443" w:rsidRDefault="00C83443" w:rsidP="004548CD">
      <w:pPr>
        <w:spacing w:line="360" w:lineRule="auto"/>
        <w:jc w:val="both"/>
        <w:rPr>
          <w:rFonts w:eastAsiaTheme="minorEastAsia" w:cs="Times New Roman"/>
        </w:rPr>
      </w:pPr>
    </w:p>
    <w:p w14:paraId="2AD6E97E" w14:textId="77777777" w:rsidR="00FA01D5" w:rsidRDefault="00FA01D5" w:rsidP="004548CD">
      <w:pPr>
        <w:spacing w:line="360" w:lineRule="auto"/>
        <w:jc w:val="both"/>
        <w:rPr>
          <w:rFonts w:eastAsiaTheme="minorEastAsia" w:cs="Times New Roman"/>
        </w:rPr>
      </w:pPr>
      <w:r w:rsidRPr="00FA01D5">
        <w:rPr>
          <w:rFonts w:eastAsiaTheme="minorEastAsia" w:cs="Times New Roman"/>
          <w:noProof/>
          <w:lang w:eastAsia="en-AU"/>
        </w:rPr>
        <w:lastRenderedPageBreak/>
        <mc:AlternateContent>
          <mc:Choice Requires="wpg">
            <w:drawing>
              <wp:anchor distT="0" distB="0" distL="114300" distR="114300" simplePos="0" relativeHeight="251665408" behindDoc="0" locked="0" layoutInCell="1" allowOverlap="1" wp14:anchorId="09361847" wp14:editId="02D10D57">
                <wp:simplePos x="0" y="0"/>
                <wp:positionH relativeFrom="margin">
                  <wp:posOffset>8389</wp:posOffset>
                </wp:positionH>
                <wp:positionV relativeFrom="paragraph">
                  <wp:posOffset>-100668</wp:posOffset>
                </wp:positionV>
                <wp:extent cx="5734050" cy="3699545"/>
                <wp:effectExtent l="0" t="0" r="0" b="0"/>
                <wp:wrapNone/>
                <wp:docPr id="103" name="Group 3"/>
                <wp:cNvGraphicFramePr/>
                <a:graphic xmlns:a="http://schemas.openxmlformats.org/drawingml/2006/main">
                  <a:graphicData uri="http://schemas.microsoft.com/office/word/2010/wordprocessingGroup">
                    <wpg:wgp>
                      <wpg:cNvGrpSpPr/>
                      <wpg:grpSpPr>
                        <a:xfrm>
                          <a:off x="0" y="0"/>
                          <a:ext cx="5734050" cy="3699545"/>
                          <a:chOff x="0" y="0"/>
                          <a:chExt cx="12287250" cy="6296025"/>
                        </a:xfrm>
                      </wpg:grpSpPr>
                      <pic:pic xmlns:pic="http://schemas.openxmlformats.org/drawingml/2006/picture">
                        <pic:nvPicPr>
                          <pic:cNvPr id="104" name="Picture 104"/>
                          <pic:cNvPicPr>
                            <a:picLocks noChangeAspect="1"/>
                          </pic:cNvPicPr>
                        </pic:nvPicPr>
                        <pic:blipFill>
                          <a:blip r:embed="rId36"/>
                          <a:stretch>
                            <a:fillRect/>
                          </a:stretch>
                        </pic:blipFill>
                        <pic:spPr>
                          <a:xfrm>
                            <a:off x="0" y="0"/>
                            <a:ext cx="12287250" cy="6296025"/>
                          </a:xfrm>
                          <a:prstGeom prst="rect">
                            <a:avLst/>
                          </a:prstGeom>
                        </pic:spPr>
                      </pic:pic>
                      <wps:wsp>
                        <wps:cNvPr id="105" name="Rectangle 105"/>
                        <wps:cNvSpPr/>
                        <wps:spPr>
                          <a:xfrm>
                            <a:off x="4286252" y="1980330"/>
                            <a:ext cx="1560947" cy="370206"/>
                          </a:xfrm>
                          <a:prstGeom prst="rect">
                            <a:avLst/>
                          </a:prstGeom>
                        </wps:spPr>
                        <wps:txbx>
                          <w:txbxContent>
                            <w:p w14:paraId="15D6834E"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0.963</w:t>
                              </w:r>
                            </w:p>
                          </w:txbxContent>
                        </wps:txbx>
                        <wps:bodyPr wrap="square">
                          <a:noAutofit/>
                        </wps:bodyPr>
                      </wps:wsp>
                      <wps:wsp>
                        <wps:cNvPr id="106" name="Rectangle 106"/>
                        <wps:cNvSpPr/>
                        <wps:spPr>
                          <a:xfrm>
                            <a:off x="10450286" y="2010310"/>
                            <a:ext cx="1545489" cy="370206"/>
                          </a:xfrm>
                          <a:prstGeom prst="rect">
                            <a:avLst/>
                          </a:prstGeom>
                        </wps:spPr>
                        <wps:txbx>
                          <w:txbxContent>
                            <w:p w14:paraId="5710DEDE"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0.966</w:t>
                              </w:r>
                            </w:p>
                          </w:txbxContent>
                        </wps:txbx>
                        <wps:bodyPr wrap="square">
                          <a:noAutofit/>
                        </wps:bodyPr>
                      </wps:wsp>
                      <wps:wsp>
                        <wps:cNvPr id="107" name="Rectangle 107"/>
                        <wps:cNvSpPr/>
                        <wps:spPr>
                          <a:xfrm>
                            <a:off x="4327074" y="5178513"/>
                            <a:ext cx="1535297" cy="370206"/>
                          </a:xfrm>
                          <a:prstGeom prst="rect">
                            <a:avLst/>
                          </a:prstGeom>
                        </wps:spPr>
                        <wps:txbx>
                          <w:txbxContent>
                            <w:p w14:paraId="4464CD7F"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0.969</w:t>
                              </w:r>
                            </w:p>
                          </w:txbxContent>
                        </wps:txbx>
                        <wps:bodyPr wrap="square">
                          <a:noAutofit/>
                        </wps:bodyPr>
                      </wps:wsp>
                      <wps:wsp>
                        <wps:cNvPr id="108" name="Rectangle 108"/>
                        <wps:cNvSpPr/>
                        <wps:spPr>
                          <a:xfrm>
                            <a:off x="10470696" y="5178513"/>
                            <a:ext cx="1537961" cy="370206"/>
                          </a:xfrm>
                          <a:prstGeom prst="rect">
                            <a:avLst/>
                          </a:prstGeom>
                        </wps:spPr>
                        <wps:txbx>
                          <w:txbxContent>
                            <w:p w14:paraId="4465A693"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0.976</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9361847" id="_x0000_s1038" style="position:absolute;left:0;text-align:left;margin-left:.65pt;margin-top:-7.95pt;width:451.5pt;height:291.3pt;z-index:251665408;mso-position-horizontal-relative:margin;mso-width-relative:margin;mso-height-relative:margin" coordsize="122872,6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&#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">
                <v:shape id="Picture 104" o:spid="_x0000_s1039" type="#_x0000_t75" style="position:absolute;width:122872;height:6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kS7EAAAA3AAAAA8AAABkcnMvZG93bnJldi54bWxET01rwkAQvQv9D8sUvJlNpEhJXUUKqUWE&#10;Uo3U45gdk2B2NmRXE/vru4VCb/N4nzNfDqYRN+pcbVlBEsUgiAuray4V5Pts8gzCeWSNjWVScCcH&#10;y8XDaI6ptj1/0m3nSxFC2KWooPK+TaV0RUUGXWRb4sCdbWfQB9iVUnfYh3DTyGkcz6TBmkNDhS29&#10;VlRcdlejoD98Z367OX0Mb3edJ1tcr4rjl1Ljx2H1AsLT4P/Ff+53HebHT/D7TLh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7kS7EAAAA3AAAAA8AAAAAAAAAAAAAAAAA&#10;nwIAAGRycy9kb3ducmV2LnhtbFBLBQYAAAAABAAEAPcAAACQAwAAAAA=&#10;">
                  <v:imagedata r:id="rId37" o:title=""/>
                  <v:path arrowok="t"/>
                </v:shape>
                <v:rect id="Rectangle 105" o:spid="_x0000_s1040" style="position:absolute;left:42862;top:19803;width:156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4isMA&#10;AADcAAAADwAAAGRycy9kb3ducmV2LnhtbERP22rCQBB9F/oPyxT6IrppQ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U4isMAAADcAAAADwAAAAAAAAAAAAAAAACYAgAAZHJzL2Rv&#10;d25yZXYueG1sUEsFBgAAAAAEAAQA9QAAAIgDAAAAAA==&#10;" filled="f" stroked="f">
                  <v:textbox>
                    <w:txbxContent>
                      <w:p w14:paraId="15D6834E"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0.963</w:t>
                        </w:r>
                      </w:p>
                    </w:txbxContent>
                  </v:textbox>
                </v:rect>
                <v:rect id="Rectangle 106" o:spid="_x0000_s1041" style="position:absolute;left:104502;top:20103;width:1545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14:paraId="5710DEDE"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0.966</w:t>
                        </w:r>
                      </w:p>
                    </w:txbxContent>
                  </v:textbox>
                </v:rect>
                <v:rect id="Rectangle 107" o:spid="_x0000_s1042" style="position:absolute;left:43270;top:51785;width:1535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DZsMA&#10;AADcAAAADwAAAGRycy9kb3ducmV2LnhtbERPS2vCQBC+C/0PyxR6Ed20By0xGylCaSgFMT7OQ3ZM&#10;gtnZmN0m6b93BaG3+fiek6xH04ieOldbVvA6j0AQF1bXXCo47D9n7yCcR9bYWCYFf+RgnT5NEoy1&#10;HXhHfe5LEULYxaig8r6NpXRFRQbd3LbEgTvbzqAPsCul7nAI4aaRb1G0kAZrDg0VtrSpqLjkv0bB&#10;UGz70/7nS26np8zyNbtu8uO3Ui/P48cKhKfR/4sf7kyH+dES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DZsMAAADcAAAADwAAAAAAAAAAAAAAAACYAgAAZHJzL2Rv&#10;d25yZXYueG1sUEsFBgAAAAAEAAQA9QAAAIgDAAAAAA==&#10;" filled="f" stroked="f">
                  <v:textbox>
                    <w:txbxContent>
                      <w:p w14:paraId="4464CD7F"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0.969</w:t>
                        </w:r>
                      </w:p>
                    </w:txbxContent>
                  </v:textbox>
                </v:rect>
                <v:rect id="Rectangle 108" o:spid="_x0000_s1043" style="position:absolute;left:104706;top:51785;width:1538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XFMUA&#10;AADcAAAADwAAAGRycy9kb3ducmV2LnhtbESPQWvCQBCF7wX/wzKCl1I39VAkdRURpEEKYmw9D9lp&#10;Epqdjdk1Sf995yB4m+G9ee+b1WZ0jeqpC7VnA6/zBBRx4W3NpYGv8/5lCSpEZIuNZzLwRwE268nT&#10;ClPrBz5Rn8dSSQiHFA1UMbap1qGoyGGY+5ZYtB/fOYyydqW2HQ4S7hq9SJI37bBmaaiwpV1FxW9+&#10;cwaG4thfzp8f+vh8yTxfs+su/z4YM5uO23dQkcb4MN+vMyv4i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JcUxQAAANwAAAAPAAAAAAAAAAAAAAAAAJgCAABkcnMv&#10;ZG93bnJldi54bWxQSwUGAAAAAAQABAD1AAAAigMAAAAA&#10;" filled="f" stroked="f">
                  <v:textbox>
                    <w:txbxContent>
                      <w:p w14:paraId="4465A693" w14:textId="77777777" w:rsidR="00F61C54" w:rsidRPr="00F11EF0" w:rsidRDefault="00F61C54" w:rsidP="00FA01D5">
                        <w:pPr>
                          <w:pStyle w:val="NormalWeb"/>
                          <w:spacing w:before="0" w:beforeAutospacing="0" w:after="0" w:afterAutospacing="0"/>
                          <w:rPr>
                            <w:sz w:val="20"/>
                            <w:szCs w:val="22"/>
                          </w:rPr>
                        </w:pPr>
                        <w:r w:rsidRPr="00F11EF0">
                          <w:rPr>
                            <w:rFonts w:asciiTheme="minorHAnsi" w:hAnsi="Calibri" w:cstheme="minorBidi"/>
                            <w:color w:val="000000" w:themeColor="text1"/>
                            <w:kern w:val="24"/>
                            <w:sz w:val="20"/>
                            <w:szCs w:val="22"/>
                            <w:lang w:val="el-GR"/>
                          </w:rPr>
                          <w:t>ρ</w:t>
                        </w:r>
                        <w:r w:rsidRPr="00F11EF0">
                          <w:rPr>
                            <w:rFonts w:asciiTheme="minorHAnsi" w:hAnsi="Calibri" w:cstheme="minorBidi"/>
                            <w:color w:val="000000" w:themeColor="text1"/>
                            <w:kern w:val="24"/>
                            <w:sz w:val="20"/>
                            <w:szCs w:val="22"/>
                          </w:rPr>
                          <w:t xml:space="preserve"> = 0.976</w:t>
                        </w:r>
                      </w:p>
                    </w:txbxContent>
                  </v:textbox>
                </v:rect>
                <w10:wrap anchorx="margin"/>
              </v:group>
            </w:pict>
          </mc:Fallback>
        </mc:AlternateContent>
      </w:r>
    </w:p>
    <w:p w14:paraId="11C84198" w14:textId="77777777" w:rsidR="00FA01D5" w:rsidRDefault="00FA01D5" w:rsidP="004548CD">
      <w:pPr>
        <w:spacing w:line="360" w:lineRule="auto"/>
        <w:jc w:val="both"/>
        <w:rPr>
          <w:rFonts w:eastAsiaTheme="minorEastAsia" w:cs="Times New Roman"/>
        </w:rPr>
      </w:pPr>
    </w:p>
    <w:p w14:paraId="4A892E3F" w14:textId="77777777" w:rsidR="00FA01D5" w:rsidRDefault="00FA01D5" w:rsidP="004548CD">
      <w:pPr>
        <w:spacing w:line="360" w:lineRule="auto"/>
        <w:jc w:val="both"/>
        <w:rPr>
          <w:rFonts w:eastAsiaTheme="minorEastAsia" w:cs="Times New Roman"/>
        </w:rPr>
      </w:pPr>
    </w:p>
    <w:p w14:paraId="0BC0126A" w14:textId="77777777" w:rsidR="00FA01D5" w:rsidRDefault="00FA01D5" w:rsidP="004548CD">
      <w:pPr>
        <w:spacing w:line="360" w:lineRule="auto"/>
        <w:jc w:val="both"/>
        <w:rPr>
          <w:rFonts w:eastAsiaTheme="minorEastAsia" w:cs="Times New Roman"/>
        </w:rPr>
      </w:pPr>
    </w:p>
    <w:p w14:paraId="628F12B8" w14:textId="77777777" w:rsidR="00FA01D5" w:rsidRDefault="00FA01D5" w:rsidP="004548CD">
      <w:pPr>
        <w:spacing w:line="360" w:lineRule="auto"/>
        <w:jc w:val="both"/>
        <w:rPr>
          <w:rFonts w:eastAsiaTheme="minorEastAsia" w:cs="Times New Roman"/>
        </w:rPr>
      </w:pPr>
    </w:p>
    <w:p w14:paraId="25CE0F1C" w14:textId="77777777" w:rsidR="00FA01D5" w:rsidRDefault="00FA01D5" w:rsidP="004548CD">
      <w:pPr>
        <w:spacing w:line="360" w:lineRule="auto"/>
        <w:jc w:val="both"/>
        <w:rPr>
          <w:rFonts w:eastAsiaTheme="minorEastAsia" w:cs="Times New Roman"/>
        </w:rPr>
      </w:pPr>
    </w:p>
    <w:p w14:paraId="6D267F15" w14:textId="77777777" w:rsidR="00FA01D5" w:rsidRDefault="00FA01D5" w:rsidP="004548CD">
      <w:pPr>
        <w:spacing w:line="360" w:lineRule="auto"/>
        <w:jc w:val="both"/>
        <w:rPr>
          <w:rFonts w:eastAsiaTheme="minorEastAsia" w:cs="Times New Roman"/>
        </w:rPr>
      </w:pPr>
    </w:p>
    <w:p w14:paraId="78E647A1" w14:textId="77777777" w:rsidR="00FA01D5" w:rsidRDefault="00FA01D5" w:rsidP="004548CD">
      <w:pPr>
        <w:spacing w:line="360" w:lineRule="auto"/>
        <w:jc w:val="both"/>
        <w:rPr>
          <w:rFonts w:eastAsiaTheme="minorEastAsia" w:cs="Times New Roman"/>
        </w:rPr>
      </w:pPr>
    </w:p>
    <w:p w14:paraId="54F51DBA" w14:textId="77777777" w:rsidR="0059066E" w:rsidRDefault="0059066E" w:rsidP="00AA5DB1">
      <w:pPr>
        <w:pStyle w:val="Caption"/>
      </w:pPr>
      <w:bookmarkStart w:id="213" w:name="_Ref403984430"/>
    </w:p>
    <w:p w14:paraId="5A825763" w14:textId="77777777" w:rsidR="0059066E" w:rsidRDefault="0059066E" w:rsidP="00AA5DB1">
      <w:pPr>
        <w:pStyle w:val="Caption"/>
      </w:pPr>
    </w:p>
    <w:p w14:paraId="555F639B" w14:textId="77777777" w:rsidR="0059066E" w:rsidRDefault="0059066E" w:rsidP="00AA5DB1">
      <w:pPr>
        <w:pStyle w:val="Caption"/>
      </w:pPr>
    </w:p>
    <w:p w14:paraId="3556E732" w14:textId="4DBD7E8A" w:rsidR="00552EFF" w:rsidRPr="0059066E" w:rsidRDefault="00AA5DB1" w:rsidP="00120233">
      <w:pPr>
        <w:pStyle w:val="Caption"/>
        <w:jc w:val="both"/>
        <w:rPr>
          <w:rFonts w:eastAsiaTheme="minorEastAsia" w:cs="Times New Roman"/>
          <w:i w:val="0"/>
          <w:color w:val="auto"/>
        </w:rPr>
      </w:pPr>
      <w:r w:rsidRPr="0059066E">
        <w:rPr>
          <w:b/>
          <w:i w:val="0"/>
          <w:color w:val="auto"/>
        </w:rPr>
        <w:t xml:space="preserve">Figure S </w:t>
      </w:r>
      <w:r w:rsidRPr="0059066E">
        <w:rPr>
          <w:b/>
          <w:i w:val="0"/>
          <w:color w:val="auto"/>
        </w:rPr>
        <w:fldChar w:fldCharType="begin"/>
      </w:r>
      <w:r w:rsidRPr="0059066E">
        <w:rPr>
          <w:b/>
          <w:i w:val="0"/>
          <w:color w:val="auto"/>
        </w:rPr>
        <w:instrText xml:space="preserve"> SEQ Figure_S \* ARABIC </w:instrText>
      </w:r>
      <w:r w:rsidRPr="0059066E">
        <w:rPr>
          <w:b/>
          <w:i w:val="0"/>
          <w:color w:val="auto"/>
        </w:rPr>
        <w:fldChar w:fldCharType="separate"/>
      </w:r>
      <w:r w:rsidR="00F85D63">
        <w:rPr>
          <w:b/>
          <w:i w:val="0"/>
          <w:noProof/>
          <w:color w:val="auto"/>
        </w:rPr>
        <w:t>6</w:t>
      </w:r>
      <w:r w:rsidRPr="0059066E">
        <w:rPr>
          <w:b/>
          <w:i w:val="0"/>
          <w:color w:val="auto"/>
        </w:rPr>
        <w:fldChar w:fldCharType="end"/>
      </w:r>
      <w:bookmarkEnd w:id="213"/>
      <w:r w:rsidRPr="0059066E">
        <w:rPr>
          <w:b/>
          <w:i w:val="0"/>
          <w:color w:val="auto"/>
        </w:rPr>
        <w:t>. Comparison of the fold-change ranks</w:t>
      </w:r>
      <w:r w:rsidRPr="0059066E">
        <w:rPr>
          <w:b/>
          <w:i w:val="0"/>
          <w:noProof/>
          <w:color w:val="auto"/>
        </w:rPr>
        <w:t xml:space="preserve"> of genes obtained with limma and edgeR.</w:t>
      </w:r>
      <w:r w:rsidR="0059066E" w:rsidRPr="0059066E">
        <w:rPr>
          <w:i w:val="0"/>
          <w:noProof/>
          <w:color w:val="auto"/>
        </w:rPr>
        <w:t xml:space="preserve"> For each tumour type, the genes were ranked by the fold changes estimated by limma and edgeR. The Spearman correlation coefficient between the ranks was calculated, which shows a consistently high correlation between the ranks.</w:t>
      </w:r>
    </w:p>
    <w:p w14:paraId="61F03ECE" w14:textId="77777777" w:rsidR="00552EFF" w:rsidRDefault="00552EFF" w:rsidP="004548CD">
      <w:pPr>
        <w:spacing w:line="360" w:lineRule="auto"/>
        <w:jc w:val="both"/>
        <w:rPr>
          <w:rFonts w:eastAsiaTheme="minorEastAsia" w:cs="Times New Roman"/>
        </w:rPr>
      </w:pPr>
    </w:p>
    <w:p w14:paraId="58A65647" w14:textId="1CEB55CA" w:rsidR="00552EFF" w:rsidRDefault="0059066E" w:rsidP="00D02EA0">
      <w:pPr>
        <w:pStyle w:val="Heading3"/>
        <w:spacing w:line="360" w:lineRule="auto"/>
      </w:pPr>
      <w:bookmarkStart w:id="214" w:name="_Toc404262929"/>
      <w:r>
        <w:t>S3. Comparing the age of the tumour and normal transcriptomes using microarray data</w:t>
      </w:r>
      <w:bookmarkEnd w:id="214"/>
    </w:p>
    <w:p w14:paraId="23DCC363" w14:textId="6AD8F675" w:rsidR="00552EFF" w:rsidRDefault="00D02EA0" w:rsidP="00D02EA0">
      <w:pPr>
        <w:spacing w:line="360" w:lineRule="auto"/>
        <w:jc w:val="both"/>
        <w:rPr>
          <w:rFonts w:eastAsiaTheme="minorEastAsia" w:cs="Times New Roman"/>
        </w:rPr>
      </w:pPr>
      <w:r>
        <w:rPr>
          <w:rFonts w:eastAsiaTheme="minorEastAsia" w:cs="Times New Roman"/>
        </w:rPr>
        <w:t>T</w:t>
      </w:r>
      <w:r w:rsidR="00B836DD">
        <w:rPr>
          <w:rFonts w:eastAsiaTheme="minorEastAsia" w:cs="Times New Roman"/>
        </w:rPr>
        <w:t xml:space="preserve">he TAI </w:t>
      </w:r>
      <w:r>
        <w:rPr>
          <w:rFonts w:eastAsiaTheme="minorEastAsia" w:cs="Times New Roman"/>
        </w:rPr>
        <w:t>has been traditionally</w:t>
      </w:r>
      <w:r w:rsidR="00D82048">
        <w:rPr>
          <w:rFonts w:eastAsiaTheme="minorEastAsia" w:cs="Times New Roman"/>
        </w:rPr>
        <w:t xml:space="preserve"> calculated</w:t>
      </w:r>
      <w:r>
        <w:rPr>
          <w:rFonts w:eastAsiaTheme="minorEastAsia" w:cs="Times New Roman"/>
        </w:rPr>
        <w:t xml:space="preserve"> </w:t>
      </w:r>
      <w:r w:rsidR="00B836DD">
        <w:rPr>
          <w:rFonts w:eastAsiaTheme="minorEastAsia" w:cs="Times New Roman"/>
        </w:rPr>
        <w:t>using microarray, rather than RNAseq data</w:t>
      </w:r>
      <w:r w:rsidR="00D82048">
        <w:rPr>
          <w:rFonts w:eastAsiaTheme="minorEastAsia" w:cs="Times New Roman"/>
        </w:rPr>
        <w:t xml:space="preserve"> </w:t>
      </w:r>
      <w:r w:rsidR="00D82048">
        <w:rPr>
          <w:rFonts w:eastAsiaTheme="minorEastAsia" w:cs="Times New Roman"/>
        </w:rPr>
        <w:fldChar w:fldCharType="begin" w:fldLock="1"/>
      </w:r>
      <w:r w:rsidR="00120ECE">
        <w:rPr>
          <w:rFonts w:eastAsiaTheme="minorEastAsia" w:cs="Times New Roman"/>
        </w:rPr>
        <w:instrText>ADDIN CSL_CITATION { "citationItems" : [ { "id" : "ITEM-1", "itemData" : { "DOI" : "10.1038/nature09632", "ISSN" : "1476-4687", "PMID" : "21150997", "abstract" : "Parallels between phylogeny and ontogeny have been discussed for almost two centuries, and a number of theories have been proposed to explain such patterns. Especially elusive is the phylotypic stage, a phase during development where species within a phylum are particularly similar to each other. Although this has formerly been interpreted as a recapitulation of phylogeny, it is now thought to reflect an ontogenetic progression phase, where strong constraints on developmental regulation and gene interactions exist. Several studies have shown that genes expressed during this stage evolve at a slower rate, but it has so far not been possible to derive an unequivocal molecular signature associated with this stage. Here we use a combination of phylostratigraphy and stage-specific gene expression data to generate a cumulative index that reflects the evolutionary age of the transcriptome at given ontogenetic stages. Using zebrafish ontogeny and adult development as a model, we find that the phylotypic stage does indeed express the oldest transcriptome set and that younger sets are expressed during early and late development, thus faithfully mirroring the hourglass model of morphological divergence. Reproductively active animals show the youngest transcriptome, with major differences between males and females. Notably, ageing animals express increasingly older genes. Comparisons with similar data sets from flies and nematodes show that this pattern occurs across phyla. Our results indicate that an old transcriptome marks the phylotypic phase and that phylogenetic differences at other ontogenetic stages correlate with the expression of newly evolved genes.", "author" : [ { "dropping-particle" : "", "family" : "Domazet-Lo\u0161o", "given" : "Tomislav", "non-dropping-particle" : "", "parse-names" : false, "suffix" : "" }, { "dropping-particle" : "", "family" : "Tautz", "given" : "Diethard", "non-dropping-particle" : "", "parse-names" : false, "suffix" : "" } ], "container-title" : "Nature", "id" : "ITEM-1", "issue" : "7325", "issued" : { "date-parts" : [ [ "2010", "12", "9" ] ] }, "page" : "815-8", "title" : "A phylogenetically based transcriptome age index mirrors ontogenetic divergence patterns.", "type" : "article-journal", "volume" : "468" }, "uris" : [ "http://www.mendeley.com/documents/?uuid=baaf3d67-7c76-437b-91f2-6133928c8052" ] } ], "mendeley" : { "formattedCitation" : "(Domazet-Lo\u0161o &amp; Tautz, 2010)", "plainTextFormattedCitation" : "(Domazet-Lo\u0161o &amp; Tautz, 2010)", "previouslyFormattedCitation" : "(Domazet-Lo\u0161o &amp; Tautz, 2010)" }, "properties" : { "noteIndex" : 0 }, "schema" : "https://github.com/citation-style-language/schema/raw/master/csl-citation.json" }</w:instrText>
      </w:r>
      <w:r w:rsidR="00D82048">
        <w:rPr>
          <w:rFonts w:eastAsiaTheme="minorEastAsia" w:cs="Times New Roman"/>
        </w:rPr>
        <w:fldChar w:fldCharType="separate"/>
      </w:r>
      <w:r w:rsidR="00D82048" w:rsidRPr="00AE5A0C">
        <w:rPr>
          <w:rFonts w:eastAsiaTheme="minorEastAsia" w:cs="Times New Roman"/>
          <w:noProof/>
        </w:rPr>
        <w:t>(Domazet-Lošo &amp; Tautz, 2010)</w:t>
      </w:r>
      <w:r w:rsidR="00D82048">
        <w:rPr>
          <w:rFonts w:eastAsiaTheme="minorEastAsia" w:cs="Times New Roman"/>
        </w:rPr>
        <w:fldChar w:fldCharType="end"/>
      </w:r>
      <w:r w:rsidR="00B836DD">
        <w:rPr>
          <w:rFonts w:eastAsiaTheme="minorEastAsia" w:cs="Times New Roman"/>
        </w:rPr>
        <w:t>. Therefore, we aimed to reproduce our results using TCGA microarray data of BRCA samples.</w:t>
      </w:r>
    </w:p>
    <w:p w14:paraId="36FBBB1A" w14:textId="497DCD22" w:rsidR="00A452DC" w:rsidRDefault="00A452DC" w:rsidP="004548CD">
      <w:pPr>
        <w:spacing w:line="360" w:lineRule="auto"/>
        <w:jc w:val="both"/>
        <w:rPr>
          <w:rFonts w:eastAsiaTheme="minorEastAsia" w:cs="Times New Roman"/>
        </w:rPr>
      </w:pPr>
      <w:r>
        <w:rPr>
          <w:rFonts w:eastAsiaTheme="minorEastAsia" w:cs="Times New Roman"/>
        </w:rPr>
        <w:t xml:space="preserve">Agilent level 1 raw microarray intensities </w:t>
      </w:r>
      <w:r w:rsidR="00D82048">
        <w:rPr>
          <w:rFonts w:eastAsiaTheme="minorEastAsia" w:cs="Times New Roman"/>
        </w:rPr>
        <w:t>of</w:t>
      </w:r>
      <w:r w:rsidR="00120233">
        <w:rPr>
          <w:rFonts w:eastAsiaTheme="minorEastAsia" w:cs="Times New Roman"/>
        </w:rPr>
        <w:t xml:space="preserve"> 530 tumour and 63 normal samples </w:t>
      </w:r>
      <w:r w:rsidR="00D82048">
        <w:rPr>
          <w:rFonts w:eastAsiaTheme="minorEastAsia" w:cs="Times New Roman"/>
        </w:rPr>
        <w:t xml:space="preserve">were </w:t>
      </w:r>
      <w:r>
        <w:rPr>
          <w:rFonts w:eastAsiaTheme="minorEastAsia" w:cs="Times New Roman"/>
        </w:rPr>
        <w:t xml:space="preserve">downloaded from TCGA. Limma was used to read in the entire raw data simultaneously, the “normexp” background correction method was </w:t>
      </w:r>
      <w:r w:rsidR="008D73ED">
        <w:rPr>
          <w:rFonts w:eastAsiaTheme="minorEastAsia" w:cs="Times New Roman"/>
        </w:rPr>
        <w:t>applied</w:t>
      </w:r>
      <w:r>
        <w:rPr>
          <w:rFonts w:eastAsiaTheme="minorEastAsia" w:cs="Times New Roman"/>
        </w:rPr>
        <w:t xml:space="preserve">, with an offset of 16. The red channel was </w:t>
      </w:r>
      <w:r w:rsidR="008D73ED">
        <w:rPr>
          <w:rFonts w:eastAsiaTheme="minorEastAsia" w:cs="Times New Roman"/>
        </w:rPr>
        <w:t xml:space="preserve">subsequently </w:t>
      </w:r>
      <w:r>
        <w:rPr>
          <w:rFonts w:eastAsiaTheme="minorEastAsia" w:cs="Times New Roman"/>
        </w:rPr>
        <w:t>quantile normalized between arrays</w:t>
      </w:r>
      <w:r w:rsidR="008D73ED">
        <w:rPr>
          <w:rFonts w:eastAsiaTheme="minorEastAsia" w:cs="Times New Roman"/>
        </w:rPr>
        <w:t>, and used hereafter.</w:t>
      </w:r>
      <w:r w:rsidR="00045B1D">
        <w:rPr>
          <w:rFonts w:eastAsiaTheme="minorEastAsia" w:cs="Times New Roman"/>
        </w:rPr>
        <w:t xml:space="preserve"> </w:t>
      </w:r>
      <w:r>
        <w:rPr>
          <w:rFonts w:eastAsiaTheme="minorEastAsia" w:cs="Times New Roman"/>
        </w:rPr>
        <w:t xml:space="preserve">The median intensity of the probes </w:t>
      </w:r>
      <w:r w:rsidR="00D25D72">
        <w:rPr>
          <w:rFonts w:eastAsiaTheme="minorEastAsia" w:cs="Times New Roman"/>
        </w:rPr>
        <w:t>mapping to</w:t>
      </w:r>
      <w:r>
        <w:rPr>
          <w:rFonts w:eastAsiaTheme="minorEastAsia" w:cs="Times New Roman"/>
        </w:rPr>
        <w:t xml:space="preserve"> each gene was used to represent the expression value of the gene. Probes that belong to multiple genes were excluded from the analysis.</w:t>
      </w:r>
    </w:p>
    <w:p w14:paraId="16E06CDB" w14:textId="3F2DFA8E" w:rsidR="00A452DC" w:rsidRDefault="00A452DC" w:rsidP="004548CD">
      <w:pPr>
        <w:spacing w:line="360" w:lineRule="auto"/>
        <w:jc w:val="both"/>
        <w:rPr>
          <w:rFonts w:eastAsiaTheme="minorEastAsia" w:cs="Times New Roman"/>
        </w:rPr>
      </w:pPr>
      <w:r>
        <w:rPr>
          <w:rFonts w:eastAsiaTheme="minorEastAsia" w:cs="Times New Roman"/>
        </w:rPr>
        <w:t>The assignment of genes to phylostrata was carried out as previously explained in the Methods section. A total of 157</w:t>
      </w:r>
      <w:r w:rsidR="00D25D72">
        <w:rPr>
          <w:rFonts w:eastAsiaTheme="minorEastAsia" w:cs="Times New Roman"/>
        </w:rPr>
        <w:t>64</w:t>
      </w:r>
      <w:r>
        <w:rPr>
          <w:rFonts w:eastAsiaTheme="minorEastAsia" w:cs="Times New Roman"/>
        </w:rPr>
        <w:t xml:space="preserve"> genes overlapped between the microarray platform and the genes available in OrthoMCL.</w:t>
      </w:r>
      <w:r w:rsidR="00D25D72">
        <w:rPr>
          <w:rFonts w:eastAsiaTheme="minorEastAsia" w:cs="Times New Roman"/>
        </w:rPr>
        <w:t xml:space="preserve"> The distribution of genes assigned to the phylostrata closely follows the distribution obtained for the RNAseq platform (</w:t>
      </w:r>
      <w:r w:rsidR="00D25D72">
        <w:rPr>
          <w:rFonts w:eastAsiaTheme="minorEastAsia" w:cs="Times New Roman"/>
        </w:rPr>
        <w:fldChar w:fldCharType="begin"/>
      </w:r>
      <w:r w:rsidR="00D25D72">
        <w:rPr>
          <w:rFonts w:eastAsiaTheme="minorEastAsia" w:cs="Times New Roman"/>
        </w:rPr>
        <w:instrText xml:space="preserve"> REF _Ref403987438 \h </w:instrText>
      </w:r>
      <w:r w:rsidR="00D25D72">
        <w:rPr>
          <w:rFonts w:eastAsiaTheme="minorEastAsia" w:cs="Times New Roman"/>
        </w:rPr>
      </w:r>
      <w:r w:rsidR="00D25D72">
        <w:rPr>
          <w:rFonts w:eastAsiaTheme="minorEastAsia" w:cs="Times New Roman"/>
        </w:rPr>
        <w:fldChar w:fldCharType="separate"/>
      </w:r>
      <w:r w:rsidR="00F85D63" w:rsidRPr="00120233">
        <w:rPr>
          <w:b/>
          <w:sz w:val="18"/>
          <w:szCs w:val="18"/>
        </w:rPr>
        <w:t xml:space="preserve">Figure S </w:t>
      </w:r>
      <w:r w:rsidR="00F85D63">
        <w:rPr>
          <w:b/>
          <w:noProof/>
          <w:sz w:val="18"/>
          <w:szCs w:val="18"/>
        </w:rPr>
        <w:t>7</w:t>
      </w:r>
      <w:r w:rsidR="00D25D72">
        <w:rPr>
          <w:rFonts w:eastAsiaTheme="minorEastAsia" w:cs="Times New Roman"/>
        </w:rPr>
        <w:fldChar w:fldCharType="end"/>
      </w:r>
      <w:r w:rsidR="00D25D72">
        <w:rPr>
          <w:rFonts w:eastAsiaTheme="minorEastAsia" w:cs="Times New Roman"/>
        </w:rPr>
        <w:t>).</w:t>
      </w:r>
    </w:p>
    <w:p w14:paraId="67406D2D" w14:textId="746D93B6" w:rsidR="00552EFF" w:rsidRDefault="00932018" w:rsidP="004548CD">
      <w:pPr>
        <w:spacing w:line="360" w:lineRule="auto"/>
        <w:jc w:val="both"/>
        <w:rPr>
          <w:rFonts w:eastAsiaTheme="minorEastAsia" w:cs="Times New Roman"/>
        </w:rPr>
      </w:pPr>
      <w:r>
        <w:rPr>
          <w:noProof/>
          <w:lang w:eastAsia="en-AU"/>
        </w:rPr>
        <w:lastRenderedPageBreak/>
        <w:drawing>
          <wp:inline distT="0" distB="0" distL="0" distR="0" wp14:anchorId="2AC8B0EB" wp14:editId="10A03E4D">
            <wp:extent cx="5731510" cy="34391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890"/>
                    <a:stretch/>
                  </pic:blipFill>
                  <pic:spPr bwMode="auto">
                    <a:xfrm>
                      <a:off x="0" y="0"/>
                      <a:ext cx="5731510" cy="3439160"/>
                    </a:xfrm>
                    <a:prstGeom prst="rect">
                      <a:avLst/>
                    </a:prstGeom>
                    <a:ln>
                      <a:noFill/>
                    </a:ln>
                    <a:extLst>
                      <a:ext uri="{53640926-AAD7-44D8-BBD7-CCE9431645EC}">
                        <a14:shadowObscured xmlns:a14="http://schemas.microsoft.com/office/drawing/2010/main"/>
                      </a:ext>
                    </a:extLst>
                  </pic:spPr>
                </pic:pic>
              </a:graphicData>
            </a:graphic>
          </wp:inline>
        </w:drawing>
      </w:r>
    </w:p>
    <w:p w14:paraId="10E559B3" w14:textId="6E82D893" w:rsidR="00D25D72" w:rsidRPr="00D25D72" w:rsidRDefault="00D25D72" w:rsidP="00120233">
      <w:pPr>
        <w:spacing w:line="240" w:lineRule="auto"/>
        <w:jc w:val="both"/>
        <w:rPr>
          <w:rFonts w:eastAsiaTheme="minorEastAsia" w:cs="Times New Roman"/>
          <w:i/>
        </w:rPr>
      </w:pPr>
      <w:bookmarkStart w:id="215" w:name="_Ref403987438"/>
      <w:r w:rsidRPr="00120233">
        <w:rPr>
          <w:b/>
          <w:sz w:val="18"/>
          <w:szCs w:val="18"/>
        </w:rPr>
        <w:t xml:space="preserve">Figure S </w:t>
      </w:r>
      <w:r w:rsidRPr="00120233">
        <w:rPr>
          <w:b/>
          <w:sz w:val="18"/>
          <w:szCs w:val="18"/>
        </w:rPr>
        <w:fldChar w:fldCharType="begin"/>
      </w:r>
      <w:r w:rsidRPr="00120233">
        <w:rPr>
          <w:b/>
          <w:sz w:val="18"/>
          <w:szCs w:val="18"/>
        </w:rPr>
        <w:instrText xml:space="preserve"> SEQ Figure_S \* ARABIC </w:instrText>
      </w:r>
      <w:r w:rsidRPr="00120233">
        <w:rPr>
          <w:b/>
          <w:sz w:val="18"/>
          <w:szCs w:val="18"/>
        </w:rPr>
        <w:fldChar w:fldCharType="separate"/>
      </w:r>
      <w:r w:rsidR="00F85D63">
        <w:rPr>
          <w:b/>
          <w:noProof/>
          <w:sz w:val="18"/>
          <w:szCs w:val="18"/>
        </w:rPr>
        <w:t>7</w:t>
      </w:r>
      <w:r w:rsidRPr="00120233">
        <w:rPr>
          <w:b/>
          <w:sz w:val="18"/>
          <w:szCs w:val="18"/>
        </w:rPr>
        <w:fldChar w:fldCharType="end"/>
      </w:r>
      <w:bookmarkEnd w:id="215"/>
      <w:r w:rsidRPr="00120233">
        <w:rPr>
          <w:b/>
          <w:sz w:val="18"/>
          <w:szCs w:val="18"/>
        </w:rPr>
        <w:t>. Distribution of the number of genes assigned to each phylostratum using the microarray and RNAseq TCGA data.</w:t>
      </w:r>
      <w:r w:rsidRPr="00120233">
        <w:rPr>
          <w:sz w:val="18"/>
          <w:szCs w:val="18"/>
        </w:rPr>
        <w:t xml:space="preserve"> The distribution obtained with the genes available on the microarray platform closely resembles the one previously found for the RNAseq analysis, suggesting that there are not new biases in the number of genes assigned to </w:t>
      </w:r>
      <w:r w:rsidR="00120233">
        <w:rPr>
          <w:sz w:val="18"/>
          <w:szCs w:val="18"/>
        </w:rPr>
        <w:t xml:space="preserve">the </w:t>
      </w:r>
      <w:r w:rsidRPr="00120233">
        <w:rPr>
          <w:sz w:val="18"/>
          <w:szCs w:val="18"/>
        </w:rPr>
        <w:t>phylostrat</w:t>
      </w:r>
      <w:r w:rsidR="00120233">
        <w:rPr>
          <w:sz w:val="18"/>
          <w:szCs w:val="18"/>
        </w:rPr>
        <w:t>a</w:t>
      </w:r>
      <w:r w:rsidRPr="00120233">
        <w:rPr>
          <w:sz w:val="18"/>
          <w:szCs w:val="18"/>
        </w:rPr>
        <w:t>.</w:t>
      </w:r>
    </w:p>
    <w:p w14:paraId="52A50402" w14:textId="77777777" w:rsidR="00FA01D5" w:rsidRDefault="00FA01D5" w:rsidP="004548CD">
      <w:pPr>
        <w:spacing w:line="360" w:lineRule="auto"/>
        <w:jc w:val="both"/>
        <w:rPr>
          <w:rFonts w:eastAsiaTheme="minorEastAsia" w:cs="Times New Roman"/>
        </w:rPr>
      </w:pPr>
    </w:p>
    <w:p w14:paraId="52BEC935" w14:textId="14776FD6" w:rsidR="00B535AE" w:rsidRDefault="00B535AE" w:rsidP="004548CD">
      <w:pPr>
        <w:spacing w:line="360" w:lineRule="auto"/>
        <w:jc w:val="both"/>
        <w:rPr>
          <w:rFonts w:eastAsiaTheme="minorEastAsia" w:cs="Times New Roman"/>
        </w:rPr>
      </w:pPr>
      <w:r>
        <w:rPr>
          <w:rFonts w:eastAsiaTheme="minorEastAsia" w:cs="Times New Roman"/>
        </w:rPr>
        <w:t>Next, the TAI of the normal and tumour BRCA samples were calculated using the microarr</w:t>
      </w:r>
      <w:r w:rsidR="00120233">
        <w:rPr>
          <w:rFonts w:eastAsiaTheme="minorEastAsia" w:cs="Times New Roman"/>
        </w:rPr>
        <w:t>ay expression values. T</w:t>
      </w:r>
      <w:r>
        <w:rPr>
          <w:rFonts w:eastAsiaTheme="minorEastAsia" w:cs="Times New Roman"/>
        </w:rPr>
        <w:t>he TAI of tumour samples was lower than the TAI of normal samples</w:t>
      </w:r>
      <w:r w:rsidR="00120233">
        <w:rPr>
          <w:rFonts w:eastAsiaTheme="minorEastAsia" w:cs="Times New Roman"/>
        </w:rPr>
        <w:t xml:space="preserve">, and </w:t>
      </w:r>
      <w:r>
        <w:rPr>
          <w:rFonts w:eastAsiaTheme="minorEastAsia" w:cs="Times New Roman"/>
        </w:rPr>
        <w:t>the ranges of the TAI were similar to thos</w:t>
      </w:r>
      <w:r w:rsidR="00120233">
        <w:rPr>
          <w:rFonts w:eastAsiaTheme="minorEastAsia" w:cs="Times New Roman"/>
        </w:rPr>
        <w:t>e obtained with the RNAseq data</w:t>
      </w:r>
      <w:r w:rsidR="00D82048">
        <w:rPr>
          <w:rFonts w:eastAsiaTheme="minorEastAsia" w:cs="Times New Roman"/>
        </w:rPr>
        <w:t xml:space="preserve"> (</w:t>
      </w:r>
      <w:r w:rsidR="00D82048">
        <w:rPr>
          <w:rFonts w:eastAsiaTheme="minorEastAsia" w:cs="Times New Roman"/>
        </w:rPr>
        <w:fldChar w:fldCharType="begin"/>
      </w:r>
      <w:r w:rsidR="00D82048">
        <w:rPr>
          <w:rFonts w:eastAsiaTheme="minorEastAsia" w:cs="Times New Roman"/>
        </w:rPr>
        <w:instrText xml:space="preserve"> REF _Ref404248373 \h </w:instrText>
      </w:r>
      <w:r w:rsidR="00D82048">
        <w:rPr>
          <w:rFonts w:eastAsiaTheme="minorEastAsia" w:cs="Times New Roman"/>
        </w:rPr>
      </w:r>
      <w:r w:rsidR="00D82048">
        <w:rPr>
          <w:rFonts w:eastAsiaTheme="minorEastAsia" w:cs="Times New Roman"/>
        </w:rPr>
        <w:fldChar w:fldCharType="separate"/>
      </w:r>
      <w:r w:rsidR="00F85D63" w:rsidRPr="00B535AE">
        <w:rPr>
          <w:b/>
        </w:rPr>
        <w:t xml:space="preserve">Figure S </w:t>
      </w:r>
      <w:r w:rsidR="00F85D63">
        <w:rPr>
          <w:b/>
          <w:i/>
          <w:noProof/>
        </w:rPr>
        <w:t>8</w:t>
      </w:r>
      <w:r w:rsidR="00D82048">
        <w:rPr>
          <w:rFonts w:eastAsiaTheme="minorEastAsia" w:cs="Times New Roman"/>
        </w:rPr>
        <w:fldChar w:fldCharType="end"/>
      </w:r>
      <w:r w:rsidR="00D82048">
        <w:rPr>
          <w:rFonts w:eastAsiaTheme="minorEastAsia" w:cs="Times New Roman"/>
        </w:rPr>
        <w:t>)</w:t>
      </w:r>
      <w:r w:rsidR="00120233">
        <w:rPr>
          <w:rFonts w:eastAsiaTheme="minorEastAsia" w:cs="Times New Roman"/>
        </w:rPr>
        <w:t>, suggesting that the results obtained with the TAI are independent of the technology used to measure the expression levels.</w:t>
      </w:r>
    </w:p>
    <w:p w14:paraId="1B98DF64" w14:textId="3F100FA7" w:rsidR="00B535AE" w:rsidRDefault="002C6568" w:rsidP="004548CD">
      <w:pPr>
        <w:spacing w:line="360" w:lineRule="auto"/>
        <w:jc w:val="both"/>
        <w:rPr>
          <w:rFonts w:eastAsiaTheme="minorEastAsia" w:cs="Times New Roman"/>
        </w:rPr>
      </w:pPr>
      <w:r>
        <w:rPr>
          <w:rFonts w:eastAsiaTheme="minorEastAsia" w:cs="Times New Roman"/>
          <w:noProof/>
          <w:lang w:eastAsia="en-AU"/>
        </w:rPr>
        <w:lastRenderedPageBreak/>
        <w:drawing>
          <wp:inline distT="0" distB="0" distL="0" distR="0" wp14:anchorId="011255CF" wp14:editId="03700A7D">
            <wp:extent cx="5591391" cy="3309899"/>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3374" cy="3311073"/>
                    </a:xfrm>
                    <a:prstGeom prst="rect">
                      <a:avLst/>
                    </a:prstGeom>
                    <a:noFill/>
                  </pic:spPr>
                </pic:pic>
              </a:graphicData>
            </a:graphic>
          </wp:inline>
        </w:drawing>
      </w:r>
    </w:p>
    <w:p w14:paraId="0F222A82" w14:textId="77777777" w:rsidR="002C6568" w:rsidRPr="0008149F" w:rsidRDefault="00B535AE" w:rsidP="002C6568">
      <w:pPr>
        <w:pStyle w:val="Caption"/>
        <w:spacing w:line="276" w:lineRule="auto"/>
        <w:jc w:val="both"/>
        <w:rPr>
          <w:i w:val="0"/>
          <w:color w:val="auto"/>
        </w:rPr>
      </w:pPr>
      <w:bookmarkStart w:id="216" w:name="_Ref404248373"/>
      <w:r w:rsidRPr="00B535AE">
        <w:rPr>
          <w:b/>
          <w:i w:val="0"/>
          <w:color w:val="auto"/>
        </w:rPr>
        <w:t xml:space="preserve">Figure S </w:t>
      </w:r>
      <w:r w:rsidRPr="00B535AE">
        <w:rPr>
          <w:b/>
          <w:i w:val="0"/>
          <w:color w:val="auto"/>
        </w:rPr>
        <w:fldChar w:fldCharType="begin"/>
      </w:r>
      <w:r w:rsidRPr="00B535AE">
        <w:rPr>
          <w:b/>
          <w:i w:val="0"/>
          <w:color w:val="auto"/>
        </w:rPr>
        <w:instrText xml:space="preserve"> SEQ Figure_S \* ARABIC </w:instrText>
      </w:r>
      <w:r w:rsidRPr="00B535AE">
        <w:rPr>
          <w:b/>
          <w:i w:val="0"/>
          <w:color w:val="auto"/>
        </w:rPr>
        <w:fldChar w:fldCharType="separate"/>
      </w:r>
      <w:r w:rsidR="00F85D63">
        <w:rPr>
          <w:b/>
          <w:i w:val="0"/>
          <w:noProof/>
          <w:color w:val="auto"/>
        </w:rPr>
        <w:t>8</w:t>
      </w:r>
      <w:r w:rsidRPr="00B535AE">
        <w:rPr>
          <w:b/>
          <w:i w:val="0"/>
          <w:color w:val="auto"/>
        </w:rPr>
        <w:fldChar w:fldCharType="end"/>
      </w:r>
      <w:bookmarkEnd w:id="216"/>
      <w:r w:rsidRPr="00B535AE">
        <w:rPr>
          <w:b/>
          <w:i w:val="0"/>
          <w:color w:val="auto"/>
        </w:rPr>
        <w:t>. TAI of normal and tumour BRCA samples calculated from microarray and RNAseq data.</w:t>
      </w:r>
      <w:r>
        <w:rPr>
          <w:i w:val="0"/>
          <w:color w:val="auto"/>
        </w:rPr>
        <w:t xml:space="preserve"> The microarray TAI of tumour samples is lower than the normal samples, once again suggesting an older transcriptome. Overall, the results obtained with the microarray expression values are </w:t>
      </w:r>
      <w:r w:rsidR="002532A3">
        <w:rPr>
          <w:i w:val="0"/>
          <w:color w:val="auto"/>
        </w:rPr>
        <w:t>analogous</w:t>
      </w:r>
      <w:r>
        <w:rPr>
          <w:i w:val="0"/>
          <w:color w:val="auto"/>
        </w:rPr>
        <w:t xml:space="preserve"> to those obtained with the RNAseq data.</w:t>
      </w:r>
      <w:r w:rsidR="002C6568">
        <w:rPr>
          <w:i w:val="0"/>
          <w:color w:val="auto"/>
        </w:rPr>
        <w:t xml:space="preserve"> </w:t>
      </w:r>
      <w:r w:rsidR="002C6568">
        <w:rPr>
          <w:i w:val="0"/>
          <w:noProof/>
          <w:color w:val="auto"/>
        </w:rPr>
        <w:t xml:space="preserve">The white numbers are the median TAI. Two-sided p-values obtained from two-sided Wilcoxon tests (shown) were used to determine if the tumour samples had a different mean TAI than normal samples. </w:t>
      </w:r>
    </w:p>
    <w:p w14:paraId="0D116251" w14:textId="77777777" w:rsidR="00B535AE" w:rsidRDefault="00B535AE" w:rsidP="004548CD">
      <w:pPr>
        <w:spacing w:line="360" w:lineRule="auto"/>
        <w:jc w:val="both"/>
        <w:rPr>
          <w:rFonts w:eastAsiaTheme="minorEastAsia" w:cs="Times New Roman"/>
        </w:rPr>
      </w:pPr>
    </w:p>
    <w:p w14:paraId="51D3F912" w14:textId="1FEA88DF" w:rsidR="002532A3" w:rsidRDefault="002532A3" w:rsidP="004548CD">
      <w:pPr>
        <w:spacing w:line="360" w:lineRule="auto"/>
        <w:jc w:val="both"/>
        <w:rPr>
          <w:rFonts w:eastAsiaTheme="minorEastAsia" w:cs="Times New Roman"/>
        </w:rPr>
      </w:pPr>
      <w:r>
        <w:rPr>
          <w:rFonts w:eastAsiaTheme="minorEastAsia" w:cs="Times New Roman"/>
        </w:rPr>
        <w:t>We calculated the difference in expression proportions of the phylostrata with the same method used for the RNAseq data, and plotted both results for comparison (</w:t>
      </w:r>
      <w:r>
        <w:rPr>
          <w:rFonts w:eastAsiaTheme="minorEastAsia" w:cs="Times New Roman"/>
        </w:rPr>
        <w:fldChar w:fldCharType="begin"/>
      </w:r>
      <w:r>
        <w:rPr>
          <w:rFonts w:eastAsiaTheme="minorEastAsia" w:cs="Times New Roman"/>
        </w:rPr>
        <w:instrText xml:space="preserve"> REF _Ref404008858 \h </w:instrText>
      </w:r>
      <w:r>
        <w:rPr>
          <w:rFonts w:eastAsiaTheme="minorEastAsia" w:cs="Times New Roman"/>
        </w:rPr>
      </w:r>
      <w:r>
        <w:rPr>
          <w:rFonts w:eastAsiaTheme="minorEastAsia" w:cs="Times New Roman"/>
        </w:rPr>
        <w:fldChar w:fldCharType="separate"/>
      </w:r>
      <w:r w:rsidR="00F85D63" w:rsidRPr="00585120">
        <w:rPr>
          <w:b/>
        </w:rPr>
        <w:t xml:space="preserve">Figure S </w:t>
      </w:r>
      <w:r w:rsidR="00F85D63">
        <w:rPr>
          <w:b/>
          <w:i/>
          <w:noProof/>
        </w:rPr>
        <w:t>9</w:t>
      </w:r>
      <w:r>
        <w:rPr>
          <w:rFonts w:eastAsiaTheme="minorEastAsia" w:cs="Times New Roman"/>
        </w:rPr>
        <w:fldChar w:fldCharType="end"/>
      </w:r>
      <w:r w:rsidR="002C6568">
        <w:rPr>
          <w:rFonts w:eastAsiaTheme="minorEastAsia" w:cs="Times New Roman"/>
        </w:rPr>
        <w:t xml:space="preserve"> &amp; </w:t>
      </w:r>
      <w:r w:rsidR="002C6568">
        <w:rPr>
          <w:rFonts w:eastAsiaTheme="minorEastAsia" w:cs="Times New Roman"/>
        </w:rPr>
        <w:fldChar w:fldCharType="begin"/>
      </w:r>
      <w:r w:rsidR="002C6568">
        <w:rPr>
          <w:rFonts w:eastAsiaTheme="minorEastAsia" w:cs="Times New Roman"/>
        </w:rPr>
        <w:instrText xml:space="preserve"> REF _Ref404017530 \h </w:instrText>
      </w:r>
      <w:r w:rsidR="002C6568">
        <w:rPr>
          <w:rFonts w:eastAsiaTheme="minorEastAsia" w:cs="Times New Roman"/>
        </w:rPr>
      </w:r>
      <w:r w:rsidR="002C6568">
        <w:rPr>
          <w:rFonts w:eastAsiaTheme="minorEastAsia" w:cs="Times New Roman"/>
        </w:rPr>
        <w:fldChar w:fldCharType="separate"/>
      </w:r>
      <w:r w:rsidR="00F85D63" w:rsidRPr="002C6568">
        <w:rPr>
          <w:b/>
        </w:rPr>
        <w:t xml:space="preserve">Table S </w:t>
      </w:r>
      <w:r w:rsidR="00F85D63">
        <w:rPr>
          <w:b/>
          <w:i/>
          <w:noProof/>
        </w:rPr>
        <w:t>3</w:t>
      </w:r>
      <w:r w:rsidR="002C6568">
        <w:rPr>
          <w:rFonts w:eastAsiaTheme="minorEastAsia" w:cs="Times New Roman"/>
        </w:rPr>
        <w:fldChar w:fldCharType="end"/>
      </w:r>
      <w:r>
        <w:rPr>
          <w:rFonts w:eastAsiaTheme="minorEastAsia" w:cs="Times New Roman"/>
        </w:rPr>
        <w:t xml:space="preserve">). The overall distribution generated with the microarray data closely resembles the one generated with RNAseq data, but </w:t>
      </w:r>
      <w:r w:rsidR="002A1AC4">
        <w:rPr>
          <w:rFonts w:eastAsiaTheme="minorEastAsia" w:cs="Times New Roman"/>
        </w:rPr>
        <w:t>with</w:t>
      </w:r>
      <w:r>
        <w:rPr>
          <w:rFonts w:eastAsiaTheme="minorEastAsia" w:cs="Times New Roman"/>
        </w:rPr>
        <w:t xml:space="preserve"> alterations in the expression proportion differences of Phylostratum 1, 4 and 5.</w:t>
      </w:r>
    </w:p>
    <w:p w14:paraId="6EF56D9A" w14:textId="55F7EAAF" w:rsidR="00B535AE" w:rsidRDefault="00EF351E" w:rsidP="004548CD">
      <w:pPr>
        <w:spacing w:line="360" w:lineRule="auto"/>
        <w:jc w:val="both"/>
        <w:rPr>
          <w:rFonts w:eastAsiaTheme="minorEastAsia" w:cs="Times New Roman"/>
        </w:rPr>
      </w:pPr>
      <w:r>
        <w:rPr>
          <w:noProof/>
          <w:lang w:eastAsia="en-AU"/>
        </w:rPr>
        <w:lastRenderedPageBreak/>
        <w:drawing>
          <wp:inline distT="0" distB="0" distL="0" distR="0" wp14:anchorId="22F3200E" wp14:editId="621E9733">
            <wp:extent cx="5731510" cy="34143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550"/>
                    <a:stretch/>
                  </pic:blipFill>
                  <pic:spPr bwMode="auto">
                    <a:xfrm>
                      <a:off x="0" y="0"/>
                      <a:ext cx="5731510" cy="3414313"/>
                    </a:xfrm>
                    <a:prstGeom prst="rect">
                      <a:avLst/>
                    </a:prstGeom>
                    <a:ln>
                      <a:noFill/>
                    </a:ln>
                    <a:extLst>
                      <a:ext uri="{53640926-AAD7-44D8-BBD7-CCE9431645EC}">
                        <a14:shadowObscured xmlns:a14="http://schemas.microsoft.com/office/drawing/2010/main"/>
                      </a:ext>
                    </a:extLst>
                  </pic:spPr>
                </pic:pic>
              </a:graphicData>
            </a:graphic>
          </wp:inline>
        </w:drawing>
      </w:r>
    </w:p>
    <w:p w14:paraId="0E1EB89F" w14:textId="4CE8CA67" w:rsidR="003A30AD" w:rsidRPr="00585120" w:rsidRDefault="003A30AD" w:rsidP="00585120">
      <w:pPr>
        <w:pStyle w:val="Caption"/>
        <w:jc w:val="both"/>
        <w:rPr>
          <w:rFonts w:eastAsiaTheme="minorEastAsia" w:cs="Times New Roman"/>
          <w:i w:val="0"/>
          <w:color w:val="auto"/>
        </w:rPr>
      </w:pPr>
      <w:bookmarkStart w:id="217" w:name="_Ref404008858"/>
      <w:r w:rsidRPr="00585120">
        <w:rPr>
          <w:b/>
          <w:i w:val="0"/>
          <w:color w:val="auto"/>
        </w:rPr>
        <w:t xml:space="preserve">Figure S </w:t>
      </w:r>
      <w:r w:rsidRPr="00585120">
        <w:rPr>
          <w:b/>
          <w:i w:val="0"/>
          <w:color w:val="auto"/>
        </w:rPr>
        <w:fldChar w:fldCharType="begin"/>
      </w:r>
      <w:r w:rsidRPr="00585120">
        <w:rPr>
          <w:b/>
          <w:i w:val="0"/>
          <w:color w:val="auto"/>
        </w:rPr>
        <w:instrText xml:space="preserve"> SEQ Figure_S \* ARABIC </w:instrText>
      </w:r>
      <w:r w:rsidRPr="00585120">
        <w:rPr>
          <w:b/>
          <w:i w:val="0"/>
          <w:color w:val="auto"/>
        </w:rPr>
        <w:fldChar w:fldCharType="separate"/>
      </w:r>
      <w:r w:rsidR="00F85D63">
        <w:rPr>
          <w:b/>
          <w:i w:val="0"/>
          <w:noProof/>
          <w:color w:val="auto"/>
        </w:rPr>
        <w:t>9</w:t>
      </w:r>
      <w:r w:rsidRPr="00585120">
        <w:rPr>
          <w:b/>
          <w:i w:val="0"/>
          <w:color w:val="auto"/>
        </w:rPr>
        <w:fldChar w:fldCharType="end"/>
      </w:r>
      <w:bookmarkEnd w:id="217"/>
      <w:r w:rsidRPr="00585120">
        <w:rPr>
          <w:b/>
          <w:i w:val="0"/>
          <w:color w:val="auto"/>
        </w:rPr>
        <w:t>. Difference in expression proportions of phylostrata</w:t>
      </w:r>
      <w:r w:rsidR="00045B1D">
        <w:rPr>
          <w:b/>
          <w:i w:val="0"/>
          <w:color w:val="auto"/>
        </w:rPr>
        <w:t xml:space="preserve"> from BRCA samples</w:t>
      </w:r>
      <w:r w:rsidRPr="00585120">
        <w:rPr>
          <w:b/>
          <w:i w:val="0"/>
          <w:color w:val="auto"/>
        </w:rPr>
        <w:t>, using RNAseq and microarray data.</w:t>
      </w:r>
      <w:r w:rsidRPr="00585120">
        <w:rPr>
          <w:i w:val="0"/>
          <w:color w:val="auto"/>
        </w:rPr>
        <w:t xml:space="preserve"> </w:t>
      </w:r>
      <w:r w:rsidR="00585120" w:rsidRPr="00585120">
        <w:rPr>
          <w:i w:val="0"/>
          <w:color w:val="auto"/>
        </w:rPr>
        <w:t>The expression proportions obtained with both technologies follow a similar distribution, except for Phylostratum 1</w:t>
      </w:r>
      <w:r w:rsidR="00B20FC6">
        <w:rPr>
          <w:i w:val="0"/>
          <w:color w:val="auto"/>
        </w:rPr>
        <w:t>, 4</w:t>
      </w:r>
      <w:r w:rsidR="00585120" w:rsidRPr="00585120">
        <w:rPr>
          <w:i w:val="0"/>
          <w:color w:val="auto"/>
        </w:rPr>
        <w:t xml:space="preserve"> and 5.</w:t>
      </w:r>
    </w:p>
    <w:p w14:paraId="1B0F4CF7" w14:textId="78E29058" w:rsidR="002C6568" w:rsidRPr="00A77FE5" w:rsidRDefault="002C6568" w:rsidP="00D82048">
      <w:pPr>
        <w:pStyle w:val="Caption"/>
        <w:jc w:val="both"/>
        <w:rPr>
          <w:b/>
          <w:i w:val="0"/>
          <w:color w:val="auto"/>
        </w:rPr>
      </w:pPr>
      <w:bookmarkStart w:id="218" w:name="_Ref404017530"/>
      <w:r w:rsidRPr="002C6568">
        <w:rPr>
          <w:b/>
          <w:i w:val="0"/>
          <w:color w:val="auto"/>
        </w:rPr>
        <w:t xml:space="preserve">Table S </w:t>
      </w:r>
      <w:r w:rsidRPr="002C6568">
        <w:rPr>
          <w:b/>
          <w:i w:val="0"/>
          <w:color w:val="auto"/>
        </w:rPr>
        <w:fldChar w:fldCharType="begin"/>
      </w:r>
      <w:r w:rsidRPr="002C6568">
        <w:rPr>
          <w:b/>
          <w:i w:val="0"/>
          <w:color w:val="auto"/>
        </w:rPr>
        <w:instrText xml:space="preserve"> SEQ Table_S \* ARABIC </w:instrText>
      </w:r>
      <w:r w:rsidRPr="002C6568">
        <w:rPr>
          <w:b/>
          <w:i w:val="0"/>
          <w:color w:val="auto"/>
        </w:rPr>
        <w:fldChar w:fldCharType="separate"/>
      </w:r>
      <w:r w:rsidR="00F85D63">
        <w:rPr>
          <w:b/>
          <w:i w:val="0"/>
          <w:noProof/>
          <w:color w:val="auto"/>
        </w:rPr>
        <w:t>3</w:t>
      </w:r>
      <w:r w:rsidRPr="002C6568">
        <w:rPr>
          <w:b/>
          <w:i w:val="0"/>
          <w:color w:val="auto"/>
        </w:rPr>
        <w:fldChar w:fldCharType="end"/>
      </w:r>
      <w:bookmarkEnd w:id="218"/>
      <w:r w:rsidRPr="002C6568">
        <w:rPr>
          <w:b/>
          <w:i w:val="0"/>
          <w:color w:val="auto"/>
        </w:rPr>
        <w:t xml:space="preserve">. </w:t>
      </w:r>
      <w:r>
        <w:rPr>
          <w:b/>
          <w:i w:val="0"/>
          <w:color w:val="auto"/>
        </w:rPr>
        <w:t>Wilcoxon tw</w:t>
      </w:r>
      <w:r w:rsidRPr="00A77FE5">
        <w:rPr>
          <w:b/>
          <w:i w:val="0"/>
          <w:color w:val="auto"/>
        </w:rPr>
        <w:t>o-sided p-values for the difference of the means of the</w:t>
      </w:r>
      <w:r>
        <w:rPr>
          <w:b/>
          <w:i w:val="0"/>
          <w:color w:val="auto"/>
        </w:rPr>
        <w:t xml:space="preserve"> BRCA</w:t>
      </w:r>
      <w:r w:rsidRPr="00A77FE5">
        <w:rPr>
          <w:b/>
          <w:i w:val="0"/>
          <w:color w:val="auto"/>
        </w:rPr>
        <w:t xml:space="preserve"> tumour and normal expression proportions </w:t>
      </w:r>
      <w:r>
        <w:rPr>
          <w:b/>
          <w:i w:val="0"/>
          <w:color w:val="auto"/>
        </w:rPr>
        <w:t>obtained with microarray data</w:t>
      </w:r>
      <w:r w:rsidRPr="00A77FE5">
        <w:rPr>
          <w:b/>
          <w:i w:val="0"/>
          <w:color w:val="auto"/>
        </w:rPr>
        <w:t xml:space="preserve">. </w:t>
      </w:r>
      <w:r w:rsidRPr="00AE2B4C">
        <w:rPr>
          <w:i w:val="0"/>
          <w:color w:val="auto"/>
        </w:rPr>
        <w:t xml:space="preserve">Wilcoxon one-sided p-values were used to corroborate the direction of the change. P-values were considered to be significant </w:t>
      </w:r>
      <w:r>
        <w:rPr>
          <w:i w:val="0"/>
          <w:color w:val="auto"/>
        </w:rPr>
        <w:t>if</w:t>
      </w:r>
      <w:r w:rsidRPr="00AE2B4C">
        <w:rPr>
          <w:i w:val="0"/>
          <w:color w:val="auto"/>
        </w:rPr>
        <w:t xml:space="preserve"> p &lt; 0.05.</w:t>
      </w:r>
    </w:p>
    <w:tbl>
      <w:tblPr>
        <w:tblW w:w="3006" w:type="dxa"/>
        <w:jc w:val="center"/>
        <w:tblLook w:val="04A0" w:firstRow="1" w:lastRow="0" w:firstColumn="1" w:lastColumn="0" w:noHBand="0" w:noVBand="1"/>
      </w:tblPr>
      <w:tblGrid>
        <w:gridCol w:w="1340"/>
        <w:gridCol w:w="1740"/>
      </w:tblGrid>
      <w:tr w:rsidR="002C6568" w:rsidRPr="002C6568" w14:paraId="45E3945E" w14:textId="77777777" w:rsidTr="002C6568">
        <w:trPr>
          <w:trHeight w:val="300"/>
          <w:jc w:val="center"/>
        </w:trPr>
        <w:tc>
          <w:tcPr>
            <w:tcW w:w="1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8FB22"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Phylostratum</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7AC72BAD" w14:textId="450A204F"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BRCA-microarray</w:t>
            </w:r>
            <w:r w:rsidR="00D82048">
              <w:rPr>
                <w:rFonts w:ascii="Calibri" w:eastAsia="Times New Roman" w:hAnsi="Calibri" w:cs="Times New Roman"/>
                <w:b/>
                <w:bCs/>
                <w:color w:val="000000"/>
                <w:sz w:val="20"/>
                <w:lang w:eastAsia="en-AU"/>
              </w:rPr>
              <w:t xml:space="preserve"> p-value</w:t>
            </w:r>
          </w:p>
        </w:tc>
      </w:tr>
      <w:tr w:rsidR="002C6568" w:rsidRPr="002C6568" w14:paraId="4E63BA24"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46BFB230"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w:t>
            </w:r>
          </w:p>
        </w:tc>
        <w:tc>
          <w:tcPr>
            <w:tcW w:w="1740" w:type="dxa"/>
            <w:tcBorders>
              <w:top w:val="nil"/>
              <w:left w:val="nil"/>
              <w:bottom w:val="single" w:sz="4" w:space="0" w:color="auto"/>
              <w:right w:val="single" w:sz="4" w:space="0" w:color="auto"/>
            </w:tcBorders>
            <w:shd w:val="clear" w:color="000000" w:fill="DDEBF7"/>
            <w:noWrap/>
            <w:vAlign w:val="bottom"/>
            <w:hideMark/>
          </w:tcPr>
          <w:p w14:paraId="4323C5B0"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1.72E-09</w:t>
            </w:r>
          </w:p>
        </w:tc>
      </w:tr>
      <w:tr w:rsidR="002C6568" w:rsidRPr="002C6568" w14:paraId="6E631C78"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62E8E2AC"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2</w:t>
            </w:r>
          </w:p>
        </w:tc>
        <w:tc>
          <w:tcPr>
            <w:tcW w:w="1740" w:type="dxa"/>
            <w:tcBorders>
              <w:top w:val="nil"/>
              <w:left w:val="nil"/>
              <w:bottom w:val="single" w:sz="4" w:space="0" w:color="auto"/>
              <w:right w:val="single" w:sz="4" w:space="0" w:color="auto"/>
            </w:tcBorders>
            <w:shd w:val="clear" w:color="000000" w:fill="FCE4D6"/>
            <w:noWrap/>
            <w:vAlign w:val="bottom"/>
            <w:hideMark/>
          </w:tcPr>
          <w:p w14:paraId="1B4CDA65"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4.95E-32</w:t>
            </w:r>
          </w:p>
        </w:tc>
      </w:tr>
      <w:tr w:rsidR="002C6568" w:rsidRPr="002C6568" w14:paraId="19BAC357"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6B48283E"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3</w:t>
            </w:r>
          </w:p>
        </w:tc>
        <w:tc>
          <w:tcPr>
            <w:tcW w:w="1740" w:type="dxa"/>
            <w:tcBorders>
              <w:top w:val="nil"/>
              <w:left w:val="nil"/>
              <w:bottom w:val="single" w:sz="4" w:space="0" w:color="auto"/>
              <w:right w:val="single" w:sz="4" w:space="0" w:color="auto"/>
            </w:tcBorders>
            <w:shd w:val="clear" w:color="000000" w:fill="FCE4D6"/>
            <w:noWrap/>
            <w:vAlign w:val="bottom"/>
            <w:hideMark/>
          </w:tcPr>
          <w:p w14:paraId="4A3CCE14"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4.40E-17</w:t>
            </w:r>
          </w:p>
        </w:tc>
      </w:tr>
      <w:tr w:rsidR="002C6568" w:rsidRPr="002C6568" w14:paraId="415D55E0"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2CE48D90"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4</w:t>
            </w:r>
          </w:p>
        </w:tc>
        <w:tc>
          <w:tcPr>
            <w:tcW w:w="1740" w:type="dxa"/>
            <w:tcBorders>
              <w:top w:val="nil"/>
              <w:left w:val="nil"/>
              <w:bottom w:val="single" w:sz="4" w:space="0" w:color="auto"/>
              <w:right w:val="single" w:sz="4" w:space="0" w:color="auto"/>
            </w:tcBorders>
            <w:shd w:val="clear" w:color="000000" w:fill="FCE4D6"/>
            <w:noWrap/>
            <w:vAlign w:val="bottom"/>
            <w:hideMark/>
          </w:tcPr>
          <w:p w14:paraId="5717A68D"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0.000357134</w:t>
            </w:r>
          </w:p>
        </w:tc>
      </w:tr>
      <w:tr w:rsidR="002C6568" w:rsidRPr="002C6568" w14:paraId="2A3DBB96"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34B4465F"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5</w:t>
            </w:r>
          </w:p>
        </w:tc>
        <w:tc>
          <w:tcPr>
            <w:tcW w:w="1740" w:type="dxa"/>
            <w:tcBorders>
              <w:top w:val="nil"/>
              <w:left w:val="nil"/>
              <w:bottom w:val="single" w:sz="4" w:space="0" w:color="auto"/>
              <w:right w:val="single" w:sz="4" w:space="0" w:color="auto"/>
            </w:tcBorders>
            <w:shd w:val="clear" w:color="000000" w:fill="DDEBF7"/>
            <w:noWrap/>
            <w:vAlign w:val="bottom"/>
            <w:hideMark/>
          </w:tcPr>
          <w:p w14:paraId="02FC75BE"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2.62E-13</w:t>
            </w:r>
          </w:p>
        </w:tc>
      </w:tr>
      <w:tr w:rsidR="002C6568" w:rsidRPr="002C6568" w14:paraId="48EAFD84"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1D5240DD"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6</w:t>
            </w:r>
          </w:p>
        </w:tc>
        <w:tc>
          <w:tcPr>
            <w:tcW w:w="1740" w:type="dxa"/>
            <w:tcBorders>
              <w:top w:val="nil"/>
              <w:left w:val="nil"/>
              <w:bottom w:val="single" w:sz="4" w:space="0" w:color="auto"/>
              <w:right w:val="single" w:sz="4" w:space="0" w:color="auto"/>
            </w:tcBorders>
            <w:shd w:val="clear" w:color="000000" w:fill="DDEBF7"/>
            <w:noWrap/>
            <w:vAlign w:val="bottom"/>
            <w:hideMark/>
          </w:tcPr>
          <w:p w14:paraId="778F20D2"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1.96E-15</w:t>
            </w:r>
          </w:p>
        </w:tc>
      </w:tr>
      <w:tr w:rsidR="002C6568" w:rsidRPr="002C6568" w14:paraId="50B6C71B"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7A0C9A13"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7</w:t>
            </w:r>
          </w:p>
        </w:tc>
        <w:tc>
          <w:tcPr>
            <w:tcW w:w="1740" w:type="dxa"/>
            <w:tcBorders>
              <w:top w:val="nil"/>
              <w:left w:val="nil"/>
              <w:bottom w:val="single" w:sz="4" w:space="0" w:color="auto"/>
              <w:right w:val="single" w:sz="4" w:space="0" w:color="auto"/>
            </w:tcBorders>
            <w:shd w:val="clear" w:color="000000" w:fill="DDEBF7"/>
            <w:noWrap/>
            <w:vAlign w:val="bottom"/>
            <w:hideMark/>
          </w:tcPr>
          <w:p w14:paraId="507FC509"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2.84E-18</w:t>
            </w:r>
          </w:p>
        </w:tc>
      </w:tr>
      <w:tr w:rsidR="002C6568" w:rsidRPr="002C6568" w14:paraId="29F57842"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0F0132AD"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8</w:t>
            </w:r>
          </w:p>
        </w:tc>
        <w:tc>
          <w:tcPr>
            <w:tcW w:w="1740" w:type="dxa"/>
            <w:tcBorders>
              <w:top w:val="nil"/>
              <w:left w:val="nil"/>
              <w:bottom w:val="single" w:sz="4" w:space="0" w:color="auto"/>
              <w:right w:val="single" w:sz="4" w:space="0" w:color="auto"/>
            </w:tcBorders>
            <w:shd w:val="clear" w:color="000000" w:fill="DDEBF7"/>
            <w:noWrap/>
            <w:vAlign w:val="bottom"/>
            <w:hideMark/>
          </w:tcPr>
          <w:p w14:paraId="3C01BE7C"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2.20E-18</w:t>
            </w:r>
          </w:p>
        </w:tc>
      </w:tr>
      <w:tr w:rsidR="002C6568" w:rsidRPr="002C6568" w14:paraId="7ACCF528"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49135451"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9</w:t>
            </w:r>
          </w:p>
        </w:tc>
        <w:tc>
          <w:tcPr>
            <w:tcW w:w="1740" w:type="dxa"/>
            <w:tcBorders>
              <w:top w:val="nil"/>
              <w:left w:val="nil"/>
              <w:bottom w:val="single" w:sz="4" w:space="0" w:color="auto"/>
              <w:right w:val="single" w:sz="4" w:space="0" w:color="auto"/>
            </w:tcBorders>
            <w:shd w:val="clear" w:color="000000" w:fill="FCE4D6"/>
            <w:noWrap/>
            <w:vAlign w:val="bottom"/>
            <w:hideMark/>
          </w:tcPr>
          <w:p w14:paraId="05968730"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0.00180192</w:t>
            </w:r>
          </w:p>
        </w:tc>
      </w:tr>
      <w:tr w:rsidR="002C6568" w:rsidRPr="002C6568" w14:paraId="7458A95C"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23E5ECA1"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10</w:t>
            </w:r>
          </w:p>
        </w:tc>
        <w:tc>
          <w:tcPr>
            <w:tcW w:w="1740" w:type="dxa"/>
            <w:tcBorders>
              <w:top w:val="nil"/>
              <w:left w:val="nil"/>
              <w:bottom w:val="single" w:sz="4" w:space="0" w:color="auto"/>
              <w:right w:val="single" w:sz="4" w:space="0" w:color="auto"/>
            </w:tcBorders>
            <w:shd w:val="clear" w:color="auto" w:fill="auto"/>
            <w:noWrap/>
            <w:vAlign w:val="bottom"/>
            <w:hideMark/>
          </w:tcPr>
          <w:p w14:paraId="46B3A1F2"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0.09561027</w:t>
            </w:r>
          </w:p>
        </w:tc>
      </w:tr>
      <w:tr w:rsidR="002C6568" w:rsidRPr="002C6568" w14:paraId="710600C7"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08663692"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11</w:t>
            </w:r>
          </w:p>
        </w:tc>
        <w:tc>
          <w:tcPr>
            <w:tcW w:w="1740" w:type="dxa"/>
            <w:tcBorders>
              <w:top w:val="nil"/>
              <w:left w:val="nil"/>
              <w:bottom w:val="single" w:sz="4" w:space="0" w:color="auto"/>
              <w:right w:val="single" w:sz="4" w:space="0" w:color="auto"/>
            </w:tcBorders>
            <w:shd w:val="clear" w:color="000000" w:fill="FCE4D6"/>
            <w:noWrap/>
            <w:vAlign w:val="bottom"/>
            <w:hideMark/>
          </w:tcPr>
          <w:p w14:paraId="5448342A"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1.82E-08</w:t>
            </w:r>
          </w:p>
        </w:tc>
      </w:tr>
      <w:tr w:rsidR="002C6568" w:rsidRPr="002C6568" w14:paraId="7FEE0A73"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0E58C41D"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12</w:t>
            </w:r>
          </w:p>
        </w:tc>
        <w:tc>
          <w:tcPr>
            <w:tcW w:w="1740" w:type="dxa"/>
            <w:tcBorders>
              <w:top w:val="nil"/>
              <w:left w:val="nil"/>
              <w:bottom w:val="single" w:sz="4" w:space="0" w:color="auto"/>
              <w:right w:val="single" w:sz="4" w:space="0" w:color="auto"/>
            </w:tcBorders>
            <w:shd w:val="clear" w:color="000000" w:fill="FCE4D6"/>
            <w:noWrap/>
            <w:vAlign w:val="bottom"/>
            <w:hideMark/>
          </w:tcPr>
          <w:p w14:paraId="7E683CB6"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4.06E-05</w:t>
            </w:r>
          </w:p>
        </w:tc>
      </w:tr>
      <w:tr w:rsidR="002C6568" w:rsidRPr="002C6568" w14:paraId="47FC7590"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6A13D330"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13</w:t>
            </w:r>
          </w:p>
        </w:tc>
        <w:tc>
          <w:tcPr>
            <w:tcW w:w="1740" w:type="dxa"/>
            <w:tcBorders>
              <w:top w:val="nil"/>
              <w:left w:val="nil"/>
              <w:bottom w:val="single" w:sz="4" w:space="0" w:color="auto"/>
              <w:right w:val="single" w:sz="4" w:space="0" w:color="auto"/>
            </w:tcBorders>
            <w:shd w:val="clear" w:color="auto" w:fill="auto"/>
            <w:noWrap/>
            <w:vAlign w:val="bottom"/>
            <w:hideMark/>
          </w:tcPr>
          <w:p w14:paraId="1599CA8E"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0.193281</w:t>
            </w:r>
          </w:p>
        </w:tc>
      </w:tr>
      <w:tr w:rsidR="002C6568" w:rsidRPr="002C6568" w14:paraId="1179FF38"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3B36F632"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14</w:t>
            </w:r>
          </w:p>
        </w:tc>
        <w:tc>
          <w:tcPr>
            <w:tcW w:w="1740" w:type="dxa"/>
            <w:tcBorders>
              <w:top w:val="nil"/>
              <w:left w:val="nil"/>
              <w:bottom w:val="single" w:sz="4" w:space="0" w:color="auto"/>
              <w:right w:val="single" w:sz="4" w:space="0" w:color="auto"/>
            </w:tcBorders>
            <w:shd w:val="clear" w:color="000000" w:fill="DDEBF7"/>
            <w:noWrap/>
            <w:vAlign w:val="bottom"/>
            <w:hideMark/>
          </w:tcPr>
          <w:p w14:paraId="468FB0AF"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2.60E-08</w:t>
            </w:r>
          </w:p>
        </w:tc>
      </w:tr>
      <w:tr w:rsidR="002C6568" w:rsidRPr="002C6568" w14:paraId="0FE69152"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1040D26D"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15</w:t>
            </w:r>
          </w:p>
        </w:tc>
        <w:tc>
          <w:tcPr>
            <w:tcW w:w="1740" w:type="dxa"/>
            <w:tcBorders>
              <w:top w:val="nil"/>
              <w:left w:val="nil"/>
              <w:bottom w:val="single" w:sz="4" w:space="0" w:color="auto"/>
              <w:right w:val="single" w:sz="4" w:space="0" w:color="auto"/>
            </w:tcBorders>
            <w:shd w:val="clear" w:color="000000" w:fill="FCE4D6"/>
            <w:noWrap/>
            <w:vAlign w:val="bottom"/>
            <w:hideMark/>
          </w:tcPr>
          <w:p w14:paraId="21D5533A"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5.19E-13</w:t>
            </w:r>
          </w:p>
        </w:tc>
      </w:tr>
      <w:tr w:rsidR="002C6568" w:rsidRPr="002C6568" w14:paraId="550B74F2" w14:textId="77777777" w:rsidTr="002C6568">
        <w:trPr>
          <w:trHeight w:val="300"/>
          <w:jc w:val="center"/>
        </w:trPr>
        <w:tc>
          <w:tcPr>
            <w:tcW w:w="1266" w:type="dxa"/>
            <w:tcBorders>
              <w:top w:val="nil"/>
              <w:left w:val="single" w:sz="4" w:space="0" w:color="auto"/>
              <w:bottom w:val="single" w:sz="4" w:space="0" w:color="auto"/>
              <w:right w:val="single" w:sz="4" w:space="0" w:color="auto"/>
            </w:tcBorders>
            <w:shd w:val="clear" w:color="auto" w:fill="auto"/>
            <w:noWrap/>
            <w:vAlign w:val="bottom"/>
            <w:hideMark/>
          </w:tcPr>
          <w:p w14:paraId="1B61A193" w14:textId="77777777" w:rsidR="002C6568" w:rsidRPr="002C6568" w:rsidRDefault="002C6568" w:rsidP="002C6568">
            <w:pPr>
              <w:spacing w:after="0" w:line="240" w:lineRule="auto"/>
              <w:jc w:val="center"/>
              <w:rPr>
                <w:rFonts w:ascii="Calibri" w:eastAsia="Times New Roman" w:hAnsi="Calibri" w:cs="Times New Roman"/>
                <w:b/>
                <w:bCs/>
                <w:color w:val="000000"/>
                <w:sz w:val="20"/>
                <w:lang w:eastAsia="en-AU"/>
              </w:rPr>
            </w:pPr>
            <w:r w:rsidRPr="002C6568">
              <w:rPr>
                <w:rFonts w:ascii="Calibri" w:eastAsia="Times New Roman" w:hAnsi="Calibri" w:cs="Times New Roman"/>
                <w:b/>
                <w:bCs/>
                <w:color w:val="000000"/>
                <w:sz w:val="20"/>
                <w:lang w:eastAsia="en-AU"/>
              </w:rPr>
              <w:t>16</w:t>
            </w:r>
          </w:p>
        </w:tc>
        <w:tc>
          <w:tcPr>
            <w:tcW w:w="1740" w:type="dxa"/>
            <w:tcBorders>
              <w:top w:val="nil"/>
              <w:left w:val="nil"/>
              <w:bottom w:val="single" w:sz="4" w:space="0" w:color="auto"/>
              <w:right w:val="single" w:sz="4" w:space="0" w:color="auto"/>
            </w:tcBorders>
            <w:shd w:val="clear" w:color="000000" w:fill="FCE4D6"/>
            <w:noWrap/>
            <w:vAlign w:val="bottom"/>
            <w:hideMark/>
          </w:tcPr>
          <w:p w14:paraId="0B805361" w14:textId="77777777" w:rsidR="002C6568" w:rsidRPr="002C6568" w:rsidRDefault="002C6568" w:rsidP="002C6568">
            <w:pPr>
              <w:spacing w:after="0" w:line="240" w:lineRule="auto"/>
              <w:jc w:val="center"/>
              <w:rPr>
                <w:rFonts w:ascii="Calibri" w:eastAsia="Times New Roman" w:hAnsi="Calibri" w:cs="Times New Roman"/>
                <w:color w:val="000000"/>
                <w:sz w:val="20"/>
                <w:lang w:eastAsia="en-AU"/>
              </w:rPr>
            </w:pPr>
            <w:r w:rsidRPr="002C6568">
              <w:rPr>
                <w:rFonts w:ascii="Calibri" w:eastAsia="Times New Roman" w:hAnsi="Calibri" w:cs="Times New Roman"/>
                <w:color w:val="000000"/>
                <w:sz w:val="20"/>
                <w:lang w:eastAsia="en-AU"/>
              </w:rPr>
              <w:t>0.04431486</w:t>
            </w:r>
          </w:p>
        </w:tc>
      </w:tr>
    </w:tbl>
    <w:p w14:paraId="15E4EF92" w14:textId="77777777" w:rsidR="002C6568" w:rsidRDefault="002C6568" w:rsidP="002C6568">
      <w:pPr>
        <w:spacing w:after="0" w:line="240" w:lineRule="auto"/>
        <w:jc w:val="center"/>
        <w:rPr>
          <w:sz w:val="18"/>
          <w:szCs w:val="18"/>
        </w:rPr>
      </w:pPr>
    </w:p>
    <w:p w14:paraId="0E524E6B" w14:textId="77777777" w:rsidR="002C6568" w:rsidRPr="00A87F48" w:rsidRDefault="002C6568" w:rsidP="002C6568">
      <w:pPr>
        <w:spacing w:after="0" w:line="240" w:lineRule="auto"/>
        <w:jc w:val="center"/>
        <w:rPr>
          <w:sz w:val="18"/>
          <w:szCs w:val="18"/>
        </w:rPr>
      </w:pPr>
      <w:r w:rsidRPr="00A87F48">
        <w:rPr>
          <w:sz w:val="18"/>
          <w:szCs w:val="18"/>
        </w:rPr>
        <w:t>*Pink =higher expression proportion in tumour samples</w:t>
      </w:r>
    </w:p>
    <w:p w14:paraId="069713D9" w14:textId="77777777" w:rsidR="002C6568" w:rsidRPr="00A87F48" w:rsidRDefault="002C6568" w:rsidP="002C6568">
      <w:pPr>
        <w:spacing w:after="0" w:line="240" w:lineRule="auto"/>
        <w:jc w:val="center"/>
        <w:rPr>
          <w:sz w:val="18"/>
          <w:szCs w:val="18"/>
        </w:rPr>
      </w:pPr>
      <w:r w:rsidRPr="00A87F48">
        <w:rPr>
          <w:sz w:val="18"/>
          <w:szCs w:val="18"/>
        </w:rPr>
        <w:t xml:space="preserve">*Blue=lower expression proportion in tumour samples </w:t>
      </w:r>
    </w:p>
    <w:p w14:paraId="6CE12F6A" w14:textId="77777777" w:rsidR="002C6568" w:rsidRPr="00A87F48" w:rsidRDefault="002C6568" w:rsidP="002C6568">
      <w:pPr>
        <w:spacing w:after="0" w:line="240" w:lineRule="auto"/>
        <w:jc w:val="center"/>
        <w:rPr>
          <w:sz w:val="18"/>
          <w:szCs w:val="18"/>
        </w:rPr>
      </w:pPr>
      <w:r w:rsidRPr="00A87F48">
        <w:rPr>
          <w:sz w:val="18"/>
          <w:szCs w:val="18"/>
        </w:rPr>
        <w:t>*White=no significant difference between normal and tumour samples</w:t>
      </w:r>
    </w:p>
    <w:p w14:paraId="1AE787AF" w14:textId="014E762C" w:rsidR="002A1AC4" w:rsidRPr="002A1AC4" w:rsidRDefault="002A1AC4" w:rsidP="002A1AC4">
      <w:pPr>
        <w:spacing w:line="360" w:lineRule="auto"/>
        <w:jc w:val="both"/>
        <w:rPr>
          <w:rFonts w:eastAsiaTheme="minorEastAsia" w:cs="Times New Roman"/>
        </w:rPr>
      </w:pPr>
      <w:r>
        <w:rPr>
          <w:rFonts w:eastAsiaTheme="minorEastAsia" w:cs="Times New Roman"/>
        </w:rPr>
        <w:lastRenderedPageBreak/>
        <w:t xml:space="preserve">We suspected that an elevated variance between the probes of the genes of phylostrata 1, 4 and 5 might explain the previous discrepancies. </w:t>
      </w:r>
      <w:r w:rsidR="009B3D44">
        <w:rPr>
          <w:rFonts w:eastAsiaTheme="minorEastAsia" w:cs="Times New Roman"/>
        </w:rPr>
        <w:t>The tumour and normal samples were pooled, and t</w:t>
      </w:r>
      <w:r>
        <w:rPr>
          <w:rFonts w:eastAsiaTheme="minorEastAsia" w:cs="Times New Roman"/>
        </w:rPr>
        <w:t>he variance between</w:t>
      </w:r>
      <w:r w:rsidRPr="002A1AC4">
        <w:rPr>
          <w:rFonts w:eastAsiaTheme="minorEastAsia" w:cs="Times New Roman"/>
        </w:rPr>
        <w:t xml:space="preserve"> the probes</w:t>
      </w:r>
      <w:r>
        <w:rPr>
          <w:rFonts w:eastAsiaTheme="minorEastAsia" w:cs="Times New Roman"/>
        </w:rPr>
        <w:t xml:space="preserve"> of </w:t>
      </w:r>
      <w:r w:rsidR="00120233">
        <w:rPr>
          <w:rFonts w:eastAsiaTheme="minorEastAsia" w:cs="Times New Roman"/>
        </w:rPr>
        <w:t>each gene</w:t>
      </w:r>
      <w:r w:rsidR="009B3D44">
        <w:rPr>
          <w:rFonts w:eastAsiaTheme="minorEastAsia" w:cs="Times New Roman"/>
        </w:rPr>
        <w:t xml:space="preserve"> </w:t>
      </w:r>
      <w:r>
        <w:rPr>
          <w:rFonts w:eastAsiaTheme="minorEastAsia" w:cs="Times New Roman"/>
        </w:rPr>
        <w:t xml:space="preserve">was calculated for </w:t>
      </w:r>
      <w:r w:rsidRPr="002A1AC4">
        <w:rPr>
          <w:rFonts w:eastAsiaTheme="minorEastAsia" w:cs="Times New Roman"/>
        </w:rPr>
        <w:t>each sample</w:t>
      </w:r>
      <w:r w:rsidR="009B3D44">
        <w:rPr>
          <w:rFonts w:eastAsiaTheme="minorEastAsia" w:cs="Times New Roman"/>
        </w:rPr>
        <w:t xml:space="preserve">. The </w:t>
      </w:r>
      <w:r>
        <w:rPr>
          <w:rFonts w:eastAsiaTheme="minorEastAsia" w:cs="Times New Roman"/>
        </w:rPr>
        <w:t xml:space="preserve">mean variance across </w:t>
      </w:r>
      <w:r w:rsidR="009B3D44">
        <w:rPr>
          <w:rFonts w:eastAsiaTheme="minorEastAsia" w:cs="Times New Roman"/>
        </w:rPr>
        <w:t xml:space="preserve">genes </w:t>
      </w:r>
      <w:r>
        <w:rPr>
          <w:rFonts w:eastAsiaTheme="minorEastAsia" w:cs="Times New Roman"/>
        </w:rPr>
        <w:t xml:space="preserve">was subsequently determined for each </w:t>
      </w:r>
      <w:r w:rsidR="009B3D44">
        <w:rPr>
          <w:rFonts w:eastAsiaTheme="minorEastAsia" w:cs="Times New Roman"/>
        </w:rPr>
        <w:t>phylostratum (</w:t>
      </w:r>
      <w:r w:rsidR="00B20FC6">
        <w:rPr>
          <w:rFonts w:eastAsiaTheme="minorEastAsia" w:cs="Times New Roman"/>
        </w:rPr>
        <w:fldChar w:fldCharType="begin"/>
      </w:r>
      <w:r w:rsidR="00B20FC6">
        <w:rPr>
          <w:rFonts w:eastAsiaTheme="minorEastAsia" w:cs="Times New Roman"/>
        </w:rPr>
        <w:instrText xml:space="preserve"> REF _Ref404011797 \h </w:instrText>
      </w:r>
      <w:r w:rsidR="00B20FC6">
        <w:rPr>
          <w:rFonts w:eastAsiaTheme="minorEastAsia" w:cs="Times New Roman"/>
        </w:rPr>
      </w:r>
      <w:r w:rsidR="00B20FC6">
        <w:rPr>
          <w:rFonts w:eastAsiaTheme="minorEastAsia" w:cs="Times New Roman"/>
        </w:rPr>
        <w:fldChar w:fldCharType="separate"/>
      </w:r>
      <w:r w:rsidR="00F85D63" w:rsidRPr="00DE1380">
        <w:rPr>
          <w:b/>
        </w:rPr>
        <w:t xml:space="preserve">Figure S </w:t>
      </w:r>
      <w:r w:rsidR="00F85D63">
        <w:rPr>
          <w:b/>
          <w:i/>
          <w:noProof/>
        </w:rPr>
        <w:t>10</w:t>
      </w:r>
      <w:r w:rsidR="00B20FC6">
        <w:rPr>
          <w:rFonts w:eastAsiaTheme="minorEastAsia" w:cs="Times New Roman"/>
        </w:rPr>
        <w:fldChar w:fldCharType="end"/>
      </w:r>
      <w:r w:rsidR="009B3D44">
        <w:rPr>
          <w:rFonts w:eastAsiaTheme="minorEastAsia" w:cs="Times New Roman"/>
        </w:rPr>
        <w:t>)</w:t>
      </w:r>
      <w:r>
        <w:rPr>
          <w:rFonts w:eastAsiaTheme="minorEastAsia" w:cs="Times New Roman"/>
        </w:rPr>
        <w:t xml:space="preserve">. </w:t>
      </w:r>
      <w:r w:rsidR="00B20FC6">
        <w:rPr>
          <w:rFonts w:eastAsiaTheme="minorEastAsia" w:cs="Times New Roman"/>
        </w:rPr>
        <w:t xml:space="preserve">The variances of the genes of </w:t>
      </w:r>
      <w:r w:rsidR="00A35093">
        <w:rPr>
          <w:rFonts w:eastAsiaTheme="minorEastAsia" w:cs="Times New Roman"/>
        </w:rPr>
        <w:t>p</w:t>
      </w:r>
      <w:r w:rsidR="00B20FC6">
        <w:rPr>
          <w:rFonts w:eastAsiaTheme="minorEastAsia" w:cs="Times New Roman"/>
        </w:rPr>
        <w:t>hylostratum 1 were much higher than the rest</w:t>
      </w:r>
      <w:r w:rsidR="00A35093">
        <w:rPr>
          <w:rFonts w:eastAsiaTheme="minorEastAsia" w:cs="Times New Roman"/>
        </w:rPr>
        <w:t>, which might have contributed to the discrepancy previously observed for this phylostratum. However, the genes of phylostrata 4 and 5 did not have evidently higher variances than the rest of the phylostrata, suggesting that t</w:t>
      </w:r>
      <w:r w:rsidR="00F11EF0">
        <w:rPr>
          <w:rFonts w:eastAsiaTheme="minorEastAsia" w:cs="Times New Roman"/>
        </w:rPr>
        <w:t>here</w:t>
      </w:r>
      <w:r w:rsidR="00A35093">
        <w:rPr>
          <w:rFonts w:eastAsiaTheme="minorEastAsia" w:cs="Times New Roman"/>
        </w:rPr>
        <w:t xml:space="preserve"> are other factors that affected the expression proportions of these phylostrata.</w:t>
      </w:r>
    </w:p>
    <w:p w14:paraId="38F15A21" w14:textId="77777777" w:rsidR="002A1AC4" w:rsidRDefault="002A1AC4" w:rsidP="004548CD">
      <w:pPr>
        <w:spacing w:line="360" w:lineRule="auto"/>
        <w:jc w:val="both"/>
        <w:rPr>
          <w:rFonts w:eastAsiaTheme="minorEastAsia" w:cs="Times New Roman"/>
        </w:rPr>
      </w:pPr>
    </w:p>
    <w:p w14:paraId="27DFBCED" w14:textId="41CFF460" w:rsidR="00585120" w:rsidRDefault="00585120" w:rsidP="004548CD">
      <w:pPr>
        <w:spacing w:line="360" w:lineRule="auto"/>
        <w:jc w:val="both"/>
        <w:rPr>
          <w:rFonts w:eastAsiaTheme="minorEastAsia" w:cs="Times New Roman"/>
        </w:rPr>
      </w:pPr>
      <w:r>
        <w:rPr>
          <w:noProof/>
          <w:lang w:eastAsia="en-AU"/>
        </w:rPr>
        <w:drawing>
          <wp:inline distT="0" distB="0" distL="0" distR="0" wp14:anchorId="61DEEA4E" wp14:editId="496A7AA7">
            <wp:extent cx="5731510" cy="3422702"/>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330"/>
                    <a:stretch/>
                  </pic:blipFill>
                  <pic:spPr bwMode="auto">
                    <a:xfrm>
                      <a:off x="0" y="0"/>
                      <a:ext cx="5731510" cy="3422702"/>
                    </a:xfrm>
                    <a:prstGeom prst="rect">
                      <a:avLst/>
                    </a:prstGeom>
                    <a:ln>
                      <a:noFill/>
                    </a:ln>
                    <a:extLst>
                      <a:ext uri="{53640926-AAD7-44D8-BBD7-CCE9431645EC}">
                        <a14:shadowObscured xmlns:a14="http://schemas.microsoft.com/office/drawing/2010/main"/>
                      </a:ext>
                    </a:extLst>
                  </pic:spPr>
                </pic:pic>
              </a:graphicData>
            </a:graphic>
          </wp:inline>
        </w:drawing>
      </w:r>
    </w:p>
    <w:p w14:paraId="78969CAF" w14:textId="3F55F665" w:rsidR="009B3D44" w:rsidRPr="00DE1380" w:rsidRDefault="009B3D44" w:rsidP="00DE1380">
      <w:pPr>
        <w:pStyle w:val="Caption"/>
        <w:jc w:val="both"/>
        <w:rPr>
          <w:i w:val="0"/>
          <w:color w:val="auto"/>
        </w:rPr>
      </w:pPr>
      <w:bookmarkStart w:id="219" w:name="_Ref404011797"/>
      <w:r w:rsidRPr="00DE1380">
        <w:rPr>
          <w:b/>
          <w:i w:val="0"/>
          <w:color w:val="auto"/>
        </w:rPr>
        <w:t xml:space="preserve">Figure S </w:t>
      </w:r>
      <w:r w:rsidRPr="00DE1380">
        <w:rPr>
          <w:b/>
          <w:i w:val="0"/>
          <w:color w:val="auto"/>
        </w:rPr>
        <w:fldChar w:fldCharType="begin"/>
      </w:r>
      <w:r w:rsidRPr="00DE1380">
        <w:rPr>
          <w:b/>
          <w:i w:val="0"/>
          <w:color w:val="auto"/>
        </w:rPr>
        <w:instrText xml:space="preserve"> SEQ Figure_S \* ARABIC </w:instrText>
      </w:r>
      <w:r w:rsidRPr="00DE1380">
        <w:rPr>
          <w:b/>
          <w:i w:val="0"/>
          <w:color w:val="auto"/>
        </w:rPr>
        <w:fldChar w:fldCharType="separate"/>
      </w:r>
      <w:r w:rsidR="00F85D63">
        <w:rPr>
          <w:b/>
          <w:i w:val="0"/>
          <w:noProof/>
          <w:color w:val="auto"/>
        </w:rPr>
        <w:t>10</w:t>
      </w:r>
      <w:r w:rsidRPr="00DE1380">
        <w:rPr>
          <w:b/>
          <w:i w:val="0"/>
          <w:color w:val="auto"/>
        </w:rPr>
        <w:fldChar w:fldCharType="end"/>
      </w:r>
      <w:bookmarkEnd w:id="219"/>
      <w:r w:rsidRPr="00DE1380">
        <w:rPr>
          <w:b/>
          <w:i w:val="0"/>
          <w:color w:val="auto"/>
        </w:rPr>
        <w:t>. Mean expression variance of the genes across phylostrata.</w:t>
      </w:r>
      <w:r w:rsidRPr="00DE1380">
        <w:rPr>
          <w:i w:val="0"/>
          <w:color w:val="auto"/>
        </w:rPr>
        <w:t xml:space="preserve"> Boxplots </w:t>
      </w:r>
      <w:r w:rsidR="00DE1380" w:rsidRPr="00DE1380">
        <w:rPr>
          <w:i w:val="0"/>
          <w:color w:val="auto"/>
        </w:rPr>
        <w:t xml:space="preserve">were built with </w:t>
      </w:r>
      <w:r w:rsidRPr="00DE1380">
        <w:rPr>
          <w:i w:val="0"/>
          <w:color w:val="auto"/>
        </w:rPr>
        <w:t xml:space="preserve">the mean variance of the gene probes for each sample. </w:t>
      </w:r>
      <w:r w:rsidR="00DE1380" w:rsidRPr="00DE1380">
        <w:rPr>
          <w:i w:val="0"/>
          <w:color w:val="auto"/>
        </w:rPr>
        <w:t>Normal and tumour samples were pooled for this representation. The variance o</w:t>
      </w:r>
      <w:r w:rsidR="00120233">
        <w:rPr>
          <w:i w:val="0"/>
          <w:color w:val="auto"/>
        </w:rPr>
        <w:t>f the probes of Phylostratum 1 i</w:t>
      </w:r>
      <w:r w:rsidR="00DE1380" w:rsidRPr="00DE1380">
        <w:rPr>
          <w:i w:val="0"/>
          <w:color w:val="auto"/>
        </w:rPr>
        <w:t>s higher than the variance of the rest of the phylostrata. Evident increased variances were not observed for Phylostrata 4 and 5</w:t>
      </w:r>
      <w:r w:rsidR="00A35093">
        <w:rPr>
          <w:i w:val="0"/>
          <w:color w:val="auto"/>
        </w:rPr>
        <w:t>. The large variance presen</w:t>
      </w:r>
      <w:r w:rsidR="00D82048">
        <w:rPr>
          <w:i w:val="0"/>
          <w:color w:val="auto"/>
        </w:rPr>
        <w:t>t in genes of phylostrata 16 is</w:t>
      </w:r>
      <w:r w:rsidR="00A35093">
        <w:rPr>
          <w:i w:val="0"/>
          <w:color w:val="auto"/>
        </w:rPr>
        <w:t xml:space="preserve"> most likely due to the ver</w:t>
      </w:r>
      <w:r w:rsidR="00D82048">
        <w:rPr>
          <w:i w:val="0"/>
          <w:color w:val="auto"/>
        </w:rPr>
        <w:t>y small number of genes in this phylostratum</w:t>
      </w:r>
      <w:r w:rsidR="00120233">
        <w:rPr>
          <w:i w:val="0"/>
          <w:color w:val="auto"/>
        </w:rPr>
        <w:t>.</w:t>
      </w:r>
    </w:p>
    <w:p w14:paraId="388125CD" w14:textId="77777777" w:rsidR="006101C9" w:rsidRDefault="006101C9" w:rsidP="006101C9"/>
    <w:p w14:paraId="11DE12C5" w14:textId="77777777" w:rsidR="000767A6" w:rsidRDefault="000767A6" w:rsidP="006101C9"/>
    <w:p w14:paraId="0F82BFE6" w14:textId="77777777" w:rsidR="000767A6" w:rsidRDefault="000767A6" w:rsidP="006101C9"/>
    <w:p w14:paraId="2608941A" w14:textId="77777777" w:rsidR="000767A6" w:rsidRDefault="000767A6" w:rsidP="006101C9"/>
    <w:p w14:paraId="5FDA65B1" w14:textId="77777777" w:rsidR="00D82048" w:rsidRDefault="00D82048" w:rsidP="006101C9"/>
    <w:p w14:paraId="587C31CF" w14:textId="77777777" w:rsidR="00D82048" w:rsidRDefault="00D82048" w:rsidP="006101C9"/>
    <w:p w14:paraId="1F97A848" w14:textId="77777777" w:rsidR="00FA01D5" w:rsidRDefault="003A41DD" w:rsidP="0080598A">
      <w:pPr>
        <w:pStyle w:val="Heading2"/>
        <w:rPr>
          <w:rFonts w:eastAsiaTheme="minorEastAsia"/>
        </w:rPr>
      </w:pPr>
      <w:bookmarkStart w:id="220" w:name="_Toc404262930"/>
      <w:r>
        <w:rPr>
          <w:rFonts w:eastAsiaTheme="minorEastAsia"/>
        </w:rPr>
        <w:lastRenderedPageBreak/>
        <w:t>Supplementary tables</w:t>
      </w:r>
      <w:bookmarkEnd w:id="220"/>
    </w:p>
    <w:p w14:paraId="181F86AF" w14:textId="77777777" w:rsidR="00007C18" w:rsidRDefault="00007C18" w:rsidP="00007C18"/>
    <w:p w14:paraId="0C7EA7B7" w14:textId="77777777" w:rsidR="00552EFF" w:rsidRPr="00D82048" w:rsidRDefault="00552EFF" w:rsidP="00552EFF">
      <w:pPr>
        <w:pStyle w:val="Caption"/>
        <w:rPr>
          <w:i w:val="0"/>
          <w:color w:val="auto"/>
        </w:rPr>
      </w:pPr>
      <w:r w:rsidRPr="00D82048">
        <w:rPr>
          <w:i w:val="0"/>
          <w:color w:val="auto"/>
        </w:rPr>
        <w:t xml:space="preserve">Table S </w:t>
      </w:r>
      <w:r w:rsidR="00F73FCF" w:rsidRPr="00D82048">
        <w:rPr>
          <w:i w:val="0"/>
          <w:color w:val="auto"/>
        </w:rPr>
        <w:fldChar w:fldCharType="begin"/>
      </w:r>
      <w:r w:rsidR="00F73FCF" w:rsidRPr="00D82048">
        <w:rPr>
          <w:i w:val="0"/>
          <w:color w:val="auto"/>
        </w:rPr>
        <w:instrText xml:space="preserve"> SEQ Table_S \* ARABIC </w:instrText>
      </w:r>
      <w:r w:rsidR="00F73FCF" w:rsidRPr="00D82048">
        <w:rPr>
          <w:i w:val="0"/>
          <w:color w:val="auto"/>
        </w:rPr>
        <w:fldChar w:fldCharType="separate"/>
      </w:r>
      <w:r w:rsidR="00F85D63">
        <w:rPr>
          <w:i w:val="0"/>
          <w:noProof/>
          <w:color w:val="auto"/>
        </w:rPr>
        <w:t>4</w:t>
      </w:r>
      <w:r w:rsidR="00F73FCF" w:rsidRPr="00D82048">
        <w:rPr>
          <w:i w:val="0"/>
          <w:noProof/>
          <w:color w:val="auto"/>
        </w:rPr>
        <w:fldChar w:fldCharType="end"/>
      </w:r>
      <w:r w:rsidRPr="00D82048">
        <w:rPr>
          <w:i w:val="0"/>
          <w:color w:val="auto"/>
        </w:rPr>
        <w:t>. Phylostrata of OrthoMCL species</w:t>
      </w:r>
    </w:p>
    <w:tbl>
      <w:tblPr>
        <w:tblW w:w="7638" w:type="dxa"/>
        <w:tblLook w:val="04A0" w:firstRow="1" w:lastRow="0" w:firstColumn="1" w:lastColumn="0" w:noHBand="0" w:noVBand="1"/>
      </w:tblPr>
      <w:tblGrid>
        <w:gridCol w:w="958"/>
        <w:gridCol w:w="5298"/>
        <w:gridCol w:w="1480"/>
      </w:tblGrid>
      <w:tr w:rsidR="00007C18" w:rsidRPr="00007C18" w14:paraId="44670C6A" w14:textId="77777777" w:rsidTr="00007C18">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4DD89" w14:textId="77777777" w:rsidR="00007C18" w:rsidRPr="00007C18" w:rsidRDefault="00007C18" w:rsidP="00007C18">
            <w:pPr>
              <w:spacing w:after="0" w:line="240" w:lineRule="auto"/>
              <w:rPr>
                <w:rFonts w:ascii="Calibri" w:eastAsia="Times New Roman" w:hAnsi="Calibri" w:cs="Times New Roman"/>
                <w:b/>
                <w:bCs/>
                <w:color w:val="000000"/>
                <w:lang w:eastAsia="en-AU"/>
              </w:rPr>
            </w:pPr>
            <w:r w:rsidRPr="00007C18">
              <w:rPr>
                <w:rFonts w:ascii="Calibri" w:eastAsia="Times New Roman" w:hAnsi="Calibri" w:cs="Times New Roman"/>
                <w:b/>
                <w:bCs/>
                <w:color w:val="000000"/>
                <w:lang w:eastAsia="en-AU"/>
              </w:rPr>
              <w:t>ABBREV</w:t>
            </w:r>
          </w:p>
        </w:tc>
        <w:tc>
          <w:tcPr>
            <w:tcW w:w="5298" w:type="dxa"/>
            <w:tcBorders>
              <w:top w:val="single" w:sz="4" w:space="0" w:color="auto"/>
              <w:left w:val="nil"/>
              <w:bottom w:val="single" w:sz="4" w:space="0" w:color="auto"/>
              <w:right w:val="single" w:sz="4" w:space="0" w:color="auto"/>
            </w:tcBorders>
            <w:shd w:val="clear" w:color="auto" w:fill="auto"/>
            <w:noWrap/>
            <w:vAlign w:val="bottom"/>
            <w:hideMark/>
          </w:tcPr>
          <w:p w14:paraId="59E3CA9A" w14:textId="77777777" w:rsidR="00007C18" w:rsidRPr="00007C18" w:rsidRDefault="00007C18" w:rsidP="00007C18">
            <w:pPr>
              <w:spacing w:after="0" w:line="240" w:lineRule="auto"/>
              <w:jc w:val="center"/>
              <w:rPr>
                <w:rFonts w:ascii="Calibri" w:eastAsia="Times New Roman" w:hAnsi="Calibri" w:cs="Times New Roman"/>
                <w:b/>
                <w:bCs/>
                <w:color w:val="000000"/>
                <w:lang w:eastAsia="en-AU"/>
              </w:rPr>
            </w:pPr>
            <w:r w:rsidRPr="00007C18">
              <w:rPr>
                <w:rFonts w:ascii="Calibri" w:eastAsia="Times New Roman" w:hAnsi="Calibri" w:cs="Times New Roman"/>
                <w:b/>
                <w:bCs/>
                <w:color w:val="000000"/>
                <w:lang w:eastAsia="en-AU"/>
              </w:rPr>
              <w:t>Species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2E05D46" w14:textId="77777777" w:rsidR="00007C18" w:rsidRPr="00007C18" w:rsidRDefault="00007C18" w:rsidP="00007C18">
            <w:pPr>
              <w:spacing w:after="0" w:line="240" w:lineRule="auto"/>
              <w:jc w:val="center"/>
              <w:rPr>
                <w:rFonts w:ascii="Calibri" w:eastAsia="Times New Roman" w:hAnsi="Calibri" w:cs="Times New Roman"/>
                <w:b/>
                <w:bCs/>
                <w:color w:val="000000"/>
                <w:lang w:eastAsia="en-AU"/>
              </w:rPr>
            </w:pPr>
            <w:r w:rsidRPr="00007C18">
              <w:rPr>
                <w:rFonts w:ascii="Calibri" w:eastAsia="Times New Roman" w:hAnsi="Calibri" w:cs="Times New Roman"/>
                <w:b/>
                <w:bCs/>
                <w:color w:val="000000"/>
                <w:lang w:eastAsia="en-AU"/>
              </w:rPr>
              <w:t>Phylostratum</w:t>
            </w:r>
          </w:p>
        </w:tc>
      </w:tr>
      <w:tr w:rsidR="00007C18" w:rsidRPr="00007C18" w14:paraId="3D22795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0540B0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ecol</w:t>
            </w:r>
          </w:p>
        </w:tc>
        <w:tc>
          <w:tcPr>
            <w:tcW w:w="5298" w:type="dxa"/>
            <w:tcBorders>
              <w:top w:val="nil"/>
              <w:left w:val="nil"/>
              <w:bottom w:val="single" w:sz="4" w:space="0" w:color="auto"/>
              <w:right w:val="single" w:sz="4" w:space="0" w:color="auto"/>
            </w:tcBorders>
            <w:shd w:val="clear" w:color="auto" w:fill="auto"/>
            <w:noWrap/>
            <w:vAlign w:val="bottom"/>
            <w:hideMark/>
          </w:tcPr>
          <w:p w14:paraId="7337370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Escherichia coli str. K-12 substr. W3110</w:t>
            </w:r>
          </w:p>
        </w:tc>
        <w:tc>
          <w:tcPr>
            <w:tcW w:w="1480" w:type="dxa"/>
            <w:tcBorders>
              <w:top w:val="nil"/>
              <w:left w:val="nil"/>
              <w:bottom w:val="single" w:sz="4" w:space="0" w:color="auto"/>
              <w:right w:val="single" w:sz="4" w:space="0" w:color="auto"/>
            </w:tcBorders>
            <w:shd w:val="clear" w:color="auto" w:fill="auto"/>
            <w:noWrap/>
            <w:vAlign w:val="bottom"/>
            <w:hideMark/>
          </w:tcPr>
          <w:p w14:paraId="2846BF3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57971EA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E951E8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ftul</w:t>
            </w:r>
          </w:p>
        </w:tc>
        <w:tc>
          <w:tcPr>
            <w:tcW w:w="5298" w:type="dxa"/>
            <w:tcBorders>
              <w:top w:val="nil"/>
              <w:left w:val="nil"/>
              <w:bottom w:val="single" w:sz="4" w:space="0" w:color="auto"/>
              <w:right w:val="single" w:sz="4" w:space="0" w:color="auto"/>
            </w:tcBorders>
            <w:shd w:val="clear" w:color="auto" w:fill="auto"/>
            <w:noWrap/>
            <w:vAlign w:val="bottom"/>
            <w:hideMark/>
          </w:tcPr>
          <w:p w14:paraId="69C1BFF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Francisella tularensis subsp. tularensis SCHU S4</w:t>
            </w:r>
          </w:p>
        </w:tc>
        <w:tc>
          <w:tcPr>
            <w:tcW w:w="1480" w:type="dxa"/>
            <w:tcBorders>
              <w:top w:val="nil"/>
              <w:left w:val="nil"/>
              <w:bottom w:val="single" w:sz="4" w:space="0" w:color="auto"/>
              <w:right w:val="single" w:sz="4" w:space="0" w:color="auto"/>
            </w:tcBorders>
            <w:shd w:val="clear" w:color="auto" w:fill="auto"/>
            <w:noWrap/>
            <w:vAlign w:val="bottom"/>
            <w:hideMark/>
          </w:tcPr>
          <w:p w14:paraId="48ED6DB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A81817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B7F112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gsul</w:t>
            </w:r>
          </w:p>
        </w:tc>
        <w:tc>
          <w:tcPr>
            <w:tcW w:w="5298" w:type="dxa"/>
            <w:tcBorders>
              <w:top w:val="nil"/>
              <w:left w:val="nil"/>
              <w:bottom w:val="single" w:sz="4" w:space="0" w:color="auto"/>
              <w:right w:val="single" w:sz="4" w:space="0" w:color="auto"/>
            </w:tcBorders>
            <w:shd w:val="clear" w:color="auto" w:fill="auto"/>
            <w:noWrap/>
            <w:vAlign w:val="bottom"/>
            <w:hideMark/>
          </w:tcPr>
          <w:p w14:paraId="34C2F3D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Geobacter sulfurreducens PCA</w:t>
            </w:r>
          </w:p>
        </w:tc>
        <w:tc>
          <w:tcPr>
            <w:tcW w:w="1480" w:type="dxa"/>
            <w:tcBorders>
              <w:top w:val="nil"/>
              <w:left w:val="nil"/>
              <w:bottom w:val="single" w:sz="4" w:space="0" w:color="auto"/>
              <w:right w:val="single" w:sz="4" w:space="0" w:color="auto"/>
            </w:tcBorders>
            <w:shd w:val="clear" w:color="auto" w:fill="auto"/>
            <w:noWrap/>
            <w:vAlign w:val="bottom"/>
            <w:hideMark/>
          </w:tcPr>
          <w:p w14:paraId="3612638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AC5543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54FC3D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halo</w:t>
            </w:r>
          </w:p>
        </w:tc>
        <w:tc>
          <w:tcPr>
            <w:tcW w:w="5298" w:type="dxa"/>
            <w:tcBorders>
              <w:top w:val="nil"/>
              <w:left w:val="nil"/>
              <w:bottom w:val="single" w:sz="4" w:space="0" w:color="auto"/>
              <w:right w:val="single" w:sz="4" w:space="0" w:color="auto"/>
            </w:tcBorders>
            <w:shd w:val="clear" w:color="auto" w:fill="auto"/>
            <w:noWrap/>
            <w:vAlign w:val="bottom"/>
            <w:hideMark/>
          </w:tcPr>
          <w:p w14:paraId="7019B9D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Halobacterium sp. NRC-1</w:t>
            </w:r>
          </w:p>
        </w:tc>
        <w:tc>
          <w:tcPr>
            <w:tcW w:w="1480" w:type="dxa"/>
            <w:tcBorders>
              <w:top w:val="nil"/>
              <w:left w:val="nil"/>
              <w:bottom w:val="single" w:sz="4" w:space="0" w:color="auto"/>
              <w:right w:val="single" w:sz="4" w:space="0" w:color="auto"/>
            </w:tcBorders>
            <w:shd w:val="clear" w:color="auto" w:fill="auto"/>
            <w:noWrap/>
            <w:vAlign w:val="bottom"/>
            <w:hideMark/>
          </w:tcPr>
          <w:p w14:paraId="25FB750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47EC53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F3C0D6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hwal</w:t>
            </w:r>
          </w:p>
        </w:tc>
        <w:tc>
          <w:tcPr>
            <w:tcW w:w="5298" w:type="dxa"/>
            <w:tcBorders>
              <w:top w:val="nil"/>
              <w:left w:val="nil"/>
              <w:bottom w:val="single" w:sz="4" w:space="0" w:color="auto"/>
              <w:right w:val="single" w:sz="4" w:space="0" w:color="auto"/>
            </w:tcBorders>
            <w:shd w:val="clear" w:color="auto" w:fill="auto"/>
            <w:noWrap/>
            <w:vAlign w:val="bottom"/>
            <w:hideMark/>
          </w:tcPr>
          <w:p w14:paraId="7DDA2EC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Haloquadratum walsbyi DSM 16790</w:t>
            </w:r>
          </w:p>
        </w:tc>
        <w:tc>
          <w:tcPr>
            <w:tcW w:w="1480" w:type="dxa"/>
            <w:tcBorders>
              <w:top w:val="nil"/>
              <w:left w:val="nil"/>
              <w:bottom w:val="single" w:sz="4" w:space="0" w:color="auto"/>
              <w:right w:val="single" w:sz="4" w:space="0" w:color="auto"/>
            </w:tcBorders>
            <w:shd w:val="clear" w:color="auto" w:fill="auto"/>
            <w:noWrap/>
            <w:vAlign w:val="bottom"/>
            <w:hideMark/>
          </w:tcPr>
          <w:p w14:paraId="36429C9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59A8CA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E61BAA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hbut</w:t>
            </w:r>
          </w:p>
        </w:tc>
        <w:tc>
          <w:tcPr>
            <w:tcW w:w="5298" w:type="dxa"/>
            <w:tcBorders>
              <w:top w:val="nil"/>
              <w:left w:val="nil"/>
              <w:bottom w:val="single" w:sz="4" w:space="0" w:color="auto"/>
              <w:right w:val="single" w:sz="4" w:space="0" w:color="auto"/>
            </w:tcBorders>
            <w:shd w:val="clear" w:color="auto" w:fill="auto"/>
            <w:noWrap/>
            <w:vAlign w:val="bottom"/>
            <w:hideMark/>
          </w:tcPr>
          <w:p w14:paraId="0643994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Hyperthermus butylicus DSM 5456</w:t>
            </w:r>
          </w:p>
        </w:tc>
        <w:tc>
          <w:tcPr>
            <w:tcW w:w="1480" w:type="dxa"/>
            <w:tcBorders>
              <w:top w:val="nil"/>
              <w:left w:val="nil"/>
              <w:bottom w:val="single" w:sz="4" w:space="0" w:color="auto"/>
              <w:right w:val="single" w:sz="4" w:space="0" w:color="auto"/>
            </w:tcBorders>
            <w:shd w:val="clear" w:color="auto" w:fill="auto"/>
            <w:noWrap/>
            <w:vAlign w:val="bottom"/>
            <w:hideMark/>
          </w:tcPr>
          <w:p w14:paraId="6A5BFA3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0C30B93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513EFB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ihos</w:t>
            </w:r>
          </w:p>
        </w:tc>
        <w:tc>
          <w:tcPr>
            <w:tcW w:w="5298" w:type="dxa"/>
            <w:tcBorders>
              <w:top w:val="nil"/>
              <w:left w:val="nil"/>
              <w:bottom w:val="single" w:sz="4" w:space="0" w:color="auto"/>
              <w:right w:val="single" w:sz="4" w:space="0" w:color="auto"/>
            </w:tcBorders>
            <w:shd w:val="clear" w:color="auto" w:fill="auto"/>
            <w:noWrap/>
            <w:vAlign w:val="bottom"/>
            <w:hideMark/>
          </w:tcPr>
          <w:p w14:paraId="18E006A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Ignicoccus hospitalis KIN4/I</w:t>
            </w:r>
          </w:p>
        </w:tc>
        <w:tc>
          <w:tcPr>
            <w:tcW w:w="1480" w:type="dxa"/>
            <w:tcBorders>
              <w:top w:val="nil"/>
              <w:left w:val="nil"/>
              <w:bottom w:val="single" w:sz="4" w:space="0" w:color="auto"/>
              <w:right w:val="single" w:sz="4" w:space="0" w:color="auto"/>
            </w:tcBorders>
            <w:shd w:val="clear" w:color="auto" w:fill="auto"/>
            <w:noWrap/>
            <w:vAlign w:val="bottom"/>
            <w:hideMark/>
          </w:tcPr>
          <w:p w14:paraId="656C70D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077FC09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43E9B7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lmon</w:t>
            </w:r>
          </w:p>
        </w:tc>
        <w:tc>
          <w:tcPr>
            <w:tcW w:w="5298" w:type="dxa"/>
            <w:tcBorders>
              <w:top w:val="nil"/>
              <w:left w:val="nil"/>
              <w:bottom w:val="single" w:sz="4" w:space="0" w:color="auto"/>
              <w:right w:val="single" w:sz="4" w:space="0" w:color="auto"/>
            </w:tcBorders>
            <w:shd w:val="clear" w:color="auto" w:fill="auto"/>
            <w:noWrap/>
            <w:vAlign w:val="bottom"/>
            <w:hideMark/>
          </w:tcPr>
          <w:p w14:paraId="30E01E2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Listeria monocytogenes EGD-e</w:t>
            </w:r>
          </w:p>
        </w:tc>
        <w:tc>
          <w:tcPr>
            <w:tcW w:w="1480" w:type="dxa"/>
            <w:tcBorders>
              <w:top w:val="nil"/>
              <w:left w:val="nil"/>
              <w:bottom w:val="single" w:sz="4" w:space="0" w:color="auto"/>
              <w:right w:val="single" w:sz="4" w:space="0" w:color="auto"/>
            </w:tcBorders>
            <w:shd w:val="clear" w:color="auto" w:fill="auto"/>
            <w:noWrap/>
            <w:vAlign w:val="bottom"/>
            <w:hideMark/>
          </w:tcPr>
          <w:p w14:paraId="20F238F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60C89E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B0CDD9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msed</w:t>
            </w:r>
          </w:p>
        </w:tc>
        <w:tc>
          <w:tcPr>
            <w:tcW w:w="5298" w:type="dxa"/>
            <w:tcBorders>
              <w:top w:val="nil"/>
              <w:left w:val="nil"/>
              <w:bottom w:val="single" w:sz="4" w:space="0" w:color="auto"/>
              <w:right w:val="single" w:sz="4" w:space="0" w:color="auto"/>
            </w:tcBorders>
            <w:shd w:val="clear" w:color="auto" w:fill="auto"/>
            <w:noWrap/>
            <w:vAlign w:val="bottom"/>
            <w:hideMark/>
          </w:tcPr>
          <w:p w14:paraId="479DB72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Metallosphaera sedula DSM 5348</w:t>
            </w:r>
          </w:p>
        </w:tc>
        <w:tc>
          <w:tcPr>
            <w:tcW w:w="1480" w:type="dxa"/>
            <w:tcBorders>
              <w:top w:val="nil"/>
              <w:left w:val="nil"/>
              <w:bottom w:val="single" w:sz="4" w:space="0" w:color="auto"/>
              <w:right w:val="single" w:sz="4" w:space="0" w:color="auto"/>
            </w:tcBorders>
            <w:shd w:val="clear" w:color="auto" w:fill="auto"/>
            <w:noWrap/>
            <w:vAlign w:val="bottom"/>
            <w:hideMark/>
          </w:tcPr>
          <w:p w14:paraId="08894AF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22C6AD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A12CC3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msmi</w:t>
            </w:r>
          </w:p>
        </w:tc>
        <w:tc>
          <w:tcPr>
            <w:tcW w:w="5298" w:type="dxa"/>
            <w:tcBorders>
              <w:top w:val="nil"/>
              <w:left w:val="nil"/>
              <w:bottom w:val="single" w:sz="4" w:space="0" w:color="auto"/>
              <w:right w:val="single" w:sz="4" w:space="0" w:color="auto"/>
            </w:tcBorders>
            <w:shd w:val="clear" w:color="auto" w:fill="auto"/>
            <w:noWrap/>
            <w:vAlign w:val="bottom"/>
            <w:hideMark/>
          </w:tcPr>
          <w:p w14:paraId="3E31326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Methanobrevibacter smithii ATCC 35061</w:t>
            </w:r>
          </w:p>
        </w:tc>
        <w:tc>
          <w:tcPr>
            <w:tcW w:w="1480" w:type="dxa"/>
            <w:tcBorders>
              <w:top w:val="nil"/>
              <w:left w:val="nil"/>
              <w:bottom w:val="single" w:sz="4" w:space="0" w:color="auto"/>
              <w:right w:val="single" w:sz="4" w:space="0" w:color="auto"/>
            </w:tcBorders>
            <w:shd w:val="clear" w:color="auto" w:fill="auto"/>
            <w:noWrap/>
            <w:vAlign w:val="bottom"/>
            <w:hideMark/>
          </w:tcPr>
          <w:p w14:paraId="0067336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389FD5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D0B5AD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mjan</w:t>
            </w:r>
          </w:p>
        </w:tc>
        <w:tc>
          <w:tcPr>
            <w:tcW w:w="5298" w:type="dxa"/>
            <w:tcBorders>
              <w:top w:val="nil"/>
              <w:left w:val="nil"/>
              <w:bottom w:val="single" w:sz="4" w:space="0" w:color="auto"/>
              <w:right w:val="single" w:sz="4" w:space="0" w:color="auto"/>
            </w:tcBorders>
            <w:shd w:val="clear" w:color="auto" w:fill="auto"/>
            <w:noWrap/>
            <w:vAlign w:val="bottom"/>
            <w:hideMark/>
          </w:tcPr>
          <w:p w14:paraId="47A92D8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Methanocaldococcus jannaschii DSM 2661</w:t>
            </w:r>
          </w:p>
        </w:tc>
        <w:tc>
          <w:tcPr>
            <w:tcW w:w="1480" w:type="dxa"/>
            <w:tcBorders>
              <w:top w:val="nil"/>
              <w:left w:val="nil"/>
              <w:bottom w:val="single" w:sz="4" w:space="0" w:color="auto"/>
              <w:right w:val="single" w:sz="4" w:space="0" w:color="auto"/>
            </w:tcBorders>
            <w:shd w:val="clear" w:color="auto" w:fill="auto"/>
            <w:noWrap/>
            <w:vAlign w:val="bottom"/>
            <w:hideMark/>
          </w:tcPr>
          <w:p w14:paraId="40435E6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C5398F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FC8137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mmar</w:t>
            </w:r>
          </w:p>
        </w:tc>
        <w:tc>
          <w:tcPr>
            <w:tcW w:w="5298" w:type="dxa"/>
            <w:tcBorders>
              <w:top w:val="nil"/>
              <w:left w:val="nil"/>
              <w:bottom w:val="single" w:sz="4" w:space="0" w:color="auto"/>
              <w:right w:val="single" w:sz="4" w:space="0" w:color="auto"/>
            </w:tcBorders>
            <w:shd w:val="clear" w:color="auto" w:fill="auto"/>
            <w:noWrap/>
            <w:vAlign w:val="bottom"/>
            <w:hideMark/>
          </w:tcPr>
          <w:p w14:paraId="099EE28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Methanococcus maripaludis S2</w:t>
            </w:r>
          </w:p>
        </w:tc>
        <w:tc>
          <w:tcPr>
            <w:tcW w:w="1480" w:type="dxa"/>
            <w:tcBorders>
              <w:top w:val="nil"/>
              <w:left w:val="nil"/>
              <w:bottom w:val="single" w:sz="4" w:space="0" w:color="auto"/>
              <w:right w:val="single" w:sz="4" w:space="0" w:color="auto"/>
            </w:tcBorders>
            <w:shd w:val="clear" w:color="auto" w:fill="auto"/>
            <w:noWrap/>
            <w:vAlign w:val="bottom"/>
            <w:hideMark/>
          </w:tcPr>
          <w:p w14:paraId="2F65B81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F7ADDE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E20941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tvol</w:t>
            </w:r>
          </w:p>
        </w:tc>
        <w:tc>
          <w:tcPr>
            <w:tcW w:w="5298" w:type="dxa"/>
            <w:tcBorders>
              <w:top w:val="nil"/>
              <w:left w:val="nil"/>
              <w:bottom w:val="single" w:sz="4" w:space="0" w:color="auto"/>
              <w:right w:val="single" w:sz="4" w:space="0" w:color="auto"/>
            </w:tcBorders>
            <w:shd w:val="clear" w:color="auto" w:fill="auto"/>
            <w:noWrap/>
            <w:vAlign w:val="bottom"/>
            <w:hideMark/>
          </w:tcPr>
          <w:p w14:paraId="22DF594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Thermoplasma volcanium GSS1</w:t>
            </w:r>
          </w:p>
        </w:tc>
        <w:tc>
          <w:tcPr>
            <w:tcW w:w="1480" w:type="dxa"/>
            <w:tcBorders>
              <w:top w:val="nil"/>
              <w:left w:val="nil"/>
              <w:bottom w:val="single" w:sz="4" w:space="0" w:color="auto"/>
              <w:right w:val="single" w:sz="4" w:space="0" w:color="auto"/>
            </w:tcBorders>
            <w:shd w:val="clear" w:color="auto" w:fill="auto"/>
            <w:noWrap/>
            <w:vAlign w:val="bottom"/>
            <w:hideMark/>
          </w:tcPr>
          <w:p w14:paraId="6D70E7D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1F233C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7A0973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tmar</w:t>
            </w:r>
          </w:p>
        </w:tc>
        <w:tc>
          <w:tcPr>
            <w:tcW w:w="5298" w:type="dxa"/>
            <w:tcBorders>
              <w:top w:val="nil"/>
              <w:left w:val="nil"/>
              <w:bottom w:val="single" w:sz="4" w:space="0" w:color="auto"/>
              <w:right w:val="single" w:sz="4" w:space="0" w:color="auto"/>
            </w:tcBorders>
            <w:shd w:val="clear" w:color="auto" w:fill="auto"/>
            <w:noWrap/>
            <w:vAlign w:val="bottom"/>
            <w:hideMark/>
          </w:tcPr>
          <w:p w14:paraId="76D5720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Thermotoga maritima MSB8</w:t>
            </w:r>
          </w:p>
        </w:tc>
        <w:tc>
          <w:tcPr>
            <w:tcW w:w="1480" w:type="dxa"/>
            <w:tcBorders>
              <w:top w:val="nil"/>
              <w:left w:val="nil"/>
              <w:bottom w:val="single" w:sz="4" w:space="0" w:color="auto"/>
              <w:right w:val="single" w:sz="4" w:space="0" w:color="auto"/>
            </w:tcBorders>
            <w:shd w:val="clear" w:color="auto" w:fill="auto"/>
            <w:noWrap/>
            <w:vAlign w:val="bottom"/>
            <w:hideMark/>
          </w:tcPr>
          <w:p w14:paraId="7583F24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CB33CD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3B95D1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tpal</w:t>
            </w:r>
          </w:p>
        </w:tc>
        <w:tc>
          <w:tcPr>
            <w:tcW w:w="5298" w:type="dxa"/>
            <w:tcBorders>
              <w:top w:val="nil"/>
              <w:left w:val="nil"/>
              <w:bottom w:val="single" w:sz="4" w:space="0" w:color="auto"/>
              <w:right w:val="single" w:sz="4" w:space="0" w:color="auto"/>
            </w:tcBorders>
            <w:shd w:val="clear" w:color="auto" w:fill="auto"/>
            <w:noWrap/>
            <w:vAlign w:val="bottom"/>
            <w:hideMark/>
          </w:tcPr>
          <w:p w14:paraId="1935289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Treponema pallidum subsp. pallidum str. Nichols</w:t>
            </w:r>
          </w:p>
        </w:tc>
        <w:tc>
          <w:tcPr>
            <w:tcW w:w="1480" w:type="dxa"/>
            <w:tcBorders>
              <w:top w:val="nil"/>
              <w:left w:val="nil"/>
              <w:bottom w:val="single" w:sz="4" w:space="0" w:color="auto"/>
              <w:right w:val="single" w:sz="4" w:space="0" w:color="auto"/>
            </w:tcBorders>
            <w:shd w:val="clear" w:color="auto" w:fill="auto"/>
            <w:noWrap/>
            <w:vAlign w:val="bottom"/>
            <w:hideMark/>
          </w:tcPr>
          <w:p w14:paraId="27636F5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438E1E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330DA1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vcho</w:t>
            </w:r>
          </w:p>
        </w:tc>
        <w:tc>
          <w:tcPr>
            <w:tcW w:w="5298" w:type="dxa"/>
            <w:tcBorders>
              <w:top w:val="nil"/>
              <w:left w:val="nil"/>
              <w:bottom w:val="single" w:sz="4" w:space="0" w:color="auto"/>
              <w:right w:val="single" w:sz="4" w:space="0" w:color="auto"/>
            </w:tcBorders>
            <w:shd w:val="clear" w:color="auto" w:fill="auto"/>
            <w:noWrap/>
            <w:vAlign w:val="bottom"/>
            <w:hideMark/>
          </w:tcPr>
          <w:p w14:paraId="342B9F1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Vibrio cholerae O1 biovar El Tor str. N16961</w:t>
            </w:r>
          </w:p>
        </w:tc>
        <w:tc>
          <w:tcPr>
            <w:tcW w:w="1480" w:type="dxa"/>
            <w:tcBorders>
              <w:top w:val="nil"/>
              <w:left w:val="nil"/>
              <w:bottom w:val="single" w:sz="4" w:space="0" w:color="auto"/>
              <w:right w:val="single" w:sz="4" w:space="0" w:color="auto"/>
            </w:tcBorders>
            <w:shd w:val="clear" w:color="auto" w:fill="auto"/>
            <w:noWrap/>
            <w:vAlign w:val="bottom"/>
            <w:hideMark/>
          </w:tcPr>
          <w:p w14:paraId="0882FD3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3F704C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53E1F6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wend</w:t>
            </w:r>
          </w:p>
        </w:tc>
        <w:tc>
          <w:tcPr>
            <w:tcW w:w="5298" w:type="dxa"/>
            <w:tcBorders>
              <w:top w:val="nil"/>
              <w:left w:val="nil"/>
              <w:bottom w:val="single" w:sz="4" w:space="0" w:color="auto"/>
              <w:right w:val="single" w:sz="4" w:space="0" w:color="auto"/>
            </w:tcBorders>
            <w:shd w:val="clear" w:color="auto" w:fill="auto"/>
            <w:noWrap/>
            <w:vAlign w:val="bottom"/>
            <w:hideMark/>
          </w:tcPr>
          <w:p w14:paraId="2B4666E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Wolbachia endosymbiont of Culex quinquefasciatus Pel</w:t>
            </w:r>
          </w:p>
        </w:tc>
        <w:tc>
          <w:tcPr>
            <w:tcW w:w="1480" w:type="dxa"/>
            <w:tcBorders>
              <w:top w:val="nil"/>
              <w:left w:val="nil"/>
              <w:bottom w:val="single" w:sz="4" w:space="0" w:color="auto"/>
              <w:right w:val="single" w:sz="4" w:space="0" w:color="auto"/>
            </w:tcBorders>
            <w:shd w:val="clear" w:color="auto" w:fill="auto"/>
            <w:noWrap/>
            <w:vAlign w:val="bottom"/>
            <w:hideMark/>
          </w:tcPr>
          <w:p w14:paraId="46E6EBF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7B8BDF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67DFF0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wsuc</w:t>
            </w:r>
          </w:p>
        </w:tc>
        <w:tc>
          <w:tcPr>
            <w:tcW w:w="5298" w:type="dxa"/>
            <w:tcBorders>
              <w:top w:val="nil"/>
              <w:left w:val="nil"/>
              <w:bottom w:val="single" w:sz="4" w:space="0" w:color="auto"/>
              <w:right w:val="single" w:sz="4" w:space="0" w:color="auto"/>
            </w:tcBorders>
            <w:shd w:val="clear" w:color="auto" w:fill="auto"/>
            <w:noWrap/>
            <w:vAlign w:val="bottom"/>
            <w:hideMark/>
          </w:tcPr>
          <w:p w14:paraId="3AAEBCF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Wolinella succinogenes DSM 1740</w:t>
            </w:r>
          </w:p>
        </w:tc>
        <w:tc>
          <w:tcPr>
            <w:tcW w:w="1480" w:type="dxa"/>
            <w:tcBorders>
              <w:top w:val="nil"/>
              <w:left w:val="nil"/>
              <w:bottom w:val="single" w:sz="4" w:space="0" w:color="auto"/>
              <w:right w:val="single" w:sz="4" w:space="0" w:color="auto"/>
            </w:tcBorders>
            <w:shd w:val="clear" w:color="auto" w:fill="auto"/>
            <w:noWrap/>
            <w:vAlign w:val="bottom"/>
            <w:hideMark/>
          </w:tcPr>
          <w:p w14:paraId="5C94136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E0C4CD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55D8AD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yent</w:t>
            </w:r>
          </w:p>
        </w:tc>
        <w:tc>
          <w:tcPr>
            <w:tcW w:w="5298" w:type="dxa"/>
            <w:tcBorders>
              <w:top w:val="nil"/>
              <w:left w:val="nil"/>
              <w:bottom w:val="single" w:sz="4" w:space="0" w:color="auto"/>
              <w:right w:val="single" w:sz="4" w:space="0" w:color="auto"/>
            </w:tcBorders>
            <w:shd w:val="clear" w:color="auto" w:fill="auto"/>
            <w:noWrap/>
            <w:vAlign w:val="bottom"/>
            <w:hideMark/>
          </w:tcPr>
          <w:p w14:paraId="30A55F6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Yersinia enterocolitica subsp. enterocolitica 8081</w:t>
            </w:r>
          </w:p>
        </w:tc>
        <w:tc>
          <w:tcPr>
            <w:tcW w:w="1480" w:type="dxa"/>
            <w:tcBorders>
              <w:top w:val="nil"/>
              <w:left w:val="nil"/>
              <w:bottom w:val="single" w:sz="4" w:space="0" w:color="auto"/>
              <w:right w:val="single" w:sz="4" w:space="0" w:color="auto"/>
            </w:tcBorders>
            <w:shd w:val="clear" w:color="auto" w:fill="auto"/>
            <w:noWrap/>
            <w:vAlign w:val="bottom"/>
            <w:hideMark/>
          </w:tcPr>
          <w:p w14:paraId="534AF7A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4C0D4E2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ED89C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ypes</w:t>
            </w:r>
          </w:p>
        </w:tc>
        <w:tc>
          <w:tcPr>
            <w:tcW w:w="5298" w:type="dxa"/>
            <w:tcBorders>
              <w:top w:val="nil"/>
              <w:left w:val="nil"/>
              <w:bottom w:val="single" w:sz="4" w:space="0" w:color="auto"/>
              <w:right w:val="single" w:sz="4" w:space="0" w:color="auto"/>
            </w:tcBorders>
            <w:shd w:val="clear" w:color="auto" w:fill="auto"/>
            <w:noWrap/>
            <w:vAlign w:val="bottom"/>
            <w:hideMark/>
          </w:tcPr>
          <w:p w14:paraId="0BCBB33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Yersinia pestis CO92</w:t>
            </w:r>
          </w:p>
        </w:tc>
        <w:tc>
          <w:tcPr>
            <w:tcW w:w="1480" w:type="dxa"/>
            <w:tcBorders>
              <w:top w:val="nil"/>
              <w:left w:val="nil"/>
              <w:bottom w:val="single" w:sz="4" w:space="0" w:color="auto"/>
              <w:right w:val="single" w:sz="4" w:space="0" w:color="auto"/>
            </w:tcBorders>
            <w:shd w:val="clear" w:color="auto" w:fill="auto"/>
            <w:noWrap/>
            <w:vAlign w:val="bottom"/>
            <w:hideMark/>
          </w:tcPr>
          <w:p w14:paraId="20A744F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0AC4BCC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57B541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mlep</w:t>
            </w:r>
          </w:p>
        </w:tc>
        <w:tc>
          <w:tcPr>
            <w:tcW w:w="5298" w:type="dxa"/>
            <w:tcBorders>
              <w:top w:val="nil"/>
              <w:left w:val="nil"/>
              <w:bottom w:val="single" w:sz="4" w:space="0" w:color="auto"/>
              <w:right w:val="single" w:sz="4" w:space="0" w:color="auto"/>
            </w:tcBorders>
            <w:shd w:val="clear" w:color="auto" w:fill="auto"/>
            <w:noWrap/>
            <w:vAlign w:val="bottom"/>
            <w:hideMark/>
          </w:tcPr>
          <w:p w14:paraId="57565CE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Mycobacterium leprae Br4923</w:t>
            </w:r>
          </w:p>
        </w:tc>
        <w:tc>
          <w:tcPr>
            <w:tcW w:w="1480" w:type="dxa"/>
            <w:tcBorders>
              <w:top w:val="nil"/>
              <w:left w:val="nil"/>
              <w:bottom w:val="single" w:sz="4" w:space="0" w:color="auto"/>
              <w:right w:val="single" w:sz="4" w:space="0" w:color="auto"/>
            </w:tcBorders>
            <w:shd w:val="clear" w:color="auto" w:fill="auto"/>
            <w:noWrap/>
            <w:vAlign w:val="bottom"/>
            <w:hideMark/>
          </w:tcPr>
          <w:p w14:paraId="27372CF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58909F3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8BB95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mtub</w:t>
            </w:r>
          </w:p>
        </w:tc>
        <w:tc>
          <w:tcPr>
            <w:tcW w:w="5298" w:type="dxa"/>
            <w:tcBorders>
              <w:top w:val="nil"/>
              <w:left w:val="nil"/>
              <w:bottom w:val="single" w:sz="4" w:space="0" w:color="auto"/>
              <w:right w:val="single" w:sz="4" w:space="0" w:color="auto"/>
            </w:tcBorders>
            <w:shd w:val="clear" w:color="auto" w:fill="auto"/>
            <w:noWrap/>
            <w:vAlign w:val="bottom"/>
            <w:hideMark/>
          </w:tcPr>
          <w:p w14:paraId="6353547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Mycobacterium tuberculosis H37Rv</w:t>
            </w:r>
          </w:p>
        </w:tc>
        <w:tc>
          <w:tcPr>
            <w:tcW w:w="1480" w:type="dxa"/>
            <w:tcBorders>
              <w:top w:val="nil"/>
              <w:left w:val="nil"/>
              <w:bottom w:val="single" w:sz="4" w:space="0" w:color="auto"/>
              <w:right w:val="single" w:sz="4" w:space="0" w:color="auto"/>
            </w:tcBorders>
            <w:shd w:val="clear" w:color="auto" w:fill="auto"/>
            <w:noWrap/>
            <w:vAlign w:val="bottom"/>
            <w:hideMark/>
          </w:tcPr>
          <w:p w14:paraId="0EDD3D9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1D416E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F383D1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nequ</w:t>
            </w:r>
          </w:p>
        </w:tc>
        <w:tc>
          <w:tcPr>
            <w:tcW w:w="5298" w:type="dxa"/>
            <w:tcBorders>
              <w:top w:val="nil"/>
              <w:left w:val="nil"/>
              <w:bottom w:val="single" w:sz="4" w:space="0" w:color="auto"/>
              <w:right w:val="single" w:sz="4" w:space="0" w:color="auto"/>
            </w:tcBorders>
            <w:shd w:val="clear" w:color="auto" w:fill="auto"/>
            <w:noWrap/>
            <w:vAlign w:val="bottom"/>
            <w:hideMark/>
          </w:tcPr>
          <w:p w14:paraId="6B8CAC3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Nanoarchaeum equitans Kin4-M</w:t>
            </w:r>
          </w:p>
        </w:tc>
        <w:tc>
          <w:tcPr>
            <w:tcW w:w="1480" w:type="dxa"/>
            <w:tcBorders>
              <w:top w:val="nil"/>
              <w:left w:val="nil"/>
              <w:bottom w:val="single" w:sz="4" w:space="0" w:color="auto"/>
              <w:right w:val="single" w:sz="4" w:space="0" w:color="auto"/>
            </w:tcBorders>
            <w:shd w:val="clear" w:color="auto" w:fill="auto"/>
            <w:noWrap/>
            <w:vAlign w:val="bottom"/>
            <w:hideMark/>
          </w:tcPr>
          <w:p w14:paraId="0EB6B1E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C3C0B7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07E8A6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nmar</w:t>
            </w:r>
          </w:p>
        </w:tc>
        <w:tc>
          <w:tcPr>
            <w:tcW w:w="5298" w:type="dxa"/>
            <w:tcBorders>
              <w:top w:val="nil"/>
              <w:left w:val="nil"/>
              <w:bottom w:val="single" w:sz="4" w:space="0" w:color="auto"/>
              <w:right w:val="single" w:sz="4" w:space="0" w:color="auto"/>
            </w:tcBorders>
            <w:shd w:val="clear" w:color="auto" w:fill="auto"/>
            <w:noWrap/>
            <w:vAlign w:val="bottom"/>
            <w:hideMark/>
          </w:tcPr>
          <w:p w14:paraId="61909B5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Nitrosopumilus maritimus SCM1</w:t>
            </w:r>
          </w:p>
        </w:tc>
        <w:tc>
          <w:tcPr>
            <w:tcW w:w="1480" w:type="dxa"/>
            <w:tcBorders>
              <w:top w:val="nil"/>
              <w:left w:val="nil"/>
              <w:bottom w:val="single" w:sz="4" w:space="0" w:color="auto"/>
              <w:right w:val="single" w:sz="4" w:space="0" w:color="auto"/>
            </w:tcBorders>
            <w:shd w:val="clear" w:color="auto" w:fill="auto"/>
            <w:noWrap/>
            <w:vAlign w:val="bottom"/>
            <w:hideMark/>
          </w:tcPr>
          <w:p w14:paraId="03A501A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1F3D8A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692061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rsol</w:t>
            </w:r>
          </w:p>
        </w:tc>
        <w:tc>
          <w:tcPr>
            <w:tcW w:w="5298" w:type="dxa"/>
            <w:tcBorders>
              <w:top w:val="nil"/>
              <w:left w:val="nil"/>
              <w:bottom w:val="single" w:sz="4" w:space="0" w:color="auto"/>
              <w:right w:val="single" w:sz="4" w:space="0" w:color="auto"/>
            </w:tcBorders>
            <w:shd w:val="clear" w:color="auto" w:fill="auto"/>
            <w:noWrap/>
            <w:vAlign w:val="bottom"/>
            <w:hideMark/>
          </w:tcPr>
          <w:p w14:paraId="3AFF88A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Ralstonia solanacearum GMI1000</w:t>
            </w:r>
          </w:p>
        </w:tc>
        <w:tc>
          <w:tcPr>
            <w:tcW w:w="1480" w:type="dxa"/>
            <w:tcBorders>
              <w:top w:val="nil"/>
              <w:left w:val="nil"/>
              <w:bottom w:val="single" w:sz="4" w:space="0" w:color="auto"/>
              <w:right w:val="single" w:sz="4" w:space="0" w:color="auto"/>
            </w:tcBorders>
            <w:shd w:val="clear" w:color="auto" w:fill="auto"/>
            <w:noWrap/>
            <w:vAlign w:val="bottom"/>
            <w:hideMark/>
          </w:tcPr>
          <w:p w14:paraId="782942C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C19F55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2CAA0E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rbal</w:t>
            </w:r>
          </w:p>
        </w:tc>
        <w:tc>
          <w:tcPr>
            <w:tcW w:w="5298" w:type="dxa"/>
            <w:tcBorders>
              <w:top w:val="nil"/>
              <w:left w:val="nil"/>
              <w:bottom w:val="single" w:sz="4" w:space="0" w:color="auto"/>
              <w:right w:val="single" w:sz="4" w:space="0" w:color="auto"/>
            </w:tcBorders>
            <w:shd w:val="clear" w:color="auto" w:fill="auto"/>
            <w:noWrap/>
            <w:vAlign w:val="bottom"/>
            <w:hideMark/>
          </w:tcPr>
          <w:p w14:paraId="128CC1C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Rhodopirellula baltica SH 1</w:t>
            </w:r>
          </w:p>
        </w:tc>
        <w:tc>
          <w:tcPr>
            <w:tcW w:w="1480" w:type="dxa"/>
            <w:tcBorders>
              <w:top w:val="nil"/>
              <w:left w:val="nil"/>
              <w:bottom w:val="single" w:sz="4" w:space="0" w:color="auto"/>
              <w:right w:val="single" w:sz="4" w:space="0" w:color="auto"/>
            </w:tcBorders>
            <w:shd w:val="clear" w:color="auto" w:fill="auto"/>
            <w:noWrap/>
            <w:vAlign w:val="bottom"/>
            <w:hideMark/>
          </w:tcPr>
          <w:p w14:paraId="3CF19CD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BE9A08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AE6B8C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rpro</w:t>
            </w:r>
          </w:p>
        </w:tc>
        <w:tc>
          <w:tcPr>
            <w:tcW w:w="5298" w:type="dxa"/>
            <w:tcBorders>
              <w:top w:val="nil"/>
              <w:left w:val="nil"/>
              <w:bottom w:val="single" w:sz="4" w:space="0" w:color="auto"/>
              <w:right w:val="single" w:sz="4" w:space="0" w:color="auto"/>
            </w:tcBorders>
            <w:shd w:val="clear" w:color="auto" w:fill="auto"/>
            <w:noWrap/>
            <w:vAlign w:val="bottom"/>
            <w:hideMark/>
          </w:tcPr>
          <w:p w14:paraId="704C0C9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Rickettsia prowazekii str. Madrid E</w:t>
            </w:r>
          </w:p>
        </w:tc>
        <w:tc>
          <w:tcPr>
            <w:tcW w:w="1480" w:type="dxa"/>
            <w:tcBorders>
              <w:top w:val="nil"/>
              <w:left w:val="nil"/>
              <w:bottom w:val="single" w:sz="4" w:space="0" w:color="auto"/>
              <w:right w:val="single" w:sz="4" w:space="0" w:color="auto"/>
            </w:tcBorders>
            <w:shd w:val="clear" w:color="auto" w:fill="auto"/>
            <w:noWrap/>
            <w:vAlign w:val="bottom"/>
            <w:hideMark/>
          </w:tcPr>
          <w:p w14:paraId="308B528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203F3D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CC0C15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rtyp</w:t>
            </w:r>
          </w:p>
        </w:tc>
        <w:tc>
          <w:tcPr>
            <w:tcW w:w="5298" w:type="dxa"/>
            <w:tcBorders>
              <w:top w:val="nil"/>
              <w:left w:val="nil"/>
              <w:bottom w:val="single" w:sz="4" w:space="0" w:color="auto"/>
              <w:right w:val="single" w:sz="4" w:space="0" w:color="auto"/>
            </w:tcBorders>
            <w:shd w:val="clear" w:color="auto" w:fill="auto"/>
            <w:noWrap/>
            <w:vAlign w:val="bottom"/>
            <w:hideMark/>
          </w:tcPr>
          <w:p w14:paraId="09C7417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Rickettsia typhi str. Wilmington</w:t>
            </w:r>
          </w:p>
        </w:tc>
        <w:tc>
          <w:tcPr>
            <w:tcW w:w="1480" w:type="dxa"/>
            <w:tcBorders>
              <w:top w:val="nil"/>
              <w:left w:val="nil"/>
              <w:bottom w:val="single" w:sz="4" w:space="0" w:color="auto"/>
              <w:right w:val="single" w:sz="4" w:space="0" w:color="auto"/>
            </w:tcBorders>
            <w:shd w:val="clear" w:color="auto" w:fill="auto"/>
            <w:noWrap/>
            <w:vAlign w:val="bottom"/>
            <w:hideMark/>
          </w:tcPr>
          <w:p w14:paraId="3C263D21"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0B658BF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CAEDC5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sent</w:t>
            </w:r>
          </w:p>
        </w:tc>
        <w:tc>
          <w:tcPr>
            <w:tcW w:w="5298" w:type="dxa"/>
            <w:tcBorders>
              <w:top w:val="nil"/>
              <w:left w:val="nil"/>
              <w:bottom w:val="single" w:sz="4" w:space="0" w:color="auto"/>
              <w:right w:val="single" w:sz="4" w:space="0" w:color="auto"/>
            </w:tcBorders>
            <w:shd w:val="clear" w:color="auto" w:fill="auto"/>
            <w:noWrap/>
            <w:vAlign w:val="bottom"/>
            <w:hideMark/>
          </w:tcPr>
          <w:p w14:paraId="2B48EAC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Salmonella enterica subsp. enterica serovar Typhi str. CT18</w:t>
            </w:r>
          </w:p>
        </w:tc>
        <w:tc>
          <w:tcPr>
            <w:tcW w:w="1480" w:type="dxa"/>
            <w:tcBorders>
              <w:top w:val="nil"/>
              <w:left w:val="nil"/>
              <w:bottom w:val="single" w:sz="4" w:space="0" w:color="auto"/>
              <w:right w:val="single" w:sz="4" w:space="0" w:color="auto"/>
            </w:tcBorders>
            <w:shd w:val="clear" w:color="auto" w:fill="auto"/>
            <w:noWrap/>
            <w:vAlign w:val="bottom"/>
            <w:hideMark/>
          </w:tcPr>
          <w:p w14:paraId="2762911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616F26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1B7E77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sfle</w:t>
            </w:r>
          </w:p>
        </w:tc>
        <w:tc>
          <w:tcPr>
            <w:tcW w:w="5298" w:type="dxa"/>
            <w:tcBorders>
              <w:top w:val="nil"/>
              <w:left w:val="nil"/>
              <w:bottom w:val="single" w:sz="4" w:space="0" w:color="auto"/>
              <w:right w:val="single" w:sz="4" w:space="0" w:color="auto"/>
            </w:tcBorders>
            <w:shd w:val="clear" w:color="auto" w:fill="auto"/>
            <w:noWrap/>
            <w:vAlign w:val="bottom"/>
            <w:hideMark/>
          </w:tcPr>
          <w:p w14:paraId="17386EF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Shigella flexneri 2a str. 301</w:t>
            </w:r>
          </w:p>
        </w:tc>
        <w:tc>
          <w:tcPr>
            <w:tcW w:w="1480" w:type="dxa"/>
            <w:tcBorders>
              <w:top w:val="nil"/>
              <w:left w:val="nil"/>
              <w:bottom w:val="single" w:sz="4" w:space="0" w:color="auto"/>
              <w:right w:val="single" w:sz="4" w:space="0" w:color="auto"/>
            </w:tcBorders>
            <w:shd w:val="clear" w:color="auto" w:fill="auto"/>
            <w:noWrap/>
            <w:vAlign w:val="bottom"/>
            <w:hideMark/>
          </w:tcPr>
          <w:p w14:paraId="6B04E6C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0AACB4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95D5E2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saur</w:t>
            </w:r>
          </w:p>
        </w:tc>
        <w:tc>
          <w:tcPr>
            <w:tcW w:w="5298" w:type="dxa"/>
            <w:tcBorders>
              <w:top w:val="nil"/>
              <w:left w:val="nil"/>
              <w:bottom w:val="single" w:sz="4" w:space="0" w:color="auto"/>
              <w:right w:val="single" w:sz="4" w:space="0" w:color="auto"/>
            </w:tcBorders>
            <w:shd w:val="clear" w:color="auto" w:fill="auto"/>
            <w:noWrap/>
            <w:vAlign w:val="bottom"/>
            <w:hideMark/>
          </w:tcPr>
          <w:p w14:paraId="7DF22C7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Staphylococcus aureus subsp. aureus Mu50</w:t>
            </w:r>
          </w:p>
        </w:tc>
        <w:tc>
          <w:tcPr>
            <w:tcW w:w="1480" w:type="dxa"/>
            <w:tcBorders>
              <w:top w:val="nil"/>
              <w:left w:val="nil"/>
              <w:bottom w:val="single" w:sz="4" w:space="0" w:color="auto"/>
              <w:right w:val="single" w:sz="4" w:space="0" w:color="auto"/>
            </w:tcBorders>
            <w:shd w:val="clear" w:color="auto" w:fill="auto"/>
            <w:noWrap/>
            <w:vAlign w:val="bottom"/>
            <w:hideMark/>
          </w:tcPr>
          <w:p w14:paraId="4EA024A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7F785E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345F80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smar</w:t>
            </w:r>
          </w:p>
        </w:tc>
        <w:tc>
          <w:tcPr>
            <w:tcW w:w="5298" w:type="dxa"/>
            <w:tcBorders>
              <w:top w:val="nil"/>
              <w:left w:val="nil"/>
              <w:bottom w:val="single" w:sz="4" w:space="0" w:color="auto"/>
              <w:right w:val="single" w:sz="4" w:space="0" w:color="auto"/>
            </w:tcBorders>
            <w:shd w:val="clear" w:color="auto" w:fill="auto"/>
            <w:noWrap/>
            <w:vAlign w:val="bottom"/>
            <w:hideMark/>
          </w:tcPr>
          <w:p w14:paraId="0E49011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Staphylothermus marinus F1</w:t>
            </w:r>
          </w:p>
        </w:tc>
        <w:tc>
          <w:tcPr>
            <w:tcW w:w="1480" w:type="dxa"/>
            <w:tcBorders>
              <w:top w:val="nil"/>
              <w:left w:val="nil"/>
              <w:bottom w:val="single" w:sz="4" w:space="0" w:color="auto"/>
              <w:right w:val="single" w:sz="4" w:space="0" w:color="auto"/>
            </w:tcBorders>
            <w:shd w:val="clear" w:color="auto" w:fill="auto"/>
            <w:noWrap/>
            <w:vAlign w:val="bottom"/>
            <w:hideMark/>
          </w:tcPr>
          <w:p w14:paraId="21BB429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F78856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DD80AD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spne</w:t>
            </w:r>
          </w:p>
        </w:tc>
        <w:tc>
          <w:tcPr>
            <w:tcW w:w="5298" w:type="dxa"/>
            <w:tcBorders>
              <w:top w:val="nil"/>
              <w:left w:val="nil"/>
              <w:bottom w:val="single" w:sz="4" w:space="0" w:color="auto"/>
              <w:right w:val="single" w:sz="4" w:space="0" w:color="auto"/>
            </w:tcBorders>
            <w:shd w:val="clear" w:color="auto" w:fill="auto"/>
            <w:noWrap/>
            <w:vAlign w:val="bottom"/>
            <w:hideMark/>
          </w:tcPr>
          <w:p w14:paraId="4423B3F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Streptococcus pneumoniae TIGR4</w:t>
            </w:r>
          </w:p>
        </w:tc>
        <w:tc>
          <w:tcPr>
            <w:tcW w:w="1480" w:type="dxa"/>
            <w:tcBorders>
              <w:top w:val="nil"/>
              <w:left w:val="nil"/>
              <w:bottom w:val="single" w:sz="4" w:space="0" w:color="auto"/>
              <w:right w:val="single" w:sz="4" w:space="0" w:color="auto"/>
            </w:tcBorders>
            <w:shd w:val="clear" w:color="auto" w:fill="auto"/>
            <w:noWrap/>
            <w:vAlign w:val="bottom"/>
            <w:hideMark/>
          </w:tcPr>
          <w:p w14:paraId="28BCD65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D760B2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DA19AA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ssol</w:t>
            </w:r>
          </w:p>
        </w:tc>
        <w:tc>
          <w:tcPr>
            <w:tcW w:w="5298" w:type="dxa"/>
            <w:tcBorders>
              <w:top w:val="nil"/>
              <w:left w:val="nil"/>
              <w:bottom w:val="single" w:sz="4" w:space="0" w:color="auto"/>
              <w:right w:val="single" w:sz="4" w:space="0" w:color="auto"/>
            </w:tcBorders>
            <w:shd w:val="clear" w:color="auto" w:fill="auto"/>
            <w:noWrap/>
            <w:vAlign w:val="bottom"/>
            <w:hideMark/>
          </w:tcPr>
          <w:p w14:paraId="3BB7C0C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Sulfolobus solfataricus P2</w:t>
            </w:r>
          </w:p>
        </w:tc>
        <w:tc>
          <w:tcPr>
            <w:tcW w:w="1480" w:type="dxa"/>
            <w:tcBorders>
              <w:top w:val="nil"/>
              <w:left w:val="nil"/>
              <w:bottom w:val="single" w:sz="4" w:space="0" w:color="auto"/>
              <w:right w:val="single" w:sz="4" w:space="0" w:color="auto"/>
            </w:tcBorders>
            <w:shd w:val="clear" w:color="auto" w:fill="auto"/>
            <w:noWrap/>
            <w:vAlign w:val="bottom"/>
            <w:hideMark/>
          </w:tcPr>
          <w:p w14:paraId="136B7BB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F6A650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49596D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syne</w:t>
            </w:r>
          </w:p>
        </w:tc>
        <w:tc>
          <w:tcPr>
            <w:tcW w:w="5298" w:type="dxa"/>
            <w:tcBorders>
              <w:top w:val="nil"/>
              <w:left w:val="nil"/>
              <w:bottom w:val="single" w:sz="4" w:space="0" w:color="auto"/>
              <w:right w:val="single" w:sz="4" w:space="0" w:color="auto"/>
            </w:tcBorders>
            <w:shd w:val="clear" w:color="auto" w:fill="auto"/>
            <w:noWrap/>
            <w:vAlign w:val="bottom"/>
            <w:hideMark/>
          </w:tcPr>
          <w:p w14:paraId="09C8127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Synechococcus sp. WH 8102</w:t>
            </w:r>
          </w:p>
        </w:tc>
        <w:tc>
          <w:tcPr>
            <w:tcW w:w="1480" w:type="dxa"/>
            <w:tcBorders>
              <w:top w:val="nil"/>
              <w:left w:val="nil"/>
              <w:bottom w:val="single" w:sz="4" w:space="0" w:color="auto"/>
              <w:right w:val="single" w:sz="4" w:space="0" w:color="auto"/>
            </w:tcBorders>
            <w:shd w:val="clear" w:color="auto" w:fill="auto"/>
            <w:noWrap/>
            <w:vAlign w:val="bottom"/>
            <w:hideMark/>
          </w:tcPr>
          <w:p w14:paraId="5B78413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552742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FB257B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atum</w:t>
            </w:r>
          </w:p>
        </w:tc>
        <w:tc>
          <w:tcPr>
            <w:tcW w:w="5298" w:type="dxa"/>
            <w:tcBorders>
              <w:top w:val="nil"/>
              <w:left w:val="nil"/>
              <w:bottom w:val="single" w:sz="4" w:space="0" w:color="auto"/>
              <w:right w:val="single" w:sz="4" w:space="0" w:color="auto"/>
            </w:tcBorders>
            <w:shd w:val="clear" w:color="auto" w:fill="auto"/>
            <w:noWrap/>
            <w:vAlign w:val="bottom"/>
            <w:hideMark/>
          </w:tcPr>
          <w:p w14:paraId="17DB0A3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Agrobacterium tumefaciens str. C58</w:t>
            </w:r>
          </w:p>
        </w:tc>
        <w:tc>
          <w:tcPr>
            <w:tcW w:w="1480" w:type="dxa"/>
            <w:tcBorders>
              <w:top w:val="nil"/>
              <w:left w:val="nil"/>
              <w:bottom w:val="single" w:sz="4" w:space="0" w:color="auto"/>
              <w:right w:val="single" w:sz="4" w:space="0" w:color="auto"/>
            </w:tcBorders>
            <w:shd w:val="clear" w:color="auto" w:fill="auto"/>
            <w:noWrap/>
            <w:vAlign w:val="bottom"/>
            <w:hideMark/>
          </w:tcPr>
          <w:p w14:paraId="49232BC1"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941ADC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73F3C1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aaeo</w:t>
            </w:r>
          </w:p>
        </w:tc>
        <w:tc>
          <w:tcPr>
            <w:tcW w:w="5298" w:type="dxa"/>
            <w:tcBorders>
              <w:top w:val="nil"/>
              <w:left w:val="nil"/>
              <w:bottom w:val="single" w:sz="4" w:space="0" w:color="auto"/>
              <w:right w:val="single" w:sz="4" w:space="0" w:color="auto"/>
            </w:tcBorders>
            <w:shd w:val="clear" w:color="auto" w:fill="auto"/>
            <w:noWrap/>
            <w:vAlign w:val="bottom"/>
            <w:hideMark/>
          </w:tcPr>
          <w:p w14:paraId="3FEFEC4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Aquifex aeolicus VF5</w:t>
            </w:r>
          </w:p>
        </w:tc>
        <w:tc>
          <w:tcPr>
            <w:tcW w:w="1480" w:type="dxa"/>
            <w:tcBorders>
              <w:top w:val="nil"/>
              <w:left w:val="nil"/>
              <w:bottom w:val="single" w:sz="4" w:space="0" w:color="auto"/>
              <w:right w:val="single" w:sz="4" w:space="0" w:color="auto"/>
            </w:tcBorders>
            <w:shd w:val="clear" w:color="auto" w:fill="auto"/>
            <w:noWrap/>
            <w:vAlign w:val="bottom"/>
            <w:hideMark/>
          </w:tcPr>
          <w:p w14:paraId="72476D8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920FB5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7B5A90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aful</w:t>
            </w:r>
          </w:p>
        </w:tc>
        <w:tc>
          <w:tcPr>
            <w:tcW w:w="5298" w:type="dxa"/>
            <w:tcBorders>
              <w:top w:val="nil"/>
              <w:left w:val="nil"/>
              <w:bottom w:val="single" w:sz="4" w:space="0" w:color="auto"/>
              <w:right w:val="single" w:sz="4" w:space="0" w:color="auto"/>
            </w:tcBorders>
            <w:shd w:val="clear" w:color="auto" w:fill="auto"/>
            <w:noWrap/>
            <w:vAlign w:val="bottom"/>
            <w:hideMark/>
          </w:tcPr>
          <w:p w14:paraId="7F23432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Archaeoglobus fulgidus DSM 4304</w:t>
            </w:r>
          </w:p>
        </w:tc>
        <w:tc>
          <w:tcPr>
            <w:tcW w:w="1480" w:type="dxa"/>
            <w:tcBorders>
              <w:top w:val="nil"/>
              <w:left w:val="nil"/>
              <w:bottom w:val="single" w:sz="4" w:space="0" w:color="auto"/>
              <w:right w:val="single" w:sz="4" w:space="0" w:color="auto"/>
            </w:tcBorders>
            <w:shd w:val="clear" w:color="auto" w:fill="auto"/>
            <w:noWrap/>
            <w:vAlign w:val="bottom"/>
            <w:hideMark/>
          </w:tcPr>
          <w:p w14:paraId="06D4B49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107FAD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15632E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bant</w:t>
            </w:r>
          </w:p>
        </w:tc>
        <w:tc>
          <w:tcPr>
            <w:tcW w:w="5298" w:type="dxa"/>
            <w:tcBorders>
              <w:top w:val="nil"/>
              <w:left w:val="nil"/>
              <w:bottom w:val="single" w:sz="4" w:space="0" w:color="auto"/>
              <w:right w:val="single" w:sz="4" w:space="0" w:color="auto"/>
            </w:tcBorders>
            <w:shd w:val="clear" w:color="auto" w:fill="auto"/>
            <w:noWrap/>
            <w:vAlign w:val="bottom"/>
            <w:hideMark/>
          </w:tcPr>
          <w:p w14:paraId="12ECD2D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Bacillus anthracis str. 'Ames Ancestor'</w:t>
            </w:r>
          </w:p>
        </w:tc>
        <w:tc>
          <w:tcPr>
            <w:tcW w:w="1480" w:type="dxa"/>
            <w:tcBorders>
              <w:top w:val="nil"/>
              <w:left w:val="nil"/>
              <w:bottom w:val="single" w:sz="4" w:space="0" w:color="auto"/>
              <w:right w:val="single" w:sz="4" w:space="0" w:color="auto"/>
            </w:tcBorders>
            <w:shd w:val="clear" w:color="auto" w:fill="auto"/>
            <w:noWrap/>
            <w:vAlign w:val="bottom"/>
            <w:hideMark/>
          </w:tcPr>
          <w:p w14:paraId="2262529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4842C0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A2F17F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lastRenderedPageBreak/>
              <w:t>bsui</w:t>
            </w:r>
          </w:p>
        </w:tc>
        <w:tc>
          <w:tcPr>
            <w:tcW w:w="5298" w:type="dxa"/>
            <w:tcBorders>
              <w:top w:val="nil"/>
              <w:left w:val="nil"/>
              <w:bottom w:val="single" w:sz="4" w:space="0" w:color="auto"/>
              <w:right w:val="single" w:sz="4" w:space="0" w:color="auto"/>
            </w:tcBorders>
            <w:shd w:val="clear" w:color="auto" w:fill="auto"/>
            <w:noWrap/>
            <w:vAlign w:val="bottom"/>
            <w:hideMark/>
          </w:tcPr>
          <w:p w14:paraId="1BB672D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Brucella suis 1330</w:t>
            </w:r>
          </w:p>
        </w:tc>
        <w:tc>
          <w:tcPr>
            <w:tcW w:w="1480" w:type="dxa"/>
            <w:tcBorders>
              <w:top w:val="nil"/>
              <w:left w:val="nil"/>
              <w:bottom w:val="single" w:sz="4" w:space="0" w:color="auto"/>
              <w:right w:val="single" w:sz="4" w:space="0" w:color="auto"/>
            </w:tcBorders>
            <w:shd w:val="clear" w:color="auto" w:fill="auto"/>
            <w:noWrap/>
            <w:vAlign w:val="bottom"/>
            <w:hideMark/>
          </w:tcPr>
          <w:p w14:paraId="41604001"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2F9F56E4"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D9A9F5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bmal</w:t>
            </w:r>
          </w:p>
        </w:tc>
        <w:tc>
          <w:tcPr>
            <w:tcW w:w="5298" w:type="dxa"/>
            <w:tcBorders>
              <w:top w:val="nil"/>
              <w:left w:val="nil"/>
              <w:bottom w:val="single" w:sz="4" w:space="0" w:color="auto"/>
              <w:right w:val="single" w:sz="4" w:space="0" w:color="auto"/>
            </w:tcBorders>
            <w:shd w:val="clear" w:color="auto" w:fill="auto"/>
            <w:noWrap/>
            <w:vAlign w:val="bottom"/>
            <w:hideMark/>
          </w:tcPr>
          <w:p w14:paraId="2FE0151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Burkholderia mallei ATCC 23344</w:t>
            </w:r>
          </w:p>
        </w:tc>
        <w:tc>
          <w:tcPr>
            <w:tcW w:w="1480" w:type="dxa"/>
            <w:tcBorders>
              <w:top w:val="nil"/>
              <w:left w:val="nil"/>
              <w:bottom w:val="single" w:sz="4" w:space="0" w:color="auto"/>
              <w:right w:val="single" w:sz="4" w:space="0" w:color="auto"/>
            </w:tcBorders>
            <w:shd w:val="clear" w:color="auto" w:fill="auto"/>
            <w:noWrap/>
            <w:vAlign w:val="bottom"/>
            <w:hideMark/>
          </w:tcPr>
          <w:p w14:paraId="4296D61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FD98D8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ED5475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bpse</w:t>
            </w:r>
          </w:p>
        </w:tc>
        <w:tc>
          <w:tcPr>
            <w:tcW w:w="5298" w:type="dxa"/>
            <w:tcBorders>
              <w:top w:val="nil"/>
              <w:left w:val="nil"/>
              <w:bottom w:val="single" w:sz="4" w:space="0" w:color="auto"/>
              <w:right w:val="single" w:sz="4" w:space="0" w:color="auto"/>
            </w:tcBorders>
            <w:shd w:val="clear" w:color="auto" w:fill="auto"/>
            <w:noWrap/>
            <w:vAlign w:val="bottom"/>
            <w:hideMark/>
          </w:tcPr>
          <w:p w14:paraId="271DA3C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Burkholderia pseudomallei 1710b</w:t>
            </w:r>
          </w:p>
        </w:tc>
        <w:tc>
          <w:tcPr>
            <w:tcW w:w="1480" w:type="dxa"/>
            <w:tcBorders>
              <w:top w:val="nil"/>
              <w:left w:val="nil"/>
              <w:bottom w:val="single" w:sz="4" w:space="0" w:color="auto"/>
              <w:right w:val="single" w:sz="4" w:space="0" w:color="auto"/>
            </w:tcBorders>
            <w:shd w:val="clear" w:color="auto" w:fill="auto"/>
            <w:noWrap/>
            <w:vAlign w:val="bottom"/>
            <w:hideMark/>
          </w:tcPr>
          <w:p w14:paraId="3720C95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3593B58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816B22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cmaq</w:t>
            </w:r>
          </w:p>
        </w:tc>
        <w:tc>
          <w:tcPr>
            <w:tcW w:w="5298" w:type="dxa"/>
            <w:tcBorders>
              <w:top w:val="nil"/>
              <w:left w:val="nil"/>
              <w:bottom w:val="single" w:sz="4" w:space="0" w:color="auto"/>
              <w:right w:val="single" w:sz="4" w:space="0" w:color="auto"/>
            </w:tcBorders>
            <w:shd w:val="clear" w:color="auto" w:fill="auto"/>
            <w:noWrap/>
            <w:vAlign w:val="bottom"/>
            <w:hideMark/>
          </w:tcPr>
          <w:p w14:paraId="79BE759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Caldivirga maquilingensis IC-167</w:t>
            </w:r>
          </w:p>
        </w:tc>
        <w:tc>
          <w:tcPr>
            <w:tcW w:w="1480" w:type="dxa"/>
            <w:tcBorders>
              <w:top w:val="nil"/>
              <w:left w:val="nil"/>
              <w:bottom w:val="single" w:sz="4" w:space="0" w:color="auto"/>
              <w:right w:val="single" w:sz="4" w:space="0" w:color="auto"/>
            </w:tcBorders>
            <w:shd w:val="clear" w:color="auto" w:fill="auto"/>
            <w:noWrap/>
            <w:vAlign w:val="bottom"/>
            <w:hideMark/>
          </w:tcPr>
          <w:p w14:paraId="1AB1E46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9BC48C4"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EA8F1A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cjej</w:t>
            </w:r>
          </w:p>
        </w:tc>
        <w:tc>
          <w:tcPr>
            <w:tcW w:w="5298" w:type="dxa"/>
            <w:tcBorders>
              <w:top w:val="nil"/>
              <w:left w:val="nil"/>
              <w:bottom w:val="single" w:sz="4" w:space="0" w:color="auto"/>
              <w:right w:val="single" w:sz="4" w:space="0" w:color="auto"/>
            </w:tcBorders>
            <w:shd w:val="clear" w:color="auto" w:fill="auto"/>
            <w:noWrap/>
            <w:vAlign w:val="bottom"/>
            <w:hideMark/>
          </w:tcPr>
          <w:p w14:paraId="324AC70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Campylobacter jejuni subsp. jejuni NCTC 11168</w:t>
            </w:r>
          </w:p>
        </w:tc>
        <w:tc>
          <w:tcPr>
            <w:tcW w:w="1480" w:type="dxa"/>
            <w:tcBorders>
              <w:top w:val="nil"/>
              <w:left w:val="nil"/>
              <w:bottom w:val="single" w:sz="4" w:space="0" w:color="auto"/>
              <w:right w:val="single" w:sz="4" w:space="0" w:color="auto"/>
            </w:tcBorders>
            <w:shd w:val="clear" w:color="auto" w:fill="auto"/>
            <w:noWrap/>
            <w:vAlign w:val="bottom"/>
            <w:hideMark/>
          </w:tcPr>
          <w:p w14:paraId="79C1C55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54FEC5A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740367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ckor</w:t>
            </w:r>
          </w:p>
        </w:tc>
        <w:tc>
          <w:tcPr>
            <w:tcW w:w="5298" w:type="dxa"/>
            <w:tcBorders>
              <w:top w:val="nil"/>
              <w:left w:val="nil"/>
              <w:bottom w:val="single" w:sz="4" w:space="0" w:color="auto"/>
              <w:right w:val="single" w:sz="4" w:space="0" w:color="auto"/>
            </w:tcBorders>
            <w:shd w:val="clear" w:color="auto" w:fill="auto"/>
            <w:noWrap/>
            <w:vAlign w:val="bottom"/>
            <w:hideMark/>
          </w:tcPr>
          <w:p w14:paraId="2576FE2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Candidatus Korarchaeum cryptofilum OPF8</w:t>
            </w:r>
          </w:p>
        </w:tc>
        <w:tc>
          <w:tcPr>
            <w:tcW w:w="1480" w:type="dxa"/>
            <w:tcBorders>
              <w:top w:val="nil"/>
              <w:left w:val="nil"/>
              <w:bottom w:val="single" w:sz="4" w:space="0" w:color="auto"/>
              <w:right w:val="single" w:sz="4" w:space="0" w:color="auto"/>
            </w:tcBorders>
            <w:shd w:val="clear" w:color="auto" w:fill="auto"/>
            <w:noWrap/>
            <w:vAlign w:val="bottom"/>
            <w:hideMark/>
          </w:tcPr>
          <w:p w14:paraId="60FFEB9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DE2DBF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CF11C1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cpne</w:t>
            </w:r>
          </w:p>
        </w:tc>
        <w:tc>
          <w:tcPr>
            <w:tcW w:w="5298" w:type="dxa"/>
            <w:tcBorders>
              <w:top w:val="nil"/>
              <w:left w:val="nil"/>
              <w:bottom w:val="single" w:sz="4" w:space="0" w:color="auto"/>
              <w:right w:val="single" w:sz="4" w:space="0" w:color="auto"/>
            </w:tcBorders>
            <w:shd w:val="clear" w:color="auto" w:fill="auto"/>
            <w:noWrap/>
            <w:vAlign w:val="bottom"/>
            <w:hideMark/>
          </w:tcPr>
          <w:p w14:paraId="58CF6D5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Chlamydophila pneumoniae CWL029</w:t>
            </w:r>
          </w:p>
        </w:tc>
        <w:tc>
          <w:tcPr>
            <w:tcW w:w="1480" w:type="dxa"/>
            <w:tcBorders>
              <w:top w:val="nil"/>
              <w:left w:val="nil"/>
              <w:bottom w:val="single" w:sz="4" w:space="0" w:color="auto"/>
              <w:right w:val="single" w:sz="4" w:space="0" w:color="auto"/>
            </w:tcBorders>
            <w:shd w:val="clear" w:color="auto" w:fill="auto"/>
            <w:noWrap/>
            <w:vAlign w:val="bottom"/>
            <w:hideMark/>
          </w:tcPr>
          <w:p w14:paraId="28A21A9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6B3DF89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31E372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ctep</w:t>
            </w:r>
          </w:p>
        </w:tc>
        <w:tc>
          <w:tcPr>
            <w:tcW w:w="5298" w:type="dxa"/>
            <w:tcBorders>
              <w:top w:val="nil"/>
              <w:left w:val="nil"/>
              <w:bottom w:val="single" w:sz="4" w:space="0" w:color="auto"/>
              <w:right w:val="single" w:sz="4" w:space="0" w:color="auto"/>
            </w:tcBorders>
            <w:shd w:val="clear" w:color="auto" w:fill="auto"/>
            <w:noWrap/>
            <w:vAlign w:val="bottom"/>
            <w:hideMark/>
          </w:tcPr>
          <w:p w14:paraId="2937911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Chlorobium tepidum TLS</w:t>
            </w:r>
          </w:p>
        </w:tc>
        <w:tc>
          <w:tcPr>
            <w:tcW w:w="1480" w:type="dxa"/>
            <w:tcBorders>
              <w:top w:val="nil"/>
              <w:left w:val="nil"/>
              <w:bottom w:val="single" w:sz="4" w:space="0" w:color="auto"/>
              <w:right w:val="single" w:sz="4" w:space="0" w:color="auto"/>
            </w:tcBorders>
            <w:shd w:val="clear" w:color="auto" w:fill="auto"/>
            <w:noWrap/>
            <w:vAlign w:val="bottom"/>
            <w:hideMark/>
          </w:tcPr>
          <w:p w14:paraId="53C5EDB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1B82639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377D5D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cbot</w:t>
            </w:r>
          </w:p>
        </w:tc>
        <w:tc>
          <w:tcPr>
            <w:tcW w:w="5298" w:type="dxa"/>
            <w:tcBorders>
              <w:top w:val="nil"/>
              <w:left w:val="nil"/>
              <w:bottom w:val="single" w:sz="4" w:space="0" w:color="auto"/>
              <w:right w:val="single" w:sz="4" w:space="0" w:color="auto"/>
            </w:tcBorders>
            <w:shd w:val="clear" w:color="auto" w:fill="auto"/>
            <w:noWrap/>
            <w:vAlign w:val="bottom"/>
            <w:hideMark/>
          </w:tcPr>
          <w:p w14:paraId="67543A8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Clostridium botulinum A3 str. Loch Maree</w:t>
            </w:r>
          </w:p>
        </w:tc>
        <w:tc>
          <w:tcPr>
            <w:tcW w:w="1480" w:type="dxa"/>
            <w:tcBorders>
              <w:top w:val="nil"/>
              <w:left w:val="nil"/>
              <w:bottom w:val="single" w:sz="4" w:space="0" w:color="auto"/>
              <w:right w:val="single" w:sz="4" w:space="0" w:color="auto"/>
            </w:tcBorders>
            <w:shd w:val="clear" w:color="auto" w:fill="auto"/>
            <w:noWrap/>
            <w:vAlign w:val="bottom"/>
            <w:hideMark/>
          </w:tcPr>
          <w:p w14:paraId="2557271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00A5D3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434267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cper</w:t>
            </w:r>
          </w:p>
        </w:tc>
        <w:tc>
          <w:tcPr>
            <w:tcW w:w="5298" w:type="dxa"/>
            <w:tcBorders>
              <w:top w:val="nil"/>
              <w:left w:val="nil"/>
              <w:bottom w:val="single" w:sz="4" w:space="0" w:color="auto"/>
              <w:right w:val="single" w:sz="4" w:space="0" w:color="auto"/>
            </w:tcBorders>
            <w:shd w:val="clear" w:color="auto" w:fill="auto"/>
            <w:noWrap/>
            <w:vAlign w:val="bottom"/>
            <w:hideMark/>
          </w:tcPr>
          <w:p w14:paraId="0FB5B34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Clostridium perfringens str. 13</w:t>
            </w:r>
          </w:p>
        </w:tc>
        <w:tc>
          <w:tcPr>
            <w:tcW w:w="1480" w:type="dxa"/>
            <w:tcBorders>
              <w:top w:val="nil"/>
              <w:left w:val="nil"/>
              <w:bottom w:val="single" w:sz="4" w:space="0" w:color="auto"/>
              <w:right w:val="single" w:sz="4" w:space="0" w:color="auto"/>
            </w:tcBorders>
            <w:shd w:val="clear" w:color="auto" w:fill="auto"/>
            <w:noWrap/>
            <w:vAlign w:val="bottom"/>
            <w:hideMark/>
          </w:tcPr>
          <w:p w14:paraId="48AB55E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56AC0B4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8A72E4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cbur</w:t>
            </w:r>
          </w:p>
        </w:tc>
        <w:tc>
          <w:tcPr>
            <w:tcW w:w="5298" w:type="dxa"/>
            <w:tcBorders>
              <w:top w:val="nil"/>
              <w:left w:val="nil"/>
              <w:bottom w:val="single" w:sz="4" w:space="0" w:color="auto"/>
              <w:right w:val="single" w:sz="4" w:space="0" w:color="auto"/>
            </w:tcBorders>
            <w:shd w:val="clear" w:color="auto" w:fill="auto"/>
            <w:noWrap/>
            <w:vAlign w:val="bottom"/>
            <w:hideMark/>
          </w:tcPr>
          <w:p w14:paraId="20A7E45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Coxiella burnetii RSA 493</w:t>
            </w:r>
          </w:p>
        </w:tc>
        <w:tc>
          <w:tcPr>
            <w:tcW w:w="1480" w:type="dxa"/>
            <w:tcBorders>
              <w:top w:val="nil"/>
              <w:left w:val="nil"/>
              <w:bottom w:val="single" w:sz="4" w:space="0" w:color="auto"/>
              <w:right w:val="single" w:sz="4" w:space="0" w:color="auto"/>
            </w:tcBorders>
            <w:shd w:val="clear" w:color="auto" w:fill="auto"/>
            <w:noWrap/>
            <w:vAlign w:val="bottom"/>
            <w:hideMark/>
          </w:tcPr>
          <w:p w14:paraId="63EEAE9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52669F4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1388BE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deth</w:t>
            </w:r>
          </w:p>
        </w:tc>
        <w:tc>
          <w:tcPr>
            <w:tcW w:w="5298" w:type="dxa"/>
            <w:tcBorders>
              <w:top w:val="nil"/>
              <w:left w:val="nil"/>
              <w:bottom w:val="single" w:sz="4" w:space="0" w:color="auto"/>
              <w:right w:val="single" w:sz="4" w:space="0" w:color="auto"/>
            </w:tcBorders>
            <w:shd w:val="clear" w:color="auto" w:fill="auto"/>
            <w:noWrap/>
            <w:vAlign w:val="bottom"/>
            <w:hideMark/>
          </w:tcPr>
          <w:p w14:paraId="115B640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Dehalococcoides ethenogenes 195</w:t>
            </w:r>
          </w:p>
        </w:tc>
        <w:tc>
          <w:tcPr>
            <w:tcW w:w="1480" w:type="dxa"/>
            <w:tcBorders>
              <w:top w:val="nil"/>
              <w:left w:val="nil"/>
              <w:bottom w:val="single" w:sz="4" w:space="0" w:color="auto"/>
              <w:right w:val="single" w:sz="4" w:space="0" w:color="auto"/>
            </w:tcBorders>
            <w:shd w:val="clear" w:color="auto" w:fill="auto"/>
            <w:noWrap/>
            <w:vAlign w:val="bottom"/>
            <w:hideMark/>
          </w:tcPr>
          <w:p w14:paraId="7A19FF5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03AC62F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5F9307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drad</w:t>
            </w:r>
          </w:p>
        </w:tc>
        <w:tc>
          <w:tcPr>
            <w:tcW w:w="5298" w:type="dxa"/>
            <w:tcBorders>
              <w:top w:val="nil"/>
              <w:left w:val="nil"/>
              <w:bottom w:val="single" w:sz="4" w:space="0" w:color="auto"/>
              <w:right w:val="single" w:sz="4" w:space="0" w:color="auto"/>
            </w:tcBorders>
            <w:shd w:val="clear" w:color="auto" w:fill="auto"/>
            <w:noWrap/>
            <w:vAlign w:val="bottom"/>
            <w:hideMark/>
          </w:tcPr>
          <w:p w14:paraId="03C4747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Deinococcus radiodurans R1</w:t>
            </w:r>
          </w:p>
        </w:tc>
        <w:tc>
          <w:tcPr>
            <w:tcW w:w="1480" w:type="dxa"/>
            <w:tcBorders>
              <w:top w:val="nil"/>
              <w:left w:val="nil"/>
              <w:bottom w:val="single" w:sz="4" w:space="0" w:color="auto"/>
              <w:right w:val="single" w:sz="4" w:space="0" w:color="auto"/>
            </w:tcBorders>
            <w:shd w:val="clear" w:color="auto" w:fill="auto"/>
            <w:noWrap/>
            <w:vAlign w:val="bottom"/>
            <w:hideMark/>
          </w:tcPr>
          <w:p w14:paraId="22B48DB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r>
      <w:tr w:rsidR="00007C18" w:rsidRPr="00007C18" w14:paraId="701A914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75D894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ddis</w:t>
            </w:r>
          </w:p>
        </w:tc>
        <w:tc>
          <w:tcPr>
            <w:tcW w:w="5298" w:type="dxa"/>
            <w:tcBorders>
              <w:top w:val="nil"/>
              <w:left w:val="nil"/>
              <w:bottom w:val="single" w:sz="4" w:space="0" w:color="auto"/>
              <w:right w:val="single" w:sz="4" w:space="0" w:color="auto"/>
            </w:tcBorders>
            <w:shd w:val="clear" w:color="auto" w:fill="auto"/>
            <w:noWrap/>
            <w:vAlign w:val="bottom"/>
            <w:hideMark/>
          </w:tcPr>
          <w:p w14:paraId="2A674F31" w14:textId="77777777" w:rsidR="00007C18" w:rsidRPr="00007C18" w:rsidRDefault="00007C18" w:rsidP="00007C18">
            <w:pPr>
              <w:spacing w:after="0" w:line="240" w:lineRule="auto"/>
              <w:rPr>
                <w:rFonts w:ascii="Calibri" w:eastAsia="Times New Roman" w:hAnsi="Calibri" w:cs="Times New Roman"/>
                <w:lang w:eastAsia="en-AU"/>
              </w:rPr>
            </w:pPr>
            <w:r w:rsidRPr="00007C18">
              <w:rPr>
                <w:rFonts w:ascii="Calibri" w:eastAsia="Times New Roman" w:hAnsi="Calibri" w:cs="Times New Roman"/>
                <w:lang w:eastAsia="en-AU"/>
              </w:rPr>
              <w:t>Dictyostelium discoideum AX4</w:t>
            </w:r>
          </w:p>
        </w:tc>
        <w:tc>
          <w:tcPr>
            <w:tcW w:w="1480" w:type="dxa"/>
            <w:tcBorders>
              <w:top w:val="nil"/>
              <w:left w:val="nil"/>
              <w:bottom w:val="single" w:sz="4" w:space="0" w:color="auto"/>
              <w:right w:val="single" w:sz="4" w:space="0" w:color="auto"/>
            </w:tcBorders>
            <w:shd w:val="clear" w:color="auto" w:fill="auto"/>
            <w:noWrap/>
            <w:vAlign w:val="bottom"/>
            <w:hideMark/>
          </w:tcPr>
          <w:p w14:paraId="5855D6B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83ADE2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64535F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edis</w:t>
            </w:r>
          </w:p>
        </w:tc>
        <w:tc>
          <w:tcPr>
            <w:tcW w:w="5298" w:type="dxa"/>
            <w:tcBorders>
              <w:top w:val="nil"/>
              <w:left w:val="nil"/>
              <w:bottom w:val="single" w:sz="4" w:space="0" w:color="auto"/>
              <w:right w:val="single" w:sz="4" w:space="0" w:color="auto"/>
            </w:tcBorders>
            <w:shd w:val="clear" w:color="auto" w:fill="auto"/>
            <w:noWrap/>
            <w:vAlign w:val="bottom"/>
            <w:hideMark/>
          </w:tcPr>
          <w:p w14:paraId="68348D2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Entamoeba dispar SAW760</w:t>
            </w:r>
          </w:p>
        </w:tc>
        <w:tc>
          <w:tcPr>
            <w:tcW w:w="1480" w:type="dxa"/>
            <w:tcBorders>
              <w:top w:val="nil"/>
              <w:left w:val="nil"/>
              <w:bottom w:val="single" w:sz="4" w:space="0" w:color="auto"/>
              <w:right w:val="single" w:sz="4" w:space="0" w:color="auto"/>
            </w:tcBorders>
            <w:shd w:val="clear" w:color="auto" w:fill="auto"/>
            <w:noWrap/>
            <w:vAlign w:val="bottom"/>
            <w:hideMark/>
          </w:tcPr>
          <w:p w14:paraId="431859D3"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F3E887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5684FB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ehis</w:t>
            </w:r>
          </w:p>
        </w:tc>
        <w:tc>
          <w:tcPr>
            <w:tcW w:w="5298" w:type="dxa"/>
            <w:tcBorders>
              <w:top w:val="nil"/>
              <w:left w:val="nil"/>
              <w:bottom w:val="single" w:sz="4" w:space="0" w:color="auto"/>
              <w:right w:val="single" w:sz="4" w:space="0" w:color="auto"/>
            </w:tcBorders>
            <w:shd w:val="clear" w:color="auto" w:fill="auto"/>
            <w:noWrap/>
            <w:vAlign w:val="bottom"/>
            <w:hideMark/>
          </w:tcPr>
          <w:p w14:paraId="2DC7BE8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Entamoeba histolytica HM-1:IMSS</w:t>
            </w:r>
          </w:p>
        </w:tc>
        <w:tc>
          <w:tcPr>
            <w:tcW w:w="1480" w:type="dxa"/>
            <w:tcBorders>
              <w:top w:val="nil"/>
              <w:left w:val="nil"/>
              <w:bottom w:val="single" w:sz="4" w:space="0" w:color="auto"/>
              <w:right w:val="single" w:sz="4" w:space="0" w:color="auto"/>
            </w:tcBorders>
            <w:shd w:val="clear" w:color="auto" w:fill="auto"/>
            <w:noWrap/>
            <w:vAlign w:val="bottom"/>
            <w:hideMark/>
          </w:tcPr>
          <w:p w14:paraId="62E53C13"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BC877A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D06BFE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einv</w:t>
            </w:r>
          </w:p>
        </w:tc>
        <w:tc>
          <w:tcPr>
            <w:tcW w:w="5298" w:type="dxa"/>
            <w:tcBorders>
              <w:top w:val="nil"/>
              <w:left w:val="nil"/>
              <w:bottom w:val="single" w:sz="4" w:space="0" w:color="auto"/>
              <w:right w:val="single" w:sz="4" w:space="0" w:color="auto"/>
            </w:tcBorders>
            <w:shd w:val="clear" w:color="auto" w:fill="auto"/>
            <w:noWrap/>
            <w:vAlign w:val="bottom"/>
            <w:hideMark/>
          </w:tcPr>
          <w:p w14:paraId="36FC1BD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Entamoeba invadens IP1</w:t>
            </w:r>
          </w:p>
        </w:tc>
        <w:tc>
          <w:tcPr>
            <w:tcW w:w="1480" w:type="dxa"/>
            <w:tcBorders>
              <w:top w:val="nil"/>
              <w:left w:val="nil"/>
              <w:bottom w:val="single" w:sz="4" w:space="0" w:color="auto"/>
              <w:right w:val="single" w:sz="4" w:space="0" w:color="auto"/>
            </w:tcBorders>
            <w:shd w:val="clear" w:color="auto" w:fill="auto"/>
            <w:noWrap/>
            <w:vAlign w:val="bottom"/>
            <w:hideMark/>
          </w:tcPr>
          <w:p w14:paraId="00C4DFC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823ACB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4A336A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glab</w:t>
            </w:r>
          </w:p>
        </w:tc>
        <w:tc>
          <w:tcPr>
            <w:tcW w:w="5298" w:type="dxa"/>
            <w:tcBorders>
              <w:top w:val="nil"/>
              <w:left w:val="nil"/>
              <w:bottom w:val="single" w:sz="4" w:space="0" w:color="auto"/>
              <w:right w:val="single" w:sz="4" w:space="0" w:color="auto"/>
            </w:tcBorders>
            <w:shd w:val="clear" w:color="auto" w:fill="auto"/>
            <w:noWrap/>
            <w:vAlign w:val="bottom"/>
            <w:hideMark/>
          </w:tcPr>
          <w:p w14:paraId="3473B89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Giardia intestinalis ATCC 50581</w:t>
            </w:r>
          </w:p>
        </w:tc>
        <w:tc>
          <w:tcPr>
            <w:tcW w:w="1480" w:type="dxa"/>
            <w:tcBorders>
              <w:top w:val="nil"/>
              <w:left w:val="nil"/>
              <w:bottom w:val="single" w:sz="4" w:space="0" w:color="auto"/>
              <w:right w:val="single" w:sz="4" w:space="0" w:color="auto"/>
            </w:tcBorders>
            <w:shd w:val="clear" w:color="auto" w:fill="auto"/>
            <w:noWrap/>
            <w:vAlign w:val="bottom"/>
            <w:hideMark/>
          </w:tcPr>
          <w:p w14:paraId="567D188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691D6C7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BA4E97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glam</w:t>
            </w:r>
          </w:p>
        </w:tc>
        <w:tc>
          <w:tcPr>
            <w:tcW w:w="5298" w:type="dxa"/>
            <w:tcBorders>
              <w:top w:val="nil"/>
              <w:left w:val="nil"/>
              <w:bottom w:val="single" w:sz="4" w:space="0" w:color="auto"/>
              <w:right w:val="single" w:sz="4" w:space="0" w:color="auto"/>
            </w:tcBorders>
            <w:shd w:val="clear" w:color="auto" w:fill="auto"/>
            <w:noWrap/>
            <w:vAlign w:val="bottom"/>
            <w:hideMark/>
          </w:tcPr>
          <w:p w14:paraId="709DCBB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Giardia lamblia ATCC 50803</w:t>
            </w:r>
          </w:p>
        </w:tc>
        <w:tc>
          <w:tcPr>
            <w:tcW w:w="1480" w:type="dxa"/>
            <w:tcBorders>
              <w:top w:val="nil"/>
              <w:left w:val="nil"/>
              <w:bottom w:val="single" w:sz="4" w:space="0" w:color="auto"/>
              <w:right w:val="single" w:sz="4" w:space="0" w:color="auto"/>
            </w:tcBorders>
            <w:shd w:val="clear" w:color="auto" w:fill="auto"/>
            <w:noWrap/>
            <w:vAlign w:val="bottom"/>
            <w:hideMark/>
          </w:tcPr>
          <w:p w14:paraId="709D99A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F38BC3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8D723B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glae</w:t>
            </w:r>
          </w:p>
        </w:tc>
        <w:tc>
          <w:tcPr>
            <w:tcW w:w="5298" w:type="dxa"/>
            <w:tcBorders>
              <w:top w:val="nil"/>
              <w:left w:val="nil"/>
              <w:bottom w:val="single" w:sz="4" w:space="0" w:color="auto"/>
              <w:right w:val="single" w:sz="4" w:space="0" w:color="auto"/>
            </w:tcBorders>
            <w:shd w:val="clear" w:color="auto" w:fill="auto"/>
            <w:noWrap/>
            <w:vAlign w:val="bottom"/>
            <w:hideMark/>
          </w:tcPr>
          <w:p w14:paraId="6082017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Giardia lamblia P15</w:t>
            </w:r>
          </w:p>
        </w:tc>
        <w:tc>
          <w:tcPr>
            <w:tcW w:w="1480" w:type="dxa"/>
            <w:tcBorders>
              <w:top w:val="nil"/>
              <w:left w:val="nil"/>
              <w:bottom w:val="single" w:sz="4" w:space="0" w:color="auto"/>
              <w:right w:val="single" w:sz="4" w:space="0" w:color="auto"/>
            </w:tcBorders>
            <w:shd w:val="clear" w:color="auto" w:fill="auto"/>
            <w:noWrap/>
            <w:vAlign w:val="bottom"/>
            <w:hideMark/>
          </w:tcPr>
          <w:p w14:paraId="767E1D5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B66ADC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E9A795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gthe</w:t>
            </w:r>
          </w:p>
        </w:tc>
        <w:tc>
          <w:tcPr>
            <w:tcW w:w="5298" w:type="dxa"/>
            <w:tcBorders>
              <w:top w:val="nil"/>
              <w:left w:val="nil"/>
              <w:bottom w:val="single" w:sz="4" w:space="0" w:color="auto"/>
              <w:right w:val="single" w:sz="4" w:space="0" w:color="auto"/>
            </w:tcBorders>
            <w:shd w:val="clear" w:color="auto" w:fill="auto"/>
            <w:noWrap/>
            <w:vAlign w:val="bottom"/>
            <w:hideMark/>
          </w:tcPr>
          <w:p w14:paraId="272E61F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Guillardia theta</w:t>
            </w:r>
          </w:p>
        </w:tc>
        <w:tc>
          <w:tcPr>
            <w:tcW w:w="1480" w:type="dxa"/>
            <w:tcBorders>
              <w:top w:val="nil"/>
              <w:left w:val="nil"/>
              <w:bottom w:val="single" w:sz="4" w:space="0" w:color="auto"/>
              <w:right w:val="single" w:sz="4" w:space="0" w:color="auto"/>
            </w:tcBorders>
            <w:shd w:val="clear" w:color="auto" w:fill="auto"/>
            <w:noWrap/>
            <w:vAlign w:val="bottom"/>
            <w:hideMark/>
          </w:tcPr>
          <w:p w14:paraId="397011C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82126C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D2469E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lbra</w:t>
            </w:r>
          </w:p>
        </w:tc>
        <w:tc>
          <w:tcPr>
            <w:tcW w:w="5298" w:type="dxa"/>
            <w:tcBorders>
              <w:top w:val="nil"/>
              <w:left w:val="nil"/>
              <w:bottom w:val="single" w:sz="4" w:space="0" w:color="auto"/>
              <w:right w:val="single" w:sz="4" w:space="0" w:color="auto"/>
            </w:tcBorders>
            <w:shd w:val="clear" w:color="auto" w:fill="auto"/>
            <w:noWrap/>
            <w:vAlign w:val="bottom"/>
            <w:hideMark/>
          </w:tcPr>
          <w:p w14:paraId="08FFA3E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Leishmania braziliensis</w:t>
            </w:r>
          </w:p>
        </w:tc>
        <w:tc>
          <w:tcPr>
            <w:tcW w:w="1480" w:type="dxa"/>
            <w:tcBorders>
              <w:top w:val="nil"/>
              <w:left w:val="nil"/>
              <w:bottom w:val="single" w:sz="4" w:space="0" w:color="auto"/>
              <w:right w:val="single" w:sz="4" w:space="0" w:color="auto"/>
            </w:tcBorders>
            <w:shd w:val="clear" w:color="auto" w:fill="auto"/>
            <w:noWrap/>
            <w:vAlign w:val="bottom"/>
            <w:hideMark/>
          </w:tcPr>
          <w:p w14:paraId="523EA3D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71A445F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ADA9EA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linf</w:t>
            </w:r>
          </w:p>
        </w:tc>
        <w:tc>
          <w:tcPr>
            <w:tcW w:w="5298" w:type="dxa"/>
            <w:tcBorders>
              <w:top w:val="nil"/>
              <w:left w:val="nil"/>
              <w:bottom w:val="single" w:sz="4" w:space="0" w:color="auto"/>
              <w:right w:val="single" w:sz="4" w:space="0" w:color="auto"/>
            </w:tcBorders>
            <w:shd w:val="clear" w:color="auto" w:fill="auto"/>
            <w:noWrap/>
            <w:vAlign w:val="bottom"/>
            <w:hideMark/>
          </w:tcPr>
          <w:p w14:paraId="7005432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Leishmania infantum</w:t>
            </w:r>
          </w:p>
        </w:tc>
        <w:tc>
          <w:tcPr>
            <w:tcW w:w="1480" w:type="dxa"/>
            <w:tcBorders>
              <w:top w:val="nil"/>
              <w:left w:val="nil"/>
              <w:bottom w:val="single" w:sz="4" w:space="0" w:color="auto"/>
              <w:right w:val="single" w:sz="4" w:space="0" w:color="auto"/>
            </w:tcBorders>
            <w:shd w:val="clear" w:color="auto" w:fill="auto"/>
            <w:noWrap/>
            <w:vAlign w:val="bottom"/>
            <w:hideMark/>
          </w:tcPr>
          <w:p w14:paraId="14ED60B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3259B5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61BF2E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lmaj</w:t>
            </w:r>
          </w:p>
        </w:tc>
        <w:tc>
          <w:tcPr>
            <w:tcW w:w="5298" w:type="dxa"/>
            <w:tcBorders>
              <w:top w:val="nil"/>
              <w:left w:val="nil"/>
              <w:bottom w:val="single" w:sz="4" w:space="0" w:color="auto"/>
              <w:right w:val="single" w:sz="4" w:space="0" w:color="auto"/>
            </w:tcBorders>
            <w:shd w:val="clear" w:color="auto" w:fill="auto"/>
            <w:noWrap/>
            <w:vAlign w:val="bottom"/>
            <w:hideMark/>
          </w:tcPr>
          <w:p w14:paraId="3941BB1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Leishmania major strain Friedlin</w:t>
            </w:r>
          </w:p>
        </w:tc>
        <w:tc>
          <w:tcPr>
            <w:tcW w:w="1480" w:type="dxa"/>
            <w:tcBorders>
              <w:top w:val="nil"/>
              <w:left w:val="nil"/>
              <w:bottom w:val="single" w:sz="4" w:space="0" w:color="auto"/>
              <w:right w:val="single" w:sz="4" w:space="0" w:color="auto"/>
            </w:tcBorders>
            <w:shd w:val="clear" w:color="auto" w:fill="auto"/>
            <w:noWrap/>
            <w:vAlign w:val="bottom"/>
            <w:hideMark/>
          </w:tcPr>
          <w:p w14:paraId="29B440C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3B354F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4C5F17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lmex</w:t>
            </w:r>
          </w:p>
        </w:tc>
        <w:tc>
          <w:tcPr>
            <w:tcW w:w="5298" w:type="dxa"/>
            <w:tcBorders>
              <w:top w:val="nil"/>
              <w:left w:val="nil"/>
              <w:bottom w:val="single" w:sz="4" w:space="0" w:color="auto"/>
              <w:right w:val="single" w:sz="4" w:space="0" w:color="auto"/>
            </w:tcBorders>
            <w:shd w:val="clear" w:color="auto" w:fill="auto"/>
            <w:noWrap/>
            <w:vAlign w:val="bottom"/>
            <w:hideMark/>
          </w:tcPr>
          <w:p w14:paraId="48CC277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 xml:space="preserve">Leishmania </w:t>
            </w:r>
            <w:r w:rsidR="00552EFF">
              <w:rPr>
                <w:rFonts w:ascii="Calibri" w:eastAsia="Times New Roman" w:hAnsi="Calibri" w:cs="Times New Roman"/>
                <w:color w:val="000000"/>
                <w:lang w:eastAsia="en-AU"/>
              </w:rPr>
              <w:t>Mexicana</w:t>
            </w:r>
          </w:p>
        </w:tc>
        <w:tc>
          <w:tcPr>
            <w:tcW w:w="1480" w:type="dxa"/>
            <w:tcBorders>
              <w:top w:val="nil"/>
              <w:left w:val="nil"/>
              <w:bottom w:val="single" w:sz="4" w:space="0" w:color="auto"/>
              <w:right w:val="single" w:sz="4" w:space="0" w:color="auto"/>
            </w:tcBorders>
            <w:shd w:val="clear" w:color="auto" w:fill="auto"/>
            <w:noWrap/>
            <w:vAlign w:val="bottom"/>
            <w:hideMark/>
          </w:tcPr>
          <w:p w14:paraId="5B11C4A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965880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1CFC7C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micr</w:t>
            </w:r>
          </w:p>
        </w:tc>
        <w:tc>
          <w:tcPr>
            <w:tcW w:w="5298" w:type="dxa"/>
            <w:tcBorders>
              <w:top w:val="nil"/>
              <w:left w:val="nil"/>
              <w:bottom w:val="single" w:sz="4" w:space="0" w:color="auto"/>
              <w:right w:val="single" w:sz="4" w:space="0" w:color="auto"/>
            </w:tcBorders>
            <w:shd w:val="clear" w:color="auto" w:fill="auto"/>
            <w:noWrap/>
            <w:vAlign w:val="bottom"/>
            <w:hideMark/>
          </w:tcPr>
          <w:p w14:paraId="3B2FBF5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Micromonas sp. RCC299</w:t>
            </w:r>
          </w:p>
        </w:tc>
        <w:tc>
          <w:tcPr>
            <w:tcW w:w="1480" w:type="dxa"/>
            <w:tcBorders>
              <w:top w:val="nil"/>
              <w:left w:val="nil"/>
              <w:bottom w:val="single" w:sz="4" w:space="0" w:color="auto"/>
              <w:right w:val="single" w:sz="4" w:space="0" w:color="auto"/>
            </w:tcBorders>
            <w:shd w:val="clear" w:color="auto" w:fill="auto"/>
            <w:noWrap/>
            <w:vAlign w:val="bottom"/>
            <w:hideMark/>
          </w:tcPr>
          <w:p w14:paraId="31CB255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3994977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720383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tpse</w:t>
            </w:r>
          </w:p>
        </w:tc>
        <w:tc>
          <w:tcPr>
            <w:tcW w:w="5298" w:type="dxa"/>
            <w:tcBorders>
              <w:top w:val="nil"/>
              <w:left w:val="nil"/>
              <w:bottom w:val="single" w:sz="4" w:space="0" w:color="auto"/>
              <w:right w:val="single" w:sz="4" w:space="0" w:color="auto"/>
            </w:tcBorders>
            <w:shd w:val="clear" w:color="auto" w:fill="auto"/>
            <w:noWrap/>
            <w:vAlign w:val="bottom"/>
            <w:hideMark/>
          </w:tcPr>
          <w:p w14:paraId="1A18FD8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Thalassiosira pseudonana CCMP1335</w:t>
            </w:r>
          </w:p>
        </w:tc>
        <w:tc>
          <w:tcPr>
            <w:tcW w:w="1480" w:type="dxa"/>
            <w:tcBorders>
              <w:top w:val="nil"/>
              <w:left w:val="nil"/>
              <w:bottom w:val="single" w:sz="4" w:space="0" w:color="auto"/>
              <w:right w:val="single" w:sz="4" w:space="0" w:color="auto"/>
            </w:tcBorders>
            <w:shd w:val="clear" w:color="auto" w:fill="auto"/>
            <w:noWrap/>
            <w:vAlign w:val="bottom"/>
            <w:hideMark/>
          </w:tcPr>
          <w:p w14:paraId="4BC4022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20A6E83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484B57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tann</w:t>
            </w:r>
          </w:p>
        </w:tc>
        <w:tc>
          <w:tcPr>
            <w:tcW w:w="5298" w:type="dxa"/>
            <w:tcBorders>
              <w:top w:val="nil"/>
              <w:left w:val="nil"/>
              <w:bottom w:val="single" w:sz="4" w:space="0" w:color="auto"/>
              <w:right w:val="single" w:sz="4" w:space="0" w:color="auto"/>
            </w:tcBorders>
            <w:shd w:val="clear" w:color="auto" w:fill="auto"/>
            <w:noWrap/>
            <w:vAlign w:val="bottom"/>
            <w:hideMark/>
          </w:tcPr>
          <w:p w14:paraId="4233216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Theileria annulata strain Ankara</w:t>
            </w:r>
          </w:p>
        </w:tc>
        <w:tc>
          <w:tcPr>
            <w:tcW w:w="1480" w:type="dxa"/>
            <w:tcBorders>
              <w:top w:val="nil"/>
              <w:left w:val="nil"/>
              <w:bottom w:val="single" w:sz="4" w:space="0" w:color="auto"/>
              <w:right w:val="single" w:sz="4" w:space="0" w:color="auto"/>
            </w:tcBorders>
            <w:shd w:val="clear" w:color="auto" w:fill="auto"/>
            <w:noWrap/>
            <w:vAlign w:val="bottom"/>
            <w:hideMark/>
          </w:tcPr>
          <w:p w14:paraId="3E96221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340547A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E270BE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tpar</w:t>
            </w:r>
          </w:p>
        </w:tc>
        <w:tc>
          <w:tcPr>
            <w:tcW w:w="5298" w:type="dxa"/>
            <w:tcBorders>
              <w:top w:val="nil"/>
              <w:left w:val="nil"/>
              <w:bottom w:val="single" w:sz="4" w:space="0" w:color="auto"/>
              <w:right w:val="single" w:sz="4" w:space="0" w:color="auto"/>
            </w:tcBorders>
            <w:shd w:val="clear" w:color="auto" w:fill="auto"/>
            <w:noWrap/>
            <w:vAlign w:val="bottom"/>
            <w:hideMark/>
          </w:tcPr>
          <w:p w14:paraId="7B005DC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Theileria parva strain Muguga</w:t>
            </w:r>
          </w:p>
        </w:tc>
        <w:tc>
          <w:tcPr>
            <w:tcW w:w="1480" w:type="dxa"/>
            <w:tcBorders>
              <w:top w:val="nil"/>
              <w:left w:val="nil"/>
              <w:bottom w:val="single" w:sz="4" w:space="0" w:color="auto"/>
              <w:right w:val="single" w:sz="4" w:space="0" w:color="auto"/>
            </w:tcBorders>
            <w:shd w:val="clear" w:color="auto" w:fill="auto"/>
            <w:noWrap/>
            <w:vAlign w:val="bottom"/>
            <w:hideMark/>
          </w:tcPr>
          <w:p w14:paraId="581B8D3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6C92547"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99BA9B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tgon</w:t>
            </w:r>
          </w:p>
        </w:tc>
        <w:tc>
          <w:tcPr>
            <w:tcW w:w="5298" w:type="dxa"/>
            <w:tcBorders>
              <w:top w:val="nil"/>
              <w:left w:val="nil"/>
              <w:bottom w:val="single" w:sz="4" w:space="0" w:color="auto"/>
              <w:right w:val="single" w:sz="4" w:space="0" w:color="auto"/>
            </w:tcBorders>
            <w:shd w:val="clear" w:color="auto" w:fill="auto"/>
            <w:noWrap/>
            <w:vAlign w:val="bottom"/>
            <w:hideMark/>
          </w:tcPr>
          <w:p w14:paraId="73CB951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Toxoplasma gondii</w:t>
            </w:r>
          </w:p>
        </w:tc>
        <w:tc>
          <w:tcPr>
            <w:tcW w:w="1480" w:type="dxa"/>
            <w:tcBorders>
              <w:top w:val="nil"/>
              <w:left w:val="nil"/>
              <w:bottom w:val="single" w:sz="4" w:space="0" w:color="auto"/>
              <w:right w:val="single" w:sz="4" w:space="0" w:color="auto"/>
            </w:tcBorders>
            <w:shd w:val="clear" w:color="auto" w:fill="auto"/>
            <w:noWrap/>
            <w:vAlign w:val="bottom"/>
            <w:hideMark/>
          </w:tcPr>
          <w:p w14:paraId="6423A6F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991F3E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DA7DC9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tvag</w:t>
            </w:r>
          </w:p>
        </w:tc>
        <w:tc>
          <w:tcPr>
            <w:tcW w:w="5298" w:type="dxa"/>
            <w:tcBorders>
              <w:top w:val="nil"/>
              <w:left w:val="nil"/>
              <w:bottom w:val="single" w:sz="4" w:space="0" w:color="auto"/>
              <w:right w:val="single" w:sz="4" w:space="0" w:color="auto"/>
            </w:tcBorders>
            <w:shd w:val="clear" w:color="auto" w:fill="auto"/>
            <w:noWrap/>
            <w:vAlign w:val="bottom"/>
            <w:hideMark/>
          </w:tcPr>
          <w:p w14:paraId="1BC5CDB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Trichomonas vaginalis G3</w:t>
            </w:r>
          </w:p>
        </w:tc>
        <w:tc>
          <w:tcPr>
            <w:tcW w:w="1480" w:type="dxa"/>
            <w:tcBorders>
              <w:top w:val="nil"/>
              <w:left w:val="nil"/>
              <w:bottom w:val="single" w:sz="4" w:space="0" w:color="auto"/>
              <w:right w:val="single" w:sz="4" w:space="0" w:color="auto"/>
            </w:tcBorders>
            <w:shd w:val="clear" w:color="auto" w:fill="auto"/>
            <w:noWrap/>
            <w:vAlign w:val="bottom"/>
            <w:hideMark/>
          </w:tcPr>
          <w:p w14:paraId="0E70D46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498F43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F468F0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tbru</w:t>
            </w:r>
          </w:p>
        </w:tc>
        <w:tc>
          <w:tcPr>
            <w:tcW w:w="5298" w:type="dxa"/>
            <w:tcBorders>
              <w:top w:val="nil"/>
              <w:left w:val="nil"/>
              <w:bottom w:val="single" w:sz="4" w:space="0" w:color="auto"/>
              <w:right w:val="single" w:sz="4" w:space="0" w:color="auto"/>
            </w:tcBorders>
            <w:shd w:val="clear" w:color="auto" w:fill="auto"/>
            <w:noWrap/>
            <w:vAlign w:val="bottom"/>
            <w:hideMark/>
          </w:tcPr>
          <w:p w14:paraId="20E9DC8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brucei</w:t>
            </w:r>
          </w:p>
        </w:tc>
        <w:tc>
          <w:tcPr>
            <w:tcW w:w="1480" w:type="dxa"/>
            <w:tcBorders>
              <w:top w:val="nil"/>
              <w:left w:val="nil"/>
              <w:bottom w:val="single" w:sz="4" w:space="0" w:color="auto"/>
              <w:right w:val="single" w:sz="4" w:space="0" w:color="auto"/>
            </w:tcBorders>
            <w:shd w:val="clear" w:color="auto" w:fill="auto"/>
            <w:noWrap/>
            <w:vAlign w:val="bottom"/>
            <w:hideMark/>
          </w:tcPr>
          <w:p w14:paraId="46BE10D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C9D492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ADE330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tbrg</w:t>
            </w:r>
          </w:p>
        </w:tc>
        <w:tc>
          <w:tcPr>
            <w:tcW w:w="5298" w:type="dxa"/>
            <w:tcBorders>
              <w:top w:val="nil"/>
              <w:left w:val="nil"/>
              <w:bottom w:val="single" w:sz="4" w:space="0" w:color="auto"/>
              <w:right w:val="single" w:sz="4" w:space="0" w:color="auto"/>
            </w:tcBorders>
            <w:shd w:val="clear" w:color="auto" w:fill="auto"/>
            <w:noWrap/>
            <w:vAlign w:val="bottom"/>
            <w:hideMark/>
          </w:tcPr>
          <w:p w14:paraId="39588B3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brucei gambiense</w:t>
            </w:r>
          </w:p>
        </w:tc>
        <w:tc>
          <w:tcPr>
            <w:tcW w:w="1480" w:type="dxa"/>
            <w:tcBorders>
              <w:top w:val="nil"/>
              <w:left w:val="nil"/>
              <w:bottom w:val="single" w:sz="4" w:space="0" w:color="auto"/>
              <w:right w:val="single" w:sz="4" w:space="0" w:color="auto"/>
            </w:tcBorders>
            <w:shd w:val="clear" w:color="auto" w:fill="auto"/>
            <w:noWrap/>
            <w:vAlign w:val="bottom"/>
            <w:hideMark/>
          </w:tcPr>
          <w:p w14:paraId="14E126E1"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2CE8573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90D091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tcon</w:t>
            </w:r>
          </w:p>
        </w:tc>
        <w:tc>
          <w:tcPr>
            <w:tcW w:w="5298" w:type="dxa"/>
            <w:tcBorders>
              <w:top w:val="nil"/>
              <w:left w:val="nil"/>
              <w:bottom w:val="single" w:sz="4" w:space="0" w:color="auto"/>
              <w:right w:val="single" w:sz="4" w:space="0" w:color="auto"/>
            </w:tcBorders>
            <w:shd w:val="clear" w:color="auto" w:fill="auto"/>
            <w:noWrap/>
            <w:vAlign w:val="bottom"/>
            <w:hideMark/>
          </w:tcPr>
          <w:p w14:paraId="64232EC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congolense</w:t>
            </w:r>
          </w:p>
        </w:tc>
        <w:tc>
          <w:tcPr>
            <w:tcW w:w="1480" w:type="dxa"/>
            <w:tcBorders>
              <w:top w:val="nil"/>
              <w:left w:val="nil"/>
              <w:bottom w:val="single" w:sz="4" w:space="0" w:color="auto"/>
              <w:right w:val="single" w:sz="4" w:space="0" w:color="auto"/>
            </w:tcBorders>
            <w:shd w:val="clear" w:color="auto" w:fill="auto"/>
            <w:noWrap/>
            <w:vAlign w:val="bottom"/>
            <w:hideMark/>
          </w:tcPr>
          <w:p w14:paraId="34C60CD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679C5AF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865FBF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tcru</w:t>
            </w:r>
          </w:p>
        </w:tc>
        <w:tc>
          <w:tcPr>
            <w:tcW w:w="5298" w:type="dxa"/>
            <w:tcBorders>
              <w:top w:val="nil"/>
              <w:left w:val="nil"/>
              <w:bottom w:val="single" w:sz="4" w:space="0" w:color="auto"/>
              <w:right w:val="single" w:sz="4" w:space="0" w:color="auto"/>
            </w:tcBorders>
            <w:shd w:val="clear" w:color="auto" w:fill="auto"/>
            <w:noWrap/>
            <w:vAlign w:val="bottom"/>
            <w:hideMark/>
          </w:tcPr>
          <w:p w14:paraId="2B812F8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cruzi strain CL Brener</w:t>
            </w:r>
          </w:p>
        </w:tc>
        <w:tc>
          <w:tcPr>
            <w:tcW w:w="1480" w:type="dxa"/>
            <w:tcBorders>
              <w:top w:val="nil"/>
              <w:left w:val="nil"/>
              <w:bottom w:val="single" w:sz="4" w:space="0" w:color="auto"/>
              <w:right w:val="single" w:sz="4" w:space="0" w:color="auto"/>
            </w:tcBorders>
            <w:shd w:val="clear" w:color="auto" w:fill="auto"/>
            <w:noWrap/>
            <w:vAlign w:val="bottom"/>
            <w:hideMark/>
          </w:tcPr>
          <w:p w14:paraId="1608B88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39293A0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45A0DC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tviv</w:t>
            </w:r>
          </w:p>
        </w:tc>
        <w:tc>
          <w:tcPr>
            <w:tcW w:w="5298" w:type="dxa"/>
            <w:tcBorders>
              <w:top w:val="nil"/>
              <w:left w:val="nil"/>
              <w:bottom w:val="single" w:sz="4" w:space="0" w:color="auto"/>
              <w:right w:val="single" w:sz="4" w:space="0" w:color="auto"/>
            </w:tcBorders>
            <w:shd w:val="clear" w:color="auto" w:fill="auto"/>
            <w:noWrap/>
            <w:vAlign w:val="bottom"/>
            <w:hideMark/>
          </w:tcPr>
          <w:p w14:paraId="3DD005B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vivax</w:t>
            </w:r>
          </w:p>
        </w:tc>
        <w:tc>
          <w:tcPr>
            <w:tcW w:w="1480" w:type="dxa"/>
            <w:tcBorders>
              <w:top w:val="nil"/>
              <w:left w:val="nil"/>
              <w:bottom w:val="single" w:sz="4" w:space="0" w:color="auto"/>
              <w:right w:val="single" w:sz="4" w:space="0" w:color="auto"/>
            </w:tcBorders>
            <w:shd w:val="clear" w:color="auto" w:fill="auto"/>
            <w:noWrap/>
            <w:vAlign w:val="bottom"/>
            <w:hideMark/>
          </w:tcPr>
          <w:p w14:paraId="7077A60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408F99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DA2FBB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vcar</w:t>
            </w:r>
          </w:p>
        </w:tc>
        <w:tc>
          <w:tcPr>
            <w:tcW w:w="5298" w:type="dxa"/>
            <w:tcBorders>
              <w:top w:val="nil"/>
              <w:left w:val="nil"/>
              <w:bottom w:val="single" w:sz="4" w:space="0" w:color="auto"/>
              <w:right w:val="single" w:sz="4" w:space="0" w:color="auto"/>
            </w:tcBorders>
            <w:shd w:val="clear" w:color="auto" w:fill="auto"/>
            <w:noWrap/>
            <w:vAlign w:val="bottom"/>
            <w:hideMark/>
          </w:tcPr>
          <w:p w14:paraId="709FCD5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Volvox carteri f. nagariensis</w:t>
            </w:r>
          </w:p>
        </w:tc>
        <w:tc>
          <w:tcPr>
            <w:tcW w:w="1480" w:type="dxa"/>
            <w:tcBorders>
              <w:top w:val="nil"/>
              <w:left w:val="nil"/>
              <w:bottom w:val="single" w:sz="4" w:space="0" w:color="auto"/>
              <w:right w:val="single" w:sz="4" w:space="0" w:color="auto"/>
            </w:tcBorders>
            <w:shd w:val="clear" w:color="auto" w:fill="auto"/>
            <w:noWrap/>
            <w:vAlign w:val="bottom"/>
            <w:hideMark/>
          </w:tcPr>
          <w:p w14:paraId="3D9624A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9FD6FE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75C681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ncan</w:t>
            </w:r>
          </w:p>
        </w:tc>
        <w:tc>
          <w:tcPr>
            <w:tcW w:w="5298" w:type="dxa"/>
            <w:tcBorders>
              <w:top w:val="nil"/>
              <w:left w:val="nil"/>
              <w:bottom w:val="single" w:sz="4" w:space="0" w:color="auto"/>
              <w:right w:val="single" w:sz="4" w:space="0" w:color="auto"/>
            </w:tcBorders>
            <w:shd w:val="clear" w:color="auto" w:fill="auto"/>
            <w:noWrap/>
            <w:vAlign w:val="bottom"/>
            <w:hideMark/>
          </w:tcPr>
          <w:p w14:paraId="1F12A18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Neospora caninum</w:t>
            </w:r>
          </w:p>
        </w:tc>
        <w:tc>
          <w:tcPr>
            <w:tcW w:w="1480" w:type="dxa"/>
            <w:tcBorders>
              <w:top w:val="nil"/>
              <w:left w:val="nil"/>
              <w:bottom w:val="single" w:sz="4" w:space="0" w:color="auto"/>
              <w:right w:val="single" w:sz="4" w:space="0" w:color="auto"/>
            </w:tcBorders>
            <w:shd w:val="clear" w:color="auto" w:fill="auto"/>
            <w:noWrap/>
            <w:vAlign w:val="bottom"/>
            <w:hideMark/>
          </w:tcPr>
          <w:p w14:paraId="28CADFE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7DD9446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ABB8EF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osat</w:t>
            </w:r>
          </w:p>
        </w:tc>
        <w:tc>
          <w:tcPr>
            <w:tcW w:w="5298" w:type="dxa"/>
            <w:tcBorders>
              <w:top w:val="nil"/>
              <w:left w:val="nil"/>
              <w:bottom w:val="single" w:sz="4" w:space="0" w:color="auto"/>
              <w:right w:val="single" w:sz="4" w:space="0" w:color="auto"/>
            </w:tcBorders>
            <w:shd w:val="clear" w:color="auto" w:fill="auto"/>
            <w:noWrap/>
            <w:vAlign w:val="bottom"/>
            <w:hideMark/>
          </w:tcPr>
          <w:p w14:paraId="6869937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Oryza sativa Japonica Group</w:t>
            </w:r>
          </w:p>
        </w:tc>
        <w:tc>
          <w:tcPr>
            <w:tcW w:w="1480" w:type="dxa"/>
            <w:tcBorders>
              <w:top w:val="nil"/>
              <w:left w:val="nil"/>
              <w:bottom w:val="single" w:sz="4" w:space="0" w:color="auto"/>
              <w:right w:val="single" w:sz="4" w:space="0" w:color="auto"/>
            </w:tcBorders>
            <w:shd w:val="clear" w:color="auto" w:fill="auto"/>
            <w:noWrap/>
            <w:vAlign w:val="bottom"/>
            <w:hideMark/>
          </w:tcPr>
          <w:p w14:paraId="354A48D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28BF96B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323387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otau</w:t>
            </w:r>
          </w:p>
        </w:tc>
        <w:tc>
          <w:tcPr>
            <w:tcW w:w="5298" w:type="dxa"/>
            <w:tcBorders>
              <w:top w:val="nil"/>
              <w:left w:val="nil"/>
              <w:bottom w:val="single" w:sz="4" w:space="0" w:color="auto"/>
              <w:right w:val="single" w:sz="4" w:space="0" w:color="auto"/>
            </w:tcBorders>
            <w:shd w:val="clear" w:color="auto" w:fill="auto"/>
            <w:noWrap/>
            <w:vAlign w:val="bottom"/>
            <w:hideMark/>
          </w:tcPr>
          <w:p w14:paraId="493A9EB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Ostreococcus tauri</w:t>
            </w:r>
          </w:p>
        </w:tc>
        <w:tc>
          <w:tcPr>
            <w:tcW w:w="1480" w:type="dxa"/>
            <w:tcBorders>
              <w:top w:val="nil"/>
              <w:left w:val="nil"/>
              <w:bottom w:val="single" w:sz="4" w:space="0" w:color="auto"/>
              <w:right w:val="single" w:sz="4" w:space="0" w:color="auto"/>
            </w:tcBorders>
            <w:shd w:val="clear" w:color="auto" w:fill="auto"/>
            <w:noWrap/>
            <w:vAlign w:val="bottom"/>
            <w:hideMark/>
          </w:tcPr>
          <w:p w14:paraId="68E8097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18A591A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905895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ppat</w:t>
            </w:r>
          </w:p>
        </w:tc>
        <w:tc>
          <w:tcPr>
            <w:tcW w:w="5298" w:type="dxa"/>
            <w:tcBorders>
              <w:top w:val="nil"/>
              <w:left w:val="nil"/>
              <w:bottom w:val="single" w:sz="4" w:space="0" w:color="auto"/>
              <w:right w:val="single" w:sz="4" w:space="0" w:color="auto"/>
            </w:tcBorders>
            <w:shd w:val="clear" w:color="auto" w:fill="auto"/>
            <w:noWrap/>
            <w:vAlign w:val="bottom"/>
            <w:hideMark/>
          </w:tcPr>
          <w:p w14:paraId="4473153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Physcomitrella patens subsp. patens</w:t>
            </w:r>
          </w:p>
        </w:tc>
        <w:tc>
          <w:tcPr>
            <w:tcW w:w="1480" w:type="dxa"/>
            <w:tcBorders>
              <w:top w:val="nil"/>
              <w:left w:val="nil"/>
              <w:bottom w:val="single" w:sz="4" w:space="0" w:color="auto"/>
              <w:right w:val="single" w:sz="4" w:space="0" w:color="auto"/>
            </w:tcBorders>
            <w:shd w:val="clear" w:color="auto" w:fill="auto"/>
            <w:noWrap/>
            <w:vAlign w:val="bottom"/>
            <w:hideMark/>
          </w:tcPr>
          <w:p w14:paraId="0E02B34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78CDFBA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2D07C3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pram</w:t>
            </w:r>
          </w:p>
        </w:tc>
        <w:tc>
          <w:tcPr>
            <w:tcW w:w="5298" w:type="dxa"/>
            <w:tcBorders>
              <w:top w:val="nil"/>
              <w:left w:val="nil"/>
              <w:bottom w:val="single" w:sz="4" w:space="0" w:color="auto"/>
              <w:right w:val="single" w:sz="4" w:space="0" w:color="auto"/>
            </w:tcBorders>
            <w:shd w:val="clear" w:color="auto" w:fill="auto"/>
            <w:noWrap/>
            <w:vAlign w:val="bottom"/>
            <w:hideMark/>
          </w:tcPr>
          <w:p w14:paraId="333B3D8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Phytophthora ramorum</w:t>
            </w:r>
          </w:p>
        </w:tc>
        <w:tc>
          <w:tcPr>
            <w:tcW w:w="1480" w:type="dxa"/>
            <w:tcBorders>
              <w:top w:val="nil"/>
              <w:left w:val="nil"/>
              <w:bottom w:val="single" w:sz="4" w:space="0" w:color="auto"/>
              <w:right w:val="single" w:sz="4" w:space="0" w:color="auto"/>
            </w:tcBorders>
            <w:shd w:val="clear" w:color="auto" w:fill="auto"/>
            <w:noWrap/>
            <w:vAlign w:val="bottom"/>
            <w:hideMark/>
          </w:tcPr>
          <w:p w14:paraId="02B51AB3"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B32D2D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13BF91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pber</w:t>
            </w:r>
          </w:p>
        </w:tc>
        <w:tc>
          <w:tcPr>
            <w:tcW w:w="5298" w:type="dxa"/>
            <w:tcBorders>
              <w:top w:val="nil"/>
              <w:left w:val="nil"/>
              <w:bottom w:val="single" w:sz="4" w:space="0" w:color="auto"/>
              <w:right w:val="single" w:sz="4" w:space="0" w:color="auto"/>
            </w:tcBorders>
            <w:shd w:val="clear" w:color="auto" w:fill="auto"/>
            <w:noWrap/>
            <w:vAlign w:val="bottom"/>
            <w:hideMark/>
          </w:tcPr>
          <w:p w14:paraId="44D05DA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berghei str. ANKA</w:t>
            </w:r>
          </w:p>
        </w:tc>
        <w:tc>
          <w:tcPr>
            <w:tcW w:w="1480" w:type="dxa"/>
            <w:tcBorders>
              <w:top w:val="nil"/>
              <w:left w:val="nil"/>
              <w:bottom w:val="single" w:sz="4" w:space="0" w:color="auto"/>
              <w:right w:val="single" w:sz="4" w:space="0" w:color="auto"/>
            </w:tcBorders>
            <w:shd w:val="clear" w:color="auto" w:fill="auto"/>
            <w:noWrap/>
            <w:vAlign w:val="bottom"/>
            <w:hideMark/>
          </w:tcPr>
          <w:p w14:paraId="08A55EC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951A88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7CF38F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pcha</w:t>
            </w:r>
          </w:p>
        </w:tc>
        <w:tc>
          <w:tcPr>
            <w:tcW w:w="5298" w:type="dxa"/>
            <w:tcBorders>
              <w:top w:val="nil"/>
              <w:left w:val="nil"/>
              <w:bottom w:val="single" w:sz="4" w:space="0" w:color="auto"/>
              <w:right w:val="single" w:sz="4" w:space="0" w:color="auto"/>
            </w:tcBorders>
            <w:shd w:val="clear" w:color="auto" w:fill="auto"/>
            <w:noWrap/>
            <w:vAlign w:val="bottom"/>
            <w:hideMark/>
          </w:tcPr>
          <w:p w14:paraId="63C8C0F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chabaudi chabaudi</w:t>
            </w:r>
          </w:p>
        </w:tc>
        <w:tc>
          <w:tcPr>
            <w:tcW w:w="1480" w:type="dxa"/>
            <w:tcBorders>
              <w:top w:val="nil"/>
              <w:left w:val="nil"/>
              <w:bottom w:val="single" w:sz="4" w:space="0" w:color="auto"/>
              <w:right w:val="single" w:sz="4" w:space="0" w:color="auto"/>
            </w:tcBorders>
            <w:shd w:val="clear" w:color="auto" w:fill="auto"/>
            <w:noWrap/>
            <w:vAlign w:val="bottom"/>
            <w:hideMark/>
          </w:tcPr>
          <w:p w14:paraId="27A03D0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120362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CBA45D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pfal</w:t>
            </w:r>
          </w:p>
        </w:tc>
        <w:tc>
          <w:tcPr>
            <w:tcW w:w="5298" w:type="dxa"/>
            <w:tcBorders>
              <w:top w:val="nil"/>
              <w:left w:val="nil"/>
              <w:bottom w:val="single" w:sz="4" w:space="0" w:color="auto"/>
              <w:right w:val="single" w:sz="4" w:space="0" w:color="auto"/>
            </w:tcBorders>
            <w:shd w:val="clear" w:color="auto" w:fill="auto"/>
            <w:noWrap/>
            <w:vAlign w:val="bottom"/>
            <w:hideMark/>
          </w:tcPr>
          <w:p w14:paraId="71160EF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falciparum 3D7</w:t>
            </w:r>
          </w:p>
        </w:tc>
        <w:tc>
          <w:tcPr>
            <w:tcW w:w="1480" w:type="dxa"/>
            <w:tcBorders>
              <w:top w:val="nil"/>
              <w:left w:val="nil"/>
              <w:bottom w:val="single" w:sz="4" w:space="0" w:color="auto"/>
              <w:right w:val="single" w:sz="4" w:space="0" w:color="auto"/>
            </w:tcBorders>
            <w:shd w:val="clear" w:color="auto" w:fill="auto"/>
            <w:noWrap/>
            <w:vAlign w:val="bottom"/>
            <w:hideMark/>
          </w:tcPr>
          <w:p w14:paraId="7647F21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E63D03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BCA342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lastRenderedPageBreak/>
              <w:t>pkno</w:t>
            </w:r>
          </w:p>
        </w:tc>
        <w:tc>
          <w:tcPr>
            <w:tcW w:w="5298" w:type="dxa"/>
            <w:tcBorders>
              <w:top w:val="nil"/>
              <w:left w:val="nil"/>
              <w:bottom w:val="single" w:sz="4" w:space="0" w:color="auto"/>
              <w:right w:val="single" w:sz="4" w:space="0" w:color="auto"/>
            </w:tcBorders>
            <w:shd w:val="clear" w:color="auto" w:fill="auto"/>
            <w:noWrap/>
            <w:vAlign w:val="bottom"/>
            <w:hideMark/>
          </w:tcPr>
          <w:p w14:paraId="673EDE8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knowlesi strain H</w:t>
            </w:r>
          </w:p>
        </w:tc>
        <w:tc>
          <w:tcPr>
            <w:tcW w:w="1480" w:type="dxa"/>
            <w:tcBorders>
              <w:top w:val="nil"/>
              <w:left w:val="nil"/>
              <w:bottom w:val="single" w:sz="4" w:space="0" w:color="auto"/>
              <w:right w:val="single" w:sz="4" w:space="0" w:color="auto"/>
            </w:tcBorders>
            <w:shd w:val="clear" w:color="auto" w:fill="auto"/>
            <w:noWrap/>
            <w:vAlign w:val="bottom"/>
            <w:hideMark/>
          </w:tcPr>
          <w:p w14:paraId="71EAF91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072142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637791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pviv</w:t>
            </w:r>
          </w:p>
        </w:tc>
        <w:tc>
          <w:tcPr>
            <w:tcW w:w="5298" w:type="dxa"/>
            <w:tcBorders>
              <w:top w:val="nil"/>
              <w:left w:val="nil"/>
              <w:bottom w:val="single" w:sz="4" w:space="0" w:color="auto"/>
              <w:right w:val="single" w:sz="4" w:space="0" w:color="auto"/>
            </w:tcBorders>
            <w:shd w:val="clear" w:color="auto" w:fill="auto"/>
            <w:noWrap/>
            <w:vAlign w:val="bottom"/>
            <w:hideMark/>
          </w:tcPr>
          <w:p w14:paraId="092C45A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vivax SaI-1</w:t>
            </w:r>
          </w:p>
        </w:tc>
        <w:tc>
          <w:tcPr>
            <w:tcW w:w="1480" w:type="dxa"/>
            <w:tcBorders>
              <w:top w:val="nil"/>
              <w:left w:val="nil"/>
              <w:bottom w:val="single" w:sz="4" w:space="0" w:color="auto"/>
              <w:right w:val="single" w:sz="4" w:space="0" w:color="auto"/>
            </w:tcBorders>
            <w:shd w:val="clear" w:color="auto" w:fill="auto"/>
            <w:noWrap/>
            <w:vAlign w:val="bottom"/>
            <w:hideMark/>
          </w:tcPr>
          <w:p w14:paraId="02793EF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3E80F5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37CD8E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pyoe</w:t>
            </w:r>
          </w:p>
        </w:tc>
        <w:tc>
          <w:tcPr>
            <w:tcW w:w="5298" w:type="dxa"/>
            <w:tcBorders>
              <w:top w:val="nil"/>
              <w:left w:val="nil"/>
              <w:bottom w:val="single" w:sz="4" w:space="0" w:color="auto"/>
              <w:right w:val="single" w:sz="4" w:space="0" w:color="auto"/>
            </w:tcBorders>
            <w:shd w:val="clear" w:color="auto" w:fill="auto"/>
            <w:noWrap/>
            <w:vAlign w:val="bottom"/>
            <w:hideMark/>
          </w:tcPr>
          <w:p w14:paraId="57998BC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yoelii yoelii str. 17XNL</w:t>
            </w:r>
          </w:p>
        </w:tc>
        <w:tc>
          <w:tcPr>
            <w:tcW w:w="1480" w:type="dxa"/>
            <w:tcBorders>
              <w:top w:val="nil"/>
              <w:left w:val="nil"/>
              <w:bottom w:val="single" w:sz="4" w:space="0" w:color="auto"/>
              <w:right w:val="single" w:sz="4" w:space="0" w:color="auto"/>
            </w:tcBorders>
            <w:shd w:val="clear" w:color="auto" w:fill="auto"/>
            <w:noWrap/>
            <w:vAlign w:val="bottom"/>
            <w:hideMark/>
          </w:tcPr>
          <w:p w14:paraId="3894EA2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0B0C9924"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A184C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rcom</w:t>
            </w:r>
          </w:p>
        </w:tc>
        <w:tc>
          <w:tcPr>
            <w:tcW w:w="5298" w:type="dxa"/>
            <w:tcBorders>
              <w:top w:val="nil"/>
              <w:left w:val="nil"/>
              <w:bottom w:val="single" w:sz="4" w:space="0" w:color="auto"/>
              <w:right w:val="single" w:sz="4" w:space="0" w:color="auto"/>
            </w:tcBorders>
            <w:shd w:val="clear" w:color="auto" w:fill="auto"/>
            <w:noWrap/>
            <w:vAlign w:val="bottom"/>
            <w:hideMark/>
          </w:tcPr>
          <w:p w14:paraId="276E952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Ricinus communis</w:t>
            </w:r>
          </w:p>
        </w:tc>
        <w:tc>
          <w:tcPr>
            <w:tcW w:w="1480" w:type="dxa"/>
            <w:tcBorders>
              <w:top w:val="nil"/>
              <w:left w:val="nil"/>
              <w:bottom w:val="single" w:sz="4" w:space="0" w:color="auto"/>
              <w:right w:val="single" w:sz="4" w:space="0" w:color="auto"/>
            </w:tcBorders>
            <w:shd w:val="clear" w:color="auto" w:fill="auto"/>
            <w:noWrap/>
            <w:vAlign w:val="bottom"/>
            <w:hideMark/>
          </w:tcPr>
          <w:p w14:paraId="585D36C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77B0E53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D5BA9C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tthe</w:t>
            </w:r>
          </w:p>
        </w:tc>
        <w:tc>
          <w:tcPr>
            <w:tcW w:w="5298" w:type="dxa"/>
            <w:tcBorders>
              <w:top w:val="nil"/>
              <w:left w:val="nil"/>
              <w:bottom w:val="single" w:sz="4" w:space="0" w:color="auto"/>
              <w:right w:val="single" w:sz="4" w:space="0" w:color="auto"/>
            </w:tcBorders>
            <w:shd w:val="clear" w:color="auto" w:fill="auto"/>
            <w:noWrap/>
            <w:vAlign w:val="bottom"/>
            <w:hideMark/>
          </w:tcPr>
          <w:p w14:paraId="408E38B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Tetrahymena thermophila SB210</w:t>
            </w:r>
          </w:p>
        </w:tc>
        <w:tc>
          <w:tcPr>
            <w:tcW w:w="1480" w:type="dxa"/>
            <w:tcBorders>
              <w:top w:val="nil"/>
              <w:left w:val="nil"/>
              <w:bottom w:val="single" w:sz="4" w:space="0" w:color="auto"/>
              <w:right w:val="single" w:sz="4" w:space="0" w:color="auto"/>
            </w:tcBorders>
            <w:shd w:val="clear" w:color="auto" w:fill="auto"/>
            <w:noWrap/>
            <w:vAlign w:val="bottom"/>
            <w:hideMark/>
          </w:tcPr>
          <w:p w14:paraId="2B22F8D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373ADFC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857112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atha</w:t>
            </w:r>
          </w:p>
        </w:tc>
        <w:tc>
          <w:tcPr>
            <w:tcW w:w="5298" w:type="dxa"/>
            <w:tcBorders>
              <w:top w:val="nil"/>
              <w:left w:val="nil"/>
              <w:bottom w:val="single" w:sz="4" w:space="0" w:color="auto"/>
              <w:right w:val="single" w:sz="4" w:space="0" w:color="auto"/>
            </w:tcBorders>
            <w:shd w:val="clear" w:color="auto" w:fill="auto"/>
            <w:noWrap/>
            <w:vAlign w:val="bottom"/>
            <w:hideMark/>
          </w:tcPr>
          <w:p w14:paraId="1F3AD83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Arabidopsis thaliana</w:t>
            </w:r>
          </w:p>
        </w:tc>
        <w:tc>
          <w:tcPr>
            <w:tcW w:w="1480" w:type="dxa"/>
            <w:tcBorders>
              <w:top w:val="nil"/>
              <w:left w:val="nil"/>
              <w:bottom w:val="single" w:sz="4" w:space="0" w:color="auto"/>
              <w:right w:val="single" w:sz="4" w:space="0" w:color="auto"/>
            </w:tcBorders>
            <w:shd w:val="clear" w:color="auto" w:fill="auto"/>
            <w:noWrap/>
            <w:vAlign w:val="bottom"/>
            <w:hideMark/>
          </w:tcPr>
          <w:p w14:paraId="2F85B343"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94DF12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8A8290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bbov</w:t>
            </w:r>
          </w:p>
        </w:tc>
        <w:tc>
          <w:tcPr>
            <w:tcW w:w="5298" w:type="dxa"/>
            <w:tcBorders>
              <w:top w:val="nil"/>
              <w:left w:val="nil"/>
              <w:bottom w:val="single" w:sz="4" w:space="0" w:color="auto"/>
              <w:right w:val="single" w:sz="4" w:space="0" w:color="auto"/>
            </w:tcBorders>
            <w:shd w:val="clear" w:color="auto" w:fill="auto"/>
            <w:noWrap/>
            <w:vAlign w:val="bottom"/>
            <w:hideMark/>
          </w:tcPr>
          <w:p w14:paraId="163B4A9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Babesia bovis T2Bo</w:t>
            </w:r>
          </w:p>
        </w:tc>
        <w:tc>
          <w:tcPr>
            <w:tcW w:w="1480" w:type="dxa"/>
            <w:tcBorders>
              <w:top w:val="nil"/>
              <w:left w:val="nil"/>
              <w:bottom w:val="single" w:sz="4" w:space="0" w:color="auto"/>
              <w:right w:val="single" w:sz="4" w:space="0" w:color="auto"/>
            </w:tcBorders>
            <w:shd w:val="clear" w:color="auto" w:fill="auto"/>
            <w:noWrap/>
            <w:vAlign w:val="bottom"/>
            <w:hideMark/>
          </w:tcPr>
          <w:p w14:paraId="7BAA24A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41A95B4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E29BCE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crei</w:t>
            </w:r>
          </w:p>
        </w:tc>
        <w:tc>
          <w:tcPr>
            <w:tcW w:w="5298" w:type="dxa"/>
            <w:tcBorders>
              <w:top w:val="nil"/>
              <w:left w:val="nil"/>
              <w:bottom w:val="single" w:sz="4" w:space="0" w:color="auto"/>
              <w:right w:val="single" w:sz="4" w:space="0" w:color="auto"/>
            </w:tcBorders>
            <w:shd w:val="clear" w:color="auto" w:fill="auto"/>
            <w:noWrap/>
            <w:vAlign w:val="bottom"/>
            <w:hideMark/>
          </w:tcPr>
          <w:p w14:paraId="3240282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Chlamydomonas reinhardtii</w:t>
            </w:r>
          </w:p>
        </w:tc>
        <w:tc>
          <w:tcPr>
            <w:tcW w:w="1480" w:type="dxa"/>
            <w:tcBorders>
              <w:top w:val="nil"/>
              <w:left w:val="nil"/>
              <w:bottom w:val="single" w:sz="4" w:space="0" w:color="auto"/>
              <w:right w:val="single" w:sz="4" w:space="0" w:color="auto"/>
            </w:tcBorders>
            <w:shd w:val="clear" w:color="auto" w:fill="auto"/>
            <w:noWrap/>
            <w:vAlign w:val="bottom"/>
            <w:hideMark/>
          </w:tcPr>
          <w:p w14:paraId="625067C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67A2C57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91FE93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chom</w:t>
            </w:r>
          </w:p>
        </w:tc>
        <w:tc>
          <w:tcPr>
            <w:tcW w:w="5298" w:type="dxa"/>
            <w:tcBorders>
              <w:top w:val="nil"/>
              <w:left w:val="nil"/>
              <w:bottom w:val="single" w:sz="4" w:space="0" w:color="auto"/>
              <w:right w:val="single" w:sz="4" w:space="0" w:color="auto"/>
            </w:tcBorders>
            <w:shd w:val="clear" w:color="auto" w:fill="auto"/>
            <w:noWrap/>
            <w:vAlign w:val="bottom"/>
            <w:hideMark/>
          </w:tcPr>
          <w:p w14:paraId="7843D4A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Cryptosporidium hominis TU502</w:t>
            </w:r>
          </w:p>
        </w:tc>
        <w:tc>
          <w:tcPr>
            <w:tcW w:w="1480" w:type="dxa"/>
            <w:tcBorders>
              <w:top w:val="nil"/>
              <w:left w:val="nil"/>
              <w:bottom w:val="single" w:sz="4" w:space="0" w:color="auto"/>
              <w:right w:val="single" w:sz="4" w:space="0" w:color="auto"/>
            </w:tcBorders>
            <w:shd w:val="clear" w:color="auto" w:fill="auto"/>
            <w:noWrap/>
            <w:vAlign w:val="bottom"/>
            <w:hideMark/>
          </w:tcPr>
          <w:p w14:paraId="5D42D2E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73C712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A7E00E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cmur</w:t>
            </w:r>
          </w:p>
        </w:tc>
        <w:tc>
          <w:tcPr>
            <w:tcW w:w="5298" w:type="dxa"/>
            <w:tcBorders>
              <w:top w:val="nil"/>
              <w:left w:val="nil"/>
              <w:bottom w:val="single" w:sz="4" w:space="0" w:color="auto"/>
              <w:right w:val="single" w:sz="4" w:space="0" w:color="auto"/>
            </w:tcBorders>
            <w:shd w:val="clear" w:color="auto" w:fill="auto"/>
            <w:noWrap/>
            <w:vAlign w:val="bottom"/>
            <w:hideMark/>
          </w:tcPr>
          <w:p w14:paraId="7EF5913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Cryptosporidium muris RN66</w:t>
            </w:r>
          </w:p>
        </w:tc>
        <w:tc>
          <w:tcPr>
            <w:tcW w:w="1480" w:type="dxa"/>
            <w:tcBorders>
              <w:top w:val="nil"/>
              <w:left w:val="nil"/>
              <w:bottom w:val="single" w:sz="4" w:space="0" w:color="auto"/>
              <w:right w:val="single" w:sz="4" w:space="0" w:color="auto"/>
            </w:tcBorders>
            <w:shd w:val="clear" w:color="auto" w:fill="auto"/>
            <w:noWrap/>
            <w:vAlign w:val="bottom"/>
            <w:hideMark/>
          </w:tcPr>
          <w:p w14:paraId="2DD1732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57B43D7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4CE671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cpar</w:t>
            </w:r>
          </w:p>
        </w:tc>
        <w:tc>
          <w:tcPr>
            <w:tcW w:w="5298" w:type="dxa"/>
            <w:tcBorders>
              <w:top w:val="nil"/>
              <w:left w:val="nil"/>
              <w:bottom w:val="single" w:sz="4" w:space="0" w:color="auto"/>
              <w:right w:val="single" w:sz="4" w:space="0" w:color="auto"/>
            </w:tcBorders>
            <w:shd w:val="clear" w:color="auto" w:fill="auto"/>
            <w:noWrap/>
            <w:vAlign w:val="bottom"/>
            <w:hideMark/>
          </w:tcPr>
          <w:p w14:paraId="3D54FF5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Cryptosporidium parvum Iowa II</w:t>
            </w:r>
          </w:p>
        </w:tc>
        <w:tc>
          <w:tcPr>
            <w:tcW w:w="1480" w:type="dxa"/>
            <w:tcBorders>
              <w:top w:val="nil"/>
              <w:left w:val="nil"/>
              <w:bottom w:val="single" w:sz="4" w:space="0" w:color="auto"/>
              <w:right w:val="single" w:sz="4" w:space="0" w:color="auto"/>
            </w:tcBorders>
            <w:shd w:val="clear" w:color="auto" w:fill="auto"/>
            <w:noWrap/>
            <w:vAlign w:val="bottom"/>
            <w:hideMark/>
          </w:tcPr>
          <w:p w14:paraId="00D3C83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622FDA5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A60DF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cmer</w:t>
            </w:r>
          </w:p>
        </w:tc>
        <w:tc>
          <w:tcPr>
            <w:tcW w:w="5298" w:type="dxa"/>
            <w:tcBorders>
              <w:top w:val="nil"/>
              <w:left w:val="nil"/>
              <w:bottom w:val="single" w:sz="4" w:space="0" w:color="auto"/>
              <w:right w:val="single" w:sz="4" w:space="0" w:color="auto"/>
            </w:tcBorders>
            <w:shd w:val="clear" w:color="auto" w:fill="auto"/>
            <w:noWrap/>
            <w:vAlign w:val="bottom"/>
            <w:hideMark/>
          </w:tcPr>
          <w:p w14:paraId="5573847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Cyanidioschyzon merolae strain 10D</w:t>
            </w:r>
          </w:p>
        </w:tc>
        <w:tc>
          <w:tcPr>
            <w:tcW w:w="1480" w:type="dxa"/>
            <w:tcBorders>
              <w:top w:val="nil"/>
              <w:left w:val="nil"/>
              <w:bottom w:val="single" w:sz="4" w:space="0" w:color="auto"/>
              <w:right w:val="single" w:sz="4" w:space="0" w:color="auto"/>
            </w:tcBorders>
            <w:shd w:val="clear" w:color="auto" w:fill="auto"/>
            <w:noWrap/>
            <w:vAlign w:val="bottom"/>
            <w:hideMark/>
          </w:tcPr>
          <w:p w14:paraId="4BADB61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r>
      <w:tr w:rsidR="00007C18" w:rsidRPr="00007C18" w14:paraId="2E8F86F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0D8F03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anid</w:t>
            </w:r>
          </w:p>
        </w:tc>
        <w:tc>
          <w:tcPr>
            <w:tcW w:w="5298" w:type="dxa"/>
            <w:tcBorders>
              <w:top w:val="nil"/>
              <w:left w:val="nil"/>
              <w:bottom w:val="single" w:sz="4" w:space="0" w:color="auto"/>
              <w:right w:val="single" w:sz="4" w:space="0" w:color="auto"/>
            </w:tcBorders>
            <w:shd w:val="clear" w:color="auto" w:fill="auto"/>
            <w:noWrap/>
            <w:vAlign w:val="bottom"/>
            <w:hideMark/>
          </w:tcPr>
          <w:p w14:paraId="7D850E7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Emericella nidulans</w:t>
            </w:r>
          </w:p>
        </w:tc>
        <w:tc>
          <w:tcPr>
            <w:tcW w:w="1480" w:type="dxa"/>
            <w:tcBorders>
              <w:top w:val="nil"/>
              <w:left w:val="nil"/>
              <w:bottom w:val="single" w:sz="4" w:space="0" w:color="auto"/>
              <w:right w:val="single" w:sz="4" w:space="0" w:color="auto"/>
            </w:tcBorders>
            <w:shd w:val="clear" w:color="auto" w:fill="auto"/>
            <w:noWrap/>
            <w:vAlign w:val="bottom"/>
            <w:hideMark/>
          </w:tcPr>
          <w:p w14:paraId="74885E1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A01ACD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33A1C2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ecun</w:t>
            </w:r>
          </w:p>
        </w:tc>
        <w:tc>
          <w:tcPr>
            <w:tcW w:w="5298" w:type="dxa"/>
            <w:tcBorders>
              <w:top w:val="nil"/>
              <w:left w:val="nil"/>
              <w:bottom w:val="single" w:sz="4" w:space="0" w:color="auto"/>
              <w:right w:val="single" w:sz="4" w:space="0" w:color="auto"/>
            </w:tcBorders>
            <w:shd w:val="clear" w:color="auto" w:fill="auto"/>
            <w:noWrap/>
            <w:vAlign w:val="bottom"/>
            <w:hideMark/>
          </w:tcPr>
          <w:p w14:paraId="7757F81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Encephalitozoon cuniculi GB-M1</w:t>
            </w:r>
          </w:p>
        </w:tc>
        <w:tc>
          <w:tcPr>
            <w:tcW w:w="1480" w:type="dxa"/>
            <w:tcBorders>
              <w:top w:val="nil"/>
              <w:left w:val="nil"/>
              <w:bottom w:val="single" w:sz="4" w:space="0" w:color="auto"/>
              <w:right w:val="single" w:sz="4" w:space="0" w:color="auto"/>
            </w:tcBorders>
            <w:shd w:val="clear" w:color="auto" w:fill="auto"/>
            <w:noWrap/>
            <w:vAlign w:val="bottom"/>
            <w:hideMark/>
          </w:tcPr>
          <w:p w14:paraId="04D63D7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0589335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D518CE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eint</w:t>
            </w:r>
          </w:p>
        </w:tc>
        <w:tc>
          <w:tcPr>
            <w:tcW w:w="5298" w:type="dxa"/>
            <w:tcBorders>
              <w:top w:val="nil"/>
              <w:left w:val="nil"/>
              <w:bottom w:val="single" w:sz="4" w:space="0" w:color="auto"/>
              <w:right w:val="single" w:sz="4" w:space="0" w:color="auto"/>
            </w:tcBorders>
            <w:shd w:val="clear" w:color="auto" w:fill="auto"/>
            <w:noWrap/>
            <w:vAlign w:val="bottom"/>
            <w:hideMark/>
          </w:tcPr>
          <w:p w14:paraId="5C98367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Encephalitozoon intestinalis</w:t>
            </w:r>
          </w:p>
        </w:tc>
        <w:tc>
          <w:tcPr>
            <w:tcW w:w="1480" w:type="dxa"/>
            <w:tcBorders>
              <w:top w:val="nil"/>
              <w:left w:val="nil"/>
              <w:bottom w:val="single" w:sz="4" w:space="0" w:color="auto"/>
              <w:right w:val="single" w:sz="4" w:space="0" w:color="auto"/>
            </w:tcBorders>
            <w:shd w:val="clear" w:color="auto" w:fill="auto"/>
            <w:noWrap/>
            <w:vAlign w:val="bottom"/>
            <w:hideMark/>
          </w:tcPr>
          <w:p w14:paraId="566F43C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1BC0987"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B8373F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ebie</w:t>
            </w:r>
          </w:p>
        </w:tc>
        <w:tc>
          <w:tcPr>
            <w:tcW w:w="5298" w:type="dxa"/>
            <w:tcBorders>
              <w:top w:val="nil"/>
              <w:left w:val="nil"/>
              <w:bottom w:val="single" w:sz="4" w:space="0" w:color="auto"/>
              <w:right w:val="single" w:sz="4" w:space="0" w:color="auto"/>
            </w:tcBorders>
            <w:shd w:val="clear" w:color="auto" w:fill="auto"/>
            <w:noWrap/>
            <w:vAlign w:val="bottom"/>
            <w:hideMark/>
          </w:tcPr>
          <w:p w14:paraId="7D0478A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Enterocytozoon bieneusi</w:t>
            </w:r>
          </w:p>
        </w:tc>
        <w:tc>
          <w:tcPr>
            <w:tcW w:w="1480" w:type="dxa"/>
            <w:tcBorders>
              <w:top w:val="nil"/>
              <w:left w:val="nil"/>
              <w:bottom w:val="single" w:sz="4" w:space="0" w:color="auto"/>
              <w:right w:val="single" w:sz="4" w:space="0" w:color="auto"/>
            </w:tcBorders>
            <w:shd w:val="clear" w:color="auto" w:fill="auto"/>
            <w:noWrap/>
            <w:vAlign w:val="bottom"/>
            <w:hideMark/>
          </w:tcPr>
          <w:p w14:paraId="2F95D29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105EFA4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5C6356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egos</w:t>
            </w:r>
          </w:p>
        </w:tc>
        <w:tc>
          <w:tcPr>
            <w:tcW w:w="5298" w:type="dxa"/>
            <w:tcBorders>
              <w:top w:val="nil"/>
              <w:left w:val="nil"/>
              <w:bottom w:val="single" w:sz="4" w:space="0" w:color="auto"/>
              <w:right w:val="single" w:sz="4" w:space="0" w:color="auto"/>
            </w:tcBorders>
            <w:shd w:val="clear" w:color="auto" w:fill="auto"/>
            <w:noWrap/>
            <w:vAlign w:val="bottom"/>
            <w:hideMark/>
          </w:tcPr>
          <w:p w14:paraId="5FFB23C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Eremothecium gossypii</w:t>
            </w:r>
          </w:p>
        </w:tc>
        <w:tc>
          <w:tcPr>
            <w:tcW w:w="1480" w:type="dxa"/>
            <w:tcBorders>
              <w:top w:val="nil"/>
              <w:left w:val="nil"/>
              <w:bottom w:val="single" w:sz="4" w:space="0" w:color="auto"/>
              <w:right w:val="single" w:sz="4" w:space="0" w:color="auto"/>
            </w:tcBorders>
            <w:shd w:val="clear" w:color="auto" w:fill="auto"/>
            <w:noWrap/>
            <w:vAlign w:val="bottom"/>
            <w:hideMark/>
          </w:tcPr>
          <w:p w14:paraId="40978891"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120556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6B3E98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gzea</w:t>
            </w:r>
          </w:p>
        </w:tc>
        <w:tc>
          <w:tcPr>
            <w:tcW w:w="5298" w:type="dxa"/>
            <w:tcBorders>
              <w:top w:val="nil"/>
              <w:left w:val="nil"/>
              <w:bottom w:val="single" w:sz="4" w:space="0" w:color="auto"/>
              <w:right w:val="single" w:sz="4" w:space="0" w:color="auto"/>
            </w:tcBorders>
            <w:shd w:val="clear" w:color="auto" w:fill="auto"/>
            <w:noWrap/>
            <w:vAlign w:val="bottom"/>
            <w:hideMark/>
          </w:tcPr>
          <w:p w14:paraId="5F11DBC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Gibberella zeae PH-1</w:t>
            </w:r>
          </w:p>
        </w:tc>
        <w:tc>
          <w:tcPr>
            <w:tcW w:w="1480" w:type="dxa"/>
            <w:tcBorders>
              <w:top w:val="nil"/>
              <w:left w:val="nil"/>
              <w:bottom w:val="single" w:sz="4" w:space="0" w:color="auto"/>
              <w:right w:val="single" w:sz="4" w:space="0" w:color="auto"/>
            </w:tcBorders>
            <w:shd w:val="clear" w:color="auto" w:fill="auto"/>
            <w:noWrap/>
            <w:vAlign w:val="bottom"/>
            <w:hideMark/>
          </w:tcPr>
          <w:p w14:paraId="4B29E41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49DAE56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078D40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klac</w:t>
            </w:r>
          </w:p>
        </w:tc>
        <w:tc>
          <w:tcPr>
            <w:tcW w:w="5298" w:type="dxa"/>
            <w:tcBorders>
              <w:top w:val="nil"/>
              <w:left w:val="nil"/>
              <w:bottom w:val="single" w:sz="4" w:space="0" w:color="auto"/>
              <w:right w:val="single" w:sz="4" w:space="0" w:color="auto"/>
            </w:tcBorders>
            <w:shd w:val="clear" w:color="auto" w:fill="auto"/>
            <w:noWrap/>
            <w:vAlign w:val="bottom"/>
            <w:hideMark/>
          </w:tcPr>
          <w:p w14:paraId="666A6C8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Kluyveromyces lactis NRRL Y-1140</w:t>
            </w:r>
          </w:p>
        </w:tc>
        <w:tc>
          <w:tcPr>
            <w:tcW w:w="1480" w:type="dxa"/>
            <w:tcBorders>
              <w:top w:val="nil"/>
              <w:left w:val="nil"/>
              <w:bottom w:val="single" w:sz="4" w:space="0" w:color="auto"/>
              <w:right w:val="single" w:sz="4" w:space="0" w:color="auto"/>
            </w:tcBorders>
            <w:shd w:val="clear" w:color="auto" w:fill="auto"/>
            <w:noWrap/>
            <w:vAlign w:val="bottom"/>
            <w:hideMark/>
          </w:tcPr>
          <w:p w14:paraId="1BD15C9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77D6CB4E"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D9E74C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lbic</w:t>
            </w:r>
          </w:p>
        </w:tc>
        <w:tc>
          <w:tcPr>
            <w:tcW w:w="5298" w:type="dxa"/>
            <w:tcBorders>
              <w:top w:val="nil"/>
              <w:left w:val="nil"/>
              <w:bottom w:val="single" w:sz="4" w:space="0" w:color="auto"/>
              <w:right w:val="single" w:sz="4" w:space="0" w:color="auto"/>
            </w:tcBorders>
            <w:shd w:val="clear" w:color="auto" w:fill="auto"/>
            <w:noWrap/>
            <w:vAlign w:val="bottom"/>
            <w:hideMark/>
          </w:tcPr>
          <w:p w14:paraId="72F20AF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Laccaria bicolor S238N-H82</w:t>
            </w:r>
          </w:p>
        </w:tc>
        <w:tc>
          <w:tcPr>
            <w:tcW w:w="1480" w:type="dxa"/>
            <w:tcBorders>
              <w:top w:val="nil"/>
              <w:left w:val="nil"/>
              <w:bottom w:val="single" w:sz="4" w:space="0" w:color="auto"/>
              <w:right w:val="single" w:sz="4" w:space="0" w:color="auto"/>
            </w:tcBorders>
            <w:shd w:val="clear" w:color="auto" w:fill="auto"/>
            <w:noWrap/>
            <w:vAlign w:val="bottom"/>
            <w:hideMark/>
          </w:tcPr>
          <w:p w14:paraId="4A9CAE4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5939D057"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64276A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mgri</w:t>
            </w:r>
          </w:p>
        </w:tc>
        <w:tc>
          <w:tcPr>
            <w:tcW w:w="5298" w:type="dxa"/>
            <w:tcBorders>
              <w:top w:val="nil"/>
              <w:left w:val="nil"/>
              <w:bottom w:val="single" w:sz="4" w:space="0" w:color="auto"/>
              <w:right w:val="single" w:sz="4" w:space="0" w:color="auto"/>
            </w:tcBorders>
            <w:shd w:val="clear" w:color="auto" w:fill="auto"/>
            <w:noWrap/>
            <w:vAlign w:val="bottom"/>
            <w:hideMark/>
          </w:tcPr>
          <w:p w14:paraId="3ECEE6A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Magnaporthe oryzae 70-15</w:t>
            </w:r>
          </w:p>
        </w:tc>
        <w:tc>
          <w:tcPr>
            <w:tcW w:w="1480" w:type="dxa"/>
            <w:tcBorders>
              <w:top w:val="nil"/>
              <w:left w:val="nil"/>
              <w:bottom w:val="single" w:sz="4" w:space="0" w:color="auto"/>
              <w:right w:val="single" w:sz="4" w:space="0" w:color="auto"/>
            </w:tcBorders>
            <w:shd w:val="clear" w:color="auto" w:fill="auto"/>
            <w:noWrap/>
            <w:vAlign w:val="bottom"/>
            <w:hideMark/>
          </w:tcPr>
          <w:p w14:paraId="22740D9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0DC995B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9FA70D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ylip</w:t>
            </w:r>
          </w:p>
        </w:tc>
        <w:tc>
          <w:tcPr>
            <w:tcW w:w="5298" w:type="dxa"/>
            <w:tcBorders>
              <w:top w:val="nil"/>
              <w:left w:val="nil"/>
              <w:bottom w:val="single" w:sz="4" w:space="0" w:color="auto"/>
              <w:right w:val="single" w:sz="4" w:space="0" w:color="auto"/>
            </w:tcBorders>
            <w:shd w:val="clear" w:color="auto" w:fill="auto"/>
            <w:noWrap/>
            <w:vAlign w:val="bottom"/>
            <w:hideMark/>
          </w:tcPr>
          <w:p w14:paraId="37C7129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Yarrowia lipolytica CLIB122</w:t>
            </w:r>
          </w:p>
        </w:tc>
        <w:tc>
          <w:tcPr>
            <w:tcW w:w="1480" w:type="dxa"/>
            <w:tcBorders>
              <w:top w:val="nil"/>
              <w:left w:val="nil"/>
              <w:bottom w:val="single" w:sz="4" w:space="0" w:color="auto"/>
              <w:right w:val="single" w:sz="4" w:space="0" w:color="auto"/>
            </w:tcBorders>
            <w:shd w:val="clear" w:color="auto" w:fill="auto"/>
            <w:noWrap/>
            <w:vAlign w:val="bottom"/>
            <w:hideMark/>
          </w:tcPr>
          <w:p w14:paraId="6B21E13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00437FA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981FAE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mbre</w:t>
            </w:r>
          </w:p>
        </w:tc>
        <w:tc>
          <w:tcPr>
            <w:tcW w:w="5298" w:type="dxa"/>
            <w:tcBorders>
              <w:top w:val="nil"/>
              <w:left w:val="nil"/>
              <w:bottom w:val="single" w:sz="4" w:space="0" w:color="auto"/>
              <w:right w:val="single" w:sz="4" w:space="0" w:color="auto"/>
            </w:tcBorders>
            <w:shd w:val="clear" w:color="auto" w:fill="auto"/>
            <w:noWrap/>
            <w:vAlign w:val="bottom"/>
            <w:hideMark/>
          </w:tcPr>
          <w:p w14:paraId="5A8447B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Monosiga brevicollis MX1</w:t>
            </w:r>
          </w:p>
        </w:tc>
        <w:tc>
          <w:tcPr>
            <w:tcW w:w="1480" w:type="dxa"/>
            <w:tcBorders>
              <w:top w:val="nil"/>
              <w:left w:val="nil"/>
              <w:bottom w:val="single" w:sz="4" w:space="0" w:color="auto"/>
              <w:right w:val="single" w:sz="4" w:space="0" w:color="auto"/>
            </w:tcBorders>
            <w:shd w:val="clear" w:color="auto" w:fill="auto"/>
            <w:noWrap/>
            <w:vAlign w:val="bottom"/>
            <w:hideMark/>
          </w:tcPr>
          <w:p w14:paraId="1FBF12D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7C388ED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884FB9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ncra</w:t>
            </w:r>
          </w:p>
        </w:tc>
        <w:tc>
          <w:tcPr>
            <w:tcW w:w="5298" w:type="dxa"/>
            <w:tcBorders>
              <w:top w:val="nil"/>
              <w:left w:val="nil"/>
              <w:bottom w:val="single" w:sz="4" w:space="0" w:color="auto"/>
              <w:right w:val="single" w:sz="4" w:space="0" w:color="auto"/>
            </w:tcBorders>
            <w:shd w:val="clear" w:color="auto" w:fill="auto"/>
            <w:noWrap/>
            <w:vAlign w:val="bottom"/>
            <w:hideMark/>
          </w:tcPr>
          <w:p w14:paraId="60B3B19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Neurospora crassa OR74A</w:t>
            </w:r>
          </w:p>
        </w:tc>
        <w:tc>
          <w:tcPr>
            <w:tcW w:w="1480" w:type="dxa"/>
            <w:tcBorders>
              <w:top w:val="nil"/>
              <w:left w:val="nil"/>
              <w:bottom w:val="single" w:sz="4" w:space="0" w:color="auto"/>
              <w:right w:val="single" w:sz="4" w:space="0" w:color="auto"/>
            </w:tcBorders>
            <w:shd w:val="clear" w:color="auto" w:fill="auto"/>
            <w:noWrap/>
            <w:vAlign w:val="bottom"/>
            <w:hideMark/>
          </w:tcPr>
          <w:p w14:paraId="68B17DE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4269932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0CBB7B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pchr</w:t>
            </w:r>
          </w:p>
        </w:tc>
        <w:tc>
          <w:tcPr>
            <w:tcW w:w="5298" w:type="dxa"/>
            <w:tcBorders>
              <w:top w:val="nil"/>
              <w:left w:val="nil"/>
              <w:bottom w:val="single" w:sz="4" w:space="0" w:color="auto"/>
              <w:right w:val="single" w:sz="4" w:space="0" w:color="auto"/>
            </w:tcBorders>
            <w:shd w:val="clear" w:color="auto" w:fill="auto"/>
            <w:noWrap/>
            <w:vAlign w:val="bottom"/>
            <w:hideMark/>
          </w:tcPr>
          <w:p w14:paraId="42541F4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Phanerochaete chrysosporium</w:t>
            </w:r>
          </w:p>
        </w:tc>
        <w:tc>
          <w:tcPr>
            <w:tcW w:w="1480" w:type="dxa"/>
            <w:tcBorders>
              <w:top w:val="nil"/>
              <w:left w:val="nil"/>
              <w:bottom w:val="single" w:sz="4" w:space="0" w:color="auto"/>
              <w:right w:val="single" w:sz="4" w:space="0" w:color="auto"/>
            </w:tcBorders>
            <w:shd w:val="clear" w:color="auto" w:fill="auto"/>
            <w:noWrap/>
            <w:vAlign w:val="bottom"/>
            <w:hideMark/>
          </w:tcPr>
          <w:p w14:paraId="3040D64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6252CAF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73EF07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scer</w:t>
            </w:r>
          </w:p>
        </w:tc>
        <w:tc>
          <w:tcPr>
            <w:tcW w:w="5298" w:type="dxa"/>
            <w:tcBorders>
              <w:top w:val="nil"/>
              <w:left w:val="nil"/>
              <w:bottom w:val="single" w:sz="4" w:space="0" w:color="auto"/>
              <w:right w:val="single" w:sz="4" w:space="0" w:color="auto"/>
            </w:tcBorders>
            <w:shd w:val="clear" w:color="auto" w:fill="auto"/>
            <w:noWrap/>
            <w:vAlign w:val="bottom"/>
            <w:hideMark/>
          </w:tcPr>
          <w:p w14:paraId="749C195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Saccharomyces cerevisiae S288c</w:t>
            </w:r>
          </w:p>
        </w:tc>
        <w:tc>
          <w:tcPr>
            <w:tcW w:w="1480" w:type="dxa"/>
            <w:tcBorders>
              <w:top w:val="nil"/>
              <w:left w:val="nil"/>
              <w:bottom w:val="single" w:sz="4" w:space="0" w:color="auto"/>
              <w:right w:val="single" w:sz="4" w:space="0" w:color="auto"/>
            </w:tcBorders>
            <w:shd w:val="clear" w:color="auto" w:fill="auto"/>
            <w:noWrap/>
            <w:vAlign w:val="bottom"/>
            <w:hideMark/>
          </w:tcPr>
          <w:p w14:paraId="2385E29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7DB4692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D4064B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psti</w:t>
            </w:r>
          </w:p>
        </w:tc>
        <w:tc>
          <w:tcPr>
            <w:tcW w:w="5298" w:type="dxa"/>
            <w:tcBorders>
              <w:top w:val="nil"/>
              <w:left w:val="nil"/>
              <w:bottom w:val="single" w:sz="4" w:space="0" w:color="auto"/>
              <w:right w:val="single" w:sz="4" w:space="0" w:color="auto"/>
            </w:tcBorders>
            <w:shd w:val="clear" w:color="auto" w:fill="auto"/>
            <w:noWrap/>
            <w:vAlign w:val="bottom"/>
            <w:hideMark/>
          </w:tcPr>
          <w:p w14:paraId="4A642F7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Scheffersomyces stipitis CBS 6054</w:t>
            </w:r>
          </w:p>
        </w:tc>
        <w:tc>
          <w:tcPr>
            <w:tcW w:w="1480" w:type="dxa"/>
            <w:tcBorders>
              <w:top w:val="nil"/>
              <w:left w:val="nil"/>
              <w:bottom w:val="single" w:sz="4" w:space="0" w:color="auto"/>
              <w:right w:val="single" w:sz="4" w:space="0" w:color="auto"/>
            </w:tcBorders>
            <w:shd w:val="clear" w:color="auto" w:fill="auto"/>
            <w:noWrap/>
            <w:vAlign w:val="bottom"/>
            <w:hideMark/>
          </w:tcPr>
          <w:p w14:paraId="007E05E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6E68112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D338E1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spom</w:t>
            </w:r>
          </w:p>
        </w:tc>
        <w:tc>
          <w:tcPr>
            <w:tcW w:w="5298" w:type="dxa"/>
            <w:tcBorders>
              <w:top w:val="nil"/>
              <w:left w:val="nil"/>
              <w:bottom w:val="single" w:sz="4" w:space="0" w:color="auto"/>
              <w:right w:val="single" w:sz="4" w:space="0" w:color="auto"/>
            </w:tcBorders>
            <w:shd w:val="clear" w:color="auto" w:fill="auto"/>
            <w:noWrap/>
            <w:vAlign w:val="bottom"/>
            <w:hideMark/>
          </w:tcPr>
          <w:p w14:paraId="0DDDA8F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Schizosaccharomyces pombe</w:t>
            </w:r>
          </w:p>
        </w:tc>
        <w:tc>
          <w:tcPr>
            <w:tcW w:w="1480" w:type="dxa"/>
            <w:tcBorders>
              <w:top w:val="nil"/>
              <w:left w:val="nil"/>
              <w:bottom w:val="single" w:sz="4" w:space="0" w:color="auto"/>
              <w:right w:val="single" w:sz="4" w:space="0" w:color="auto"/>
            </w:tcBorders>
            <w:shd w:val="clear" w:color="auto" w:fill="auto"/>
            <w:noWrap/>
            <w:vAlign w:val="bottom"/>
            <w:hideMark/>
          </w:tcPr>
          <w:p w14:paraId="0BA9066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4B8839A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967270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afum</w:t>
            </w:r>
          </w:p>
        </w:tc>
        <w:tc>
          <w:tcPr>
            <w:tcW w:w="5298" w:type="dxa"/>
            <w:tcBorders>
              <w:top w:val="nil"/>
              <w:left w:val="nil"/>
              <w:bottom w:val="single" w:sz="4" w:space="0" w:color="auto"/>
              <w:right w:val="single" w:sz="4" w:space="0" w:color="auto"/>
            </w:tcBorders>
            <w:shd w:val="clear" w:color="auto" w:fill="auto"/>
            <w:noWrap/>
            <w:vAlign w:val="bottom"/>
            <w:hideMark/>
          </w:tcPr>
          <w:p w14:paraId="7550851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Aspergillus fumigatus Af293</w:t>
            </w:r>
          </w:p>
        </w:tc>
        <w:tc>
          <w:tcPr>
            <w:tcW w:w="1480" w:type="dxa"/>
            <w:tcBorders>
              <w:top w:val="nil"/>
              <w:left w:val="nil"/>
              <w:bottom w:val="single" w:sz="4" w:space="0" w:color="auto"/>
              <w:right w:val="single" w:sz="4" w:space="0" w:color="auto"/>
            </w:tcBorders>
            <w:shd w:val="clear" w:color="auto" w:fill="auto"/>
            <w:noWrap/>
            <w:vAlign w:val="bottom"/>
            <w:hideMark/>
          </w:tcPr>
          <w:p w14:paraId="2D0FA05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44BE86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41866A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aory</w:t>
            </w:r>
          </w:p>
        </w:tc>
        <w:tc>
          <w:tcPr>
            <w:tcW w:w="5298" w:type="dxa"/>
            <w:tcBorders>
              <w:top w:val="nil"/>
              <w:left w:val="nil"/>
              <w:bottom w:val="single" w:sz="4" w:space="0" w:color="auto"/>
              <w:right w:val="single" w:sz="4" w:space="0" w:color="auto"/>
            </w:tcBorders>
            <w:shd w:val="clear" w:color="auto" w:fill="auto"/>
            <w:noWrap/>
            <w:vAlign w:val="bottom"/>
            <w:hideMark/>
          </w:tcPr>
          <w:p w14:paraId="7727DEB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Aspergillus oryzae RIB40</w:t>
            </w:r>
          </w:p>
        </w:tc>
        <w:tc>
          <w:tcPr>
            <w:tcW w:w="1480" w:type="dxa"/>
            <w:tcBorders>
              <w:top w:val="nil"/>
              <w:left w:val="nil"/>
              <w:bottom w:val="single" w:sz="4" w:space="0" w:color="auto"/>
              <w:right w:val="single" w:sz="4" w:space="0" w:color="auto"/>
            </w:tcBorders>
            <w:shd w:val="clear" w:color="auto" w:fill="auto"/>
            <w:noWrap/>
            <w:vAlign w:val="bottom"/>
            <w:hideMark/>
          </w:tcPr>
          <w:p w14:paraId="4F98644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57D2622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F1FDE3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calb</w:t>
            </w:r>
          </w:p>
        </w:tc>
        <w:tc>
          <w:tcPr>
            <w:tcW w:w="5298" w:type="dxa"/>
            <w:tcBorders>
              <w:top w:val="nil"/>
              <w:left w:val="nil"/>
              <w:bottom w:val="single" w:sz="4" w:space="0" w:color="auto"/>
              <w:right w:val="single" w:sz="4" w:space="0" w:color="auto"/>
            </w:tcBorders>
            <w:shd w:val="clear" w:color="auto" w:fill="auto"/>
            <w:noWrap/>
            <w:vAlign w:val="bottom"/>
            <w:hideMark/>
          </w:tcPr>
          <w:p w14:paraId="549C7DD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Candida albicans</w:t>
            </w:r>
          </w:p>
        </w:tc>
        <w:tc>
          <w:tcPr>
            <w:tcW w:w="1480" w:type="dxa"/>
            <w:tcBorders>
              <w:top w:val="nil"/>
              <w:left w:val="nil"/>
              <w:bottom w:val="single" w:sz="4" w:space="0" w:color="auto"/>
              <w:right w:val="single" w:sz="4" w:space="0" w:color="auto"/>
            </w:tcBorders>
            <w:shd w:val="clear" w:color="auto" w:fill="auto"/>
            <w:noWrap/>
            <w:vAlign w:val="bottom"/>
            <w:hideMark/>
          </w:tcPr>
          <w:p w14:paraId="12942169"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83D2DD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D0B738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cgla</w:t>
            </w:r>
          </w:p>
        </w:tc>
        <w:tc>
          <w:tcPr>
            <w:tcW w:w="5298" w:type="dxa"/>
            <w:tcBorders>
              <w:top w:val="nil"/>
              <w:left w:val="nil"/>
              <w:bottom w:val="single" w:sz="4" w:space="0" w:color="auto"/>
              <w:right w:val="single" w:sz="4" w:space="0" w:color="auto"/>
            </w:tcBorders>
            <w:shd w:val="clear" w:color="auto" w:fill="auto"/>
            <w:noWrap/>
            <w:vAlign w:val="bottom"/>
            <w:hideMark/>
          </w:tcPr>
          <w:p w14:paraId="7B5C500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Candida glabrata CBS 138</w:t>
            </w:r>
          </w:p>
        </w:tc>
        <w:tc>
          <w:tcPr>
            <w:tcW w:w="1480" w:type="dxa"/>
            <w:tcBorders>
              <w:top w:val="nil"/>
              <w:left w:val="nil"/>
              <w:bottom w:val="single" w:sz="4" w:space="0" w:color="auto"/>
              <w:right w:val="single" w:sz="4" w:space="0" w:color="auto"/>
            </w:tcBorders>
            <w:shd w:val="clear" w:color="auto" w:fill="auto"/>
            <w:noWrap/>
            <w:vAlign w:val="bottom"/>
            <w:hideMark/>
          </w:tcPr>
          <w:p w14:paraId="1F76B65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668090B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E14B14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cimm</w:t>
            </w:r>
          </w:p>
        </w:tc>
        <w:tc>
          <w:tcPr>
            <w:tcW w:w="5298" w:type="dxa"/>
            <w:tcBorders>
              <w:top w:val="nil"/>
              <w:left w:val="nil"/>
              <w:bottom w:val="single" w:sz="4" w:space="0" w:color="auto"/>
              <w:right w:val="single" w:sz="4" w:space="0" w:color="auto"/>
            </w:tcBorders>
            <w:shd w:val="clear" w:color="auto" w:fill="auto"/>
            <w:noWrap/>
            <w:vAlign w:val="bottom"/>
            <w:hideMark/>
          </w:tcPr>
          <w:p w14:paraId="0AE2BE2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Coccidioides immitis RS</w:t>
            </w:r>
          </w:p>
        </w:tc>
        <w:tc>
          <w:tcPr>
            <w:tcW w:w="1480" w:type="dxa"/>
            <w:tcBorders>
              <w:top w:val="nil"/>
              <w:left w:val="nil"/>
              <w:bottom w:val="single" w:sz="4" w:space="0" w:color="auto"/>
              <w:right w:val="single" w:sz="4" w:space="0" w:color="auto"/>
            </w:tcBorders>
            <w:shd w:val="clear" w:color="auto" w:fill="auto"/>
            <w:noWrap/>
            <w:vAlign w:val="bottom"/>
            <w:hideMark/>
          </w:tcPr>
          <w:p w14:paraId="37A5963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1C1FC7E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D3CF3C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cpos</w:t>
            </w:r>
          </w:p>
        </w:tc>
        <w:tc>
          <w:tcPr>
            <w:tcW w:w="5298" w:type="dxa"/>
            <w:tcBorders>
              <w:top w:val="nil"/>
              <w:left w:val="nil"/>
              <w:bottom w:val="single" w:sz="4" w:space="0" w:color="auto"/>
              <w:right w:val="single" w:sz="4" w:space="0" w:color="auto"/>
            </w:tcBorders>
            <w:shd w:val="clear" w:color="auto" w:fill="auto"/>
            <w:noWrap/>
            <w:vAlign w:val="bottom"/>
            <w:hideMark/>
          </w:tcPr>
          <w:p w14:paraId="5660183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Coccidioides posadasii RMSCC 3488</w:t>
            </w:r>
          </w:p>
        </w:tc>
        <w:tc>
          <w:tcPr>
            <w:tcW w:w="1480" w:type="dxa"/>
            <w:tcBorders>
              <w:top w:val="nil"/>
              <w:left w:val="nil"/>
              <w:bottom w:val="single" w:sz="4" w:space="0" w:color="auto"/>
              <w:right w:val="single" w:sz="4" w:space="0" w:color="auto"/>
            </w:tcBorders>
            <w:shd w:val="clear" w:color="auto" w:fill="auto"/>
            <w:noWrap/>
            <w:vAlign w:val="bottom"/>
            <w:hideMark/>
          </w:tcPr>
          <w:p w14:paraId="3F8CEAF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370D662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A4584A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cneo</w:t>
            </w:r>
          </w:p>
        </w:tc>
        <w:tc>
          <w:tcPr>
            <w:tcW w:w="5298" w:type="dxa"/>
            <w:tcBorders>
              <w:top w:val="nil"/>
              <w:left w:val="nil"/>
              <w:bottom w:val="single" w:sz="4" w:space="0" w:color="auto"/>
              <w:right w:val="single" w:sz="4" w:space="0" w:color="auto"/>
            </w:tcBorders>
            <w:shd w:val="clear" w:color="auto" w:fill="auto"/>
            <w:noWrap/>
            <w:vAlign w:val="bottom"/>
            <w:hideMark/>
          </w:tcPr>
          <w:p w14:paraId="27FF8F7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Cryptococcus bacillisporus</w:t>
            </w:r>
          </w:p>
        </w:tc>
        <w:tc>
          <w:tcPr>
            <w:tcW w:w="1480" w:type="dxa"/>
            <w:tcBorders>
              <w:top w:val="nil"/>
              <w:left w:val="nil"/>
              <w:bottom w:val="single" w:sz="4" w:space="0" w:color="auto"/>
              <w:right w:val="single" w:sz="4" w:space="0" w:color="auto"/>
            </w:tcBorders>
            <w:shd w:val="clear" w:color="auto" w:fill="auto"/>
            <w:noWrap/>
            <w:vAlign w:val="bottom"/>
            <w:hideMark/>
          </w:tcPr>
          <w:p w14:paraId="122F2E3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2F262A50"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8149C0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cneg</w:t>
            </w:r>
          </w:p>
        </w:tc>
        <w:tc>
          <w:tcPr>
            <w:tcW w:w="5298" w:type="dxa"/>
            <w:tcBorders>
              <w:top w:val="nil"/>
              <w:left w:val="nil"/>
              <w:bottom w:val="single" w:sz="4" w:space="0" w:color="auto"/>
              <w:right w:val="single" w:sz="4" w:space="0" w:color="auto"/>
            </w:tcBorders>
            <w:shd w:val="clear" w:color="auto" w:fill="auto"/>
            <w:noWrap/>
            <w:vAlign w:val="bottom"/>
            <w:hideMark/>
          </w:tcPr>
          <w:p w14:paraId="69B31C7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Cryptococcus neoformans var. grubii H99</w:t>
            </w:r>
          </w:p>
        </w:tc>
        <w:tc>
          <w:tcPr>
            <w:tcW w:w="1480" w:type="dxa"/>
            <w:tcBorders>
              <w:top w:val="nil"/>
              <w:left w:val="nil"/>
              <w:bottom w:val="single" w:sz="4" w:space="0" w:color="auto"/>
              <w:right w:val="single" w:sz="4" w:space="0" w:color="auto"/>
            </w:tcBorders>
            <w:shd w:val="clear" w:color="auto" w:fill="auto"/>
            <w:noWrap/>
            <w:vAlign w:val="bottom"/>
            <w:hideMark/>
          </w:tcPr>
          <w:p w14:paraId="17583CEE"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5080507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6320D3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dhan</w:t>
            </w:r>
          </w:p>
        </w:tc>
        <w:tc>
          <w:tcPr>
            <w:tcW w:w="5298" w:type="dxa"/>
            <w:tcBorders>
              <w:top w:val="nil"/>
              <w:left w:val="nil"/>
              <w:bottom w:val="single" w:sz="4" w:space="0" w:color="auto"/>
              <w:right w:val="single" w:sz="4" w:space="0" w:color="auto"/>
            </w:tcBorders>
            <w:shd w:val="clear" w:color="auto" w:fill="auto"/>
            <w:noWrap/>
            <w:vAlign w:val="bottom"/>
            <w:hideMark/>
          </w:tcPr>
          <w:p w14:paraId="2931BBC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Debaryomyces hansenii CBS767</w:t>
            </w:r>
          </w:p>
        </w:tc>
        <w:tc>
          <w:tcPr>
            <w:tcW w:w="1480" w:type="dxa"/>
            <w:tcBorders>
              <w:top w:val="nil"/>
              <w:left w:val="nil"/>
              <w:bottom w:val="single" w:sz="4" w:space="0" w:color="auto"/>
              <w:right w:val="single" w:sz="4" w:space="0" w:color="auto"/>
            </w:tcBorders>
            <w:shd w:val="clear" w:color="auto" w:fill="auto"/>
            <w:noWrap/>
            <w:vAlign w:val="bottom"/>
            <w:hideMark/>
          </w:tcPr>
          <w:p w14:paraId="73FD1E4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r>
      <w:tr w:rsidR="00007C18" w:rsidRPr="00007C18" w14:paraId="66AE215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59C56B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tadh</w:t>
            </w:r>
          </w:p>
        </w:tc>
        <w:tc>
          <w:tcPr>
            <w:tcW w:w="5298" w:type="dxa"/>
            <w:tcBorders>
              <w:top w:val="nil"/>
              <w:left w:val="nil"/>
              <w:bottom w:val="single" w:sz="4" w:space="0" w:color="auto"/>
              <w:right w:val="single" w:sz="4" w:space="0" w:color="auto"/>
            </w:tcBorders>
            <w:shd w:val="clear" w:color="auto" w:fill="auto"/>
            <w:noWrap/>
            <w:vAlign w:val="bottom"/>
            <w:hideMark/>
          </w:tcPr>
          <w:p w14:paraId="39B7E17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Trichoplax adhaerens</w:t>
            </w:r>
          </w:p>
        </w:tc>
        <w:tc>
          <w:tcPr>
            <w:tcW w:w="1480" w:type="dxa"/>
            <w:tcBorders>
              <w:top w:val="nil"/>
              <w:left w:val="nil"/>
              <w:bottom w:val="single" w:sz="4" w:space="0" w:color="auto"/>
              <w:right w:val="single" w:sz="4" w:space="0" w:color="auto"/>
            </w:tcBorders>
            <w:shd w:val="clear" w:color="auto" w:fill="auto"/>
            <w:noWrap/>
            <w:vAlign w:val="bottom"/>
            <w:hideMark/>
          </w:tcPr>
          <w:p w14:paraId="5E510EB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4</w:t>
            </w:r>
          </w:p>
        </w:tc>
      </w:tr>
      <w:tr w:rsidR="00007C18" w:rsidRPr="00007C18" w14:paraId="1E9C943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1424D3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nvec</w:t>
            </w:r>
          </w:p>
        </w:tc>
        <w:tc>
          <w:tcPr>
            <w:tcW w:w="5298" w:type="dxa"/>
            <w:tcBorders>
              <w:top w:val="nil"/>
              <w:left w:val="nil"/>
              <w:bottom w:val="single" w:sz="4" w:space="0" w:color="auto"/>
              <w:right w:val="single" w:sz="4" w:space="0" w:color="auto"/>
            </w:tcBorders>
            <w:shd w:val="clear" w:color="auto" w:fill="auto"/>
            <w:noWrap/>
            <w:vAlign w:val="bottom"/>
            <w:hideMark/>
          </w:tcPr>
          <w:p w14:paraId="279A0B4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Nematostella vectensis</w:t>
            </w:r>
          </w:p>
        </w:tc>
        <w:tc>
          <w:tcPr>
            <w:tcW w:w="1480" w:type="dxa"/>
            <w:tcBorders>
              <w:top w:val="nil"/>
              <w:left w:val="nil"/>
              <w:bottom w:val="single" w:sz="4" w:space="0" w:color="auto"/>
              <w:right w:val="single" w:sz="4" w:space="0" w:color="auto"/>
            </w:tcBorders>
            <w:shd w:val="clear" w:color="auto" w:fill="auto"/>
            <w:noWrap/>
            <w:vAlign w:val="bottom"/>
            <w:hideMark/>
          </w:tcPr>
          <w:p w14:paraId="5BB089A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5</w:t>
            </w:r>
          </w:p>
        </w:tc>
      </w:tr>
      <w:tr w:rsidR="00007C18" w:rsidRPr="00007C18" w14:paraId="408950D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7EFF58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dmel</w:t>
            </w:r>
          </w:p>
        </w:tc>
        <w:tc>
          <w:tcPr>
            <w:tcW w:w="5298" w:type="dxa"/>
            <w:tcBorders>
              <w:top w:val="nil"/>
              <w:left w:val="nil"/>
              <w:bottom w:val="single" w:sz="4" w:space="0" w:color="auto"/>
              <w:right w:val="single" w:sz="4" w:space="0" w:color="auto"/>
            </w:tcBorders>
            <w:shd w:val="clear" w:color="auto" w:fill="auto"/>
            <w:noWrap/>
            <w:vAlign w:val="bottom"/>
            <w:hideMark/>
          </w:tcPr>
          <w:p w14:paraId="4BABF2B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Drosophila melanogaster</w:t>
            </w:r>
          </w:p>
        </w:tc>
        <w:tc>
          <w:tcPr>
            <w:tcW w:w="1480" w:type="dxa"/>
            <w:tcBorders>
              <w:top w:val="nil"/>
              <w:left w:val="nil"/>
              <w:bottom w:val="single" w:sz="4" w:space="0" w:color="auto"/>
              <w:right w:val="single" w:sz="4" w:space="0" w:color="auto"/>
            </w:tcBorders>
            <w:shd w:val="clear" w:color="auto" w:fill="auto"/>
            <w:noWrap/>
            <w:vAlign w:val="bottom"/>
            <w:hideMark/>
          </w:tcPr>
          <w:p w14:paraId="1E8A73C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7866586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EEF525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isca</w:t>
            </w:r>
          </w:p>
        </w:tc>
        <w:tc>
          <w:tcPr>
            <w:tcW w:w="5298" w:type="dxa"/>
            <w:tcBorders>
              <w:top w:val="nil"/>
              <w:left w:val="nil"/>
              <w:bottom w:val="single" w:sz="4" w:space="0" w:color="auto"/>
              <w:right w:val="single" w:sz="4" w:space="0" w:color="auto"/>
            </w:tcBorders>
            <w:shd w:val="clear" w:color="auto" w:fill="auto"/>
            <w:noWrap/>
            <w:vAlign w:val="bottom"/>
            <w:hideMark/>
          </w:tcPr>
          <w:p w14:paraId="6E36FF0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Ixodes scapularis</w:t>
            </w:r>
          </w:p>
        </w:tc>
        <w:tc>
          <w:tcPr>
            <w:tcW w:w="1480" w:type="dxa"/>
            <w:tcBorders>
              <w:top w:val="nil"/>
              <w:left w:val="nil"/>
              <w:bottom w:val="single" w:sz="4" w:space="0" w:color="auto"/>
              <w:right w:val="single" w:sz="4" w:space="0" w:color="auto"/>
            </w:tcBorders>
            <w:shd w:val="clear" w:color="auto" w:fill="auto"/>
            <w:noWrap/>
            <w:vAlign w:val="bottom"/>
            <w:hideMark/>
          </w:tcPr>
          <w:p w14:paraId="4EE3134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46C3ABB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959BB8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sman</w:t>
            </w:r>
          </w:p>
        </w:tc>
        <w:tc>
          <w:tcPr>
            <w:tcW w:w="5298" w:type="dxa"/>
            <w:tcBorders>
              <w:top w:val="nil"/>
              <w:left w:val="nil"/>
              <w:bottom w:val="single" w:sz="4" w:space="0" w:color="auto"/>
              <w:right w:val="single" w:sz="4" w:space="0" w:color="auto"/>
            </w:tcBorders>
            <w:shd w:val="clear" w:color="auto" w:fill="auto"/>
            <w:noWrap/>
            <w:vAlign w:val="bottom"/>
            <w:hideMark/>
          </w:tcPr>
          <w:p w14:paraId="527B59A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Schistosoma mansoni</w:t>
            </w:r>
          </w:p>
        </w:tc>
        <w:tc>
          <w:tcPr>
            <w:tcW w:w="1480" w:type="dxa"/>
            <w:tcBorders>
              <w:top w:val="nil"/>
              <w:left w:val="nil"/>
              <w:bottom w:val="single" w:sz="4" w:space="0" w:color="auto"/>
              <w:right w:val="single" w:sz="4" w:space="0" w:color="auto"/>
            </w:tcBorders>
            <w:shd w:val="clear" w:color="auto" w:fill="auto"/>
            <w:noWrap/>
            <w:vAlign w:val="bottom"/>
            <w:hideMark/>
          </w:tcPr>
          <w:p w14:paraId="612AEC9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4157AA64"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BA0125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apis</w:t>
            </w:r>
          </w:p>
        </w:tc>
        <w:tc>
          <w:tcPr>
            <w:tcW w:w="5298" w:type="dxa"/>
            <w:tcBorders>
              <w:top w:val="nil"/>
              <w:left w:val="nil"/>
              <w:bottom w:val="single" w:sz="4" w:space="0" w:color="auto"/>
              <w:right w:val="single" w:sz="4" w:space="0" w:color="auto"/>
            </w:tcBorders>
            <w:shd w:val="clear" w:color="auto" w:fill="auto"/>
            <w:noWrap/>
            <w:vAlign w:val="bottom"/>
            <w:hideMark/>
          </w:tcPr>
          <w:p w14:paraId="26EC01D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Acyrthosiphon pisum</w:t>
            </w:r>
          </w:p>
        </w:tc>
        <w:tc>
          <w:tcPr>
            <w:tcW w:w="1480" w:type="dxa"/>
            <w:tcBorders>
              <w:top w:val="nil"/>
              <w:left w:val="nil"/>
              <w:bottom w:val="single" w:sz="4" w:space="0" w:color="auto"/>
              <w:right w:val="single" w:sz="4" w:space="0" w:color="auto"/>
            </w:tcBorders>
            <w:shd w:val="clear" w:color="auto" w:fill="auto"/>
            <w:noWrap/>
            <w:vAlign w:val="bottom"/>
            <w:hideMark/>
          </w:tcPr>
          <w:p w14:paraId="470FB9CC"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5DAA7AB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B308BA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aaeg</w:t>
            </w:r>
          </w:p>
        </w:tc>
        <w:tc>
          <w:tcPr>
            <w:tcW w:w="5298" w:type="dxa"/>
            <w:tcBorders>
              <w:top w:val="nil"/>
              <w:left w:val="nil"/>
              <w:bottom w:val="single" w:sz="4" w:space="0" w:color="auto"/>
              <w:right w:val="single" w:sz="4" w:space="0" w:color="auto"/>
            </w:tcBorders>
            <w:shd w:val="clear" w:color="auto" w:fill="auto"/>
            <w:noWrap/>
            <w:vAlign w:val="bottom"/>
            <w:hideMark/>
          </w:tcPr>
          <w:p w14:paraId="706A70E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Aedes aegypti</w:t>
            </w:r>
          </w:p>
        </w:tc>
        <w:tc>
          <w:tcPr>
            <w:tcW w:w="1480" w:type="dxa"/>
            <w:tcBorders>
              <w:top w:val="nil"/>
              <w:left w:val="nil"/>
              <w:bottom w:val="single" w:sz="4" w:space="0" w:color="auto"/>
              <w:right w:val="single" w:sz="4" w:space="0" w:color="auto"/>
            </w:tcBorders>
            <w:shd w:val="clear" w:color="auto" w:fill="auto"/>
            <w:noWrap/>
            <w:vAlign w:val="bottom"/>
            <w:hideMark/>
          </w:tcPr>
          <w:p w14:paraId="3E79B1E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626CAE7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03317E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agam</w:t>
            </w:r>
          </w:p>
        </w:tc>
        <w:tc>
          <w:tcPr>
            <w:tcW w:w="5298" w:type="dxa"/>
            <w:tcBorders>
              <w:top w:val="nil"/>
              <w:left w:val="nil"/>
              <w:bottom w:val="single" w:sz="4" w:space="0" w:color="auto"/>
              <w:right w:val="single" w:sz="4" w:space="0" w:color="auto"/>
            </w:tcBorders>
            <w:shd w:val="clear" w:color="auto" w:fill="auto"/>
            <w:noWrap/>
            <w:vAlign w:val="bottom"/>
            <w:hideMark/>
          </w:tcPr>
          <w:p w14:paraId="7329973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Anopheles gambiae str. PEST</w:t>
            </w:r>
          </w:p>
        </w:tc>
        <w:tc>
          <w:tcPr>
            <w:tcW w:w="1480" w:type="dxa"/>
            <w:tcBorders>
              <w:top w:val="nil"/>
              <w:left w:val="nil"/>
              <w:bottom w:val="single" w:sz="4" w:space="0" w:color="auto"/>
              <w:right w:val="single" w:sz="4" w:space="0" w:color="auto"/>
            </w:tcBorders>
            <w:shd w:val="clear" w:color="auto" w:fill="auto"/>
            <w:noWrap/>
            <w:vAlign w:val="bottom"/>
            <w:hideMark/>
          </w:tcPr>
          <w:p w14:paraId="1D9B1B2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1A694C5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E6DA6C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lastRenderedPageBreak/>
              <w:t>amel</w:t>
            </w:r>
          </w:p>
        </w:tc>
        <w:tc>
          <w:tcPr>
            <w:tcW w:w="5298" w:type="dxa"/>
            <w:tcBorders>
              <w:top w:val="nil"/>
              <w:left w:val="nil"/>
              <w:bottom w:val="single" w:sz="4" w:space="0" w:color="auto"/>
              <w:right w:val="single" w:sz="4" w:space="0" w:color="auto"/>
            </w:tcBorders>
            <w:shd w:val="clear" w:color="auto" w:fill="auto"/>
            <w:noWrap/>
            <w:vAlign w:val="bottom"/>
            <w:hideMark/>
          </w:tcPr>
          <w:p w14:paraId="4FA500A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Apis mellifera</w:t>
            </w:r>
          </w:p>
        </w:tc>
        <w:tc>
          <w:tcPr>
            <w:tcW w:w="1480" w:type="dxa"/>
            <w:tcBorders>
              <w:top w:val="nil"/>
              <w:left w:val="nil"/>
              <w:bottom w:val="single" w:sz="4" w:space="0" w:color="auto"/>
              <w:right w:val="single" w:sz="4" w:space="0" w:color="auto"/>
            </w:tcBorders>
            <w:shd w:val="clear" w:color="auto" w:fill="auto"/>
            <w:noWrap/>
            <w:vAlign w:val="bottom"/>
            <w:hideMark/>
          </w:tcPr>
          <w:p w14:paraId="0817F6F2"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2E2875B1"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4A1DEA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bmor</w:t>
            </w:r>
          </w:p>
        </w:tc>
        <w:tc>
          <w:tcPr>
            <w:tcW w:w="5298" w:type="dxa"/>
            <w:tcBorders>
              <w:top w:val="nil"/>
              <w:left w:val="nil"/>
              <w:bottom w:val="single" w:sz="4" w:space="0" w:color="auto"/>
              <w:right w:val="single" w:sz="4" w:space="0" w:color="auto"/>
            </w:tcBorders>
            <w:shd w:val="clear" w:color="auto" w:fill="auto"/>
            <w:noWrap/>
            <w:vAlign w:val="bottom"/>
            <w:hideMark/>
          </w:tcPr>
          <w:p w14:paraId="60E75F9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Bombyx mori</w:t>
            </w:r>
          </w:p>
        </w:tc>
        <w:tc>
          <w:tcPr>
            <w:tcW w:w="1480" w:type="dxa"/>
            <w:tcBorders>
              <w:top w:val="nil"/>
              <w:left w:val="nil"/>
              <w:bottom w:val="single" w:sz="4" w:space="0" w:color="auto"/>
              <w:right w:val="single" w:sz="4" w:space="0" w:color="auto"/>
            </w:tcBorders>
            <w:shd w:val="clear" w:color="auto" w:fill="auto"/>
            <w:noWrap/>
            <w:vAlign w:val="bottom"/>
            <w:hideMark/>
          </w:tcPr>
          <w:p w14:paraId="274C1E0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32313AC7"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137D2E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bmaa</w:t>
            </w:r>
          </w:p>
        </w:tc>
        <w:tc>
          <w:tcPr>
            <w:tcW w:w="5298" w:type="dxa"/>
            <w:tcBorders>
              <w:top w:val="nil"/>
              <w:left w:val="nil"/>
              <w:bottom w:val="single" w:sz="4" w:space="0" w:color="auto"/>
              <w:right w:val="single" w:sz="4" w:space="0" w:color="auto"/>
            </w:tcBorders>
            <w:shd w:val="clear" w:color="auto" w:fill="auto"/>
            <w:noWrap/>
            <w:vAlign w:val="bottom"/>
            <w:hideMark/>
          </w:tcPr>
          <w:p w14:paraId="35A2CC5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Brugia malayi</w:t>
            </w:r>
          </w:p>
        </w:tc>
        <w:tc>
          <w:tcPr>
            <w:tcW w:w="1480" w:type="dxa"/>
            <w:tcBorders>
              <w:top w:val="nil"/>
              <w:left w:val="nil"/>
              <w:bottom w:val="single" w:sz="4" w:space="0" w:color="auto"/>
              <w:right w:val="single" w:sz="4" w:space="0" w:color="auto"/>
            </w:tcBorders>
            <w:shd w:val="clear" w:color="auto" w:fill="auto"/>
            <w:noWrap/>
            <w:vAlign w:val="bottom"/>
            <w:hideMark/>
          </w:tcPr>
          <w:p w14:paraId="41854EE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325D69F8"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5A8C0F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cbri</w:t>
            </w:r>
          </w:p>
        </w:tc>
        <w:tc>
          <w:tcPr>
            <w:tcW w:w="5298" w:type="dxa"/>
            <w:tcBorders>
              <w:top w:val="nil"/>
              <w:left w:val="nil"/>
              <w:bottom w:val="single" w:sz="4" w:space="0" w:color="auto"/>
              <w:right w:val="single" w:sz="4" w:space="0" w:color="auto"/>
            </w:tcBorders>
            <w:shd w:val="clear" w:color="auto" w:fill="auto"/>
            <w:noWrap/>
            <w:vAlign w:val="bottom"/>
            <w:hideMark/>
          </w:tcPr>
          <w:p w14:paraId="56002B1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Caenorhabditis briggsae AF16</w:t>
            </w:r>
          </w:p>
        </w:tc>
        <w:tc>
          <w:tcPr>
            <w:tcW w:w="1480" w:type="dxa"/>
            <w:tcBorders>
              <w:top w:val="nil"/>
              <w:left w:val="nil"/>
              <w:bottom w:val="single" w:sz="4" w:space="0" w:color="auto"/>
              <w:right w:val="single" w:sz="4" w:space="0" w:color="auto"/>
            </w:tcBorders>
            <w:shd w:val="clear" w:color="auto" w:fill="auto"/>
            <w:noWrap/>
            <w:vAlign w:val="bottom"/>
            <w:hideMark/>
          </w:tcPr>
          <w:p w14:paraId="5F82A76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2AC7EF4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4B72E7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cele</w:t>
            </w:r>
          </w:p>
        </w:tc>
        <w:tc>
          <w:tcPr>
            <w:tcW w:w="5298" w:type="dxa"/>
            <w:tcBorders>
              <w:top w:val="nil"/>
              <w:left w:val="nil"/>
              <w:bottom w:val="single" w:sz="4" w:space="0" w:color="auto"/>
              <w:right w:val="single" w:sz="4" w:space="0" w:color="auto"/>
            </w:tcBorders>
            <w:shd w:val="clear" w:color="auto" w:fill="auto"/>
            <w:noWrap/>
            <w:vAlign w:val="bottom"/>
            <w:hideMark/>
          </w:tcPr>
          <w:p w14:paraId="427EE0E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Caenorhabditis elegans</w:t>
            </w:r>
          </w:p>
        </w:tc>
        <w:tc>
          <w:tcPr>
            <w:tcW w:w="1480" w:type="dxa"/>
            <w:tcBorders>
              <w:top w:val="nil"/>
              <w:left w:val="nil"/>
              <w:bottom w:val="single" w:sz="4" w:space="0" w:color="auto"/>
              <w:right w:val="single" w:sz="4" w:space="0" w:color="auto"/>
            </w:tcBorders>
            <w:shd w:val="clear" w:color="auto" w:fill="auto"/>
            <w:noWrap/>
            <w:vAlign w:val="bottom"/>
            <w:hideMark/>
          </w:tcPr>
          <w:p w14:paraId="1887BF7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73A0466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333242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cpip</w:t>
            </w:r>
          </w:p>
        </w:tc>
        <w:tc>
          <w:tcPr>
            <w:tcW w:w="5298" w:type="dxa"/>
            <w:tcBorders>
              <w:top w:val="nil"/>
              <w:left w:val="nil"/>
              <w:bottom w:val="single" w:sz="4" w:space="0" w:color="auto"/>
              <w:right w:val="single" w:sz="4" w:space="0" w:color="auto"/>
            </w:tcBorders>
            <w:shd w:val="clear" w:color="auto" w:fill="auto"/>
            <w:noWrap/>
            <w:vAlign w:val="bottom"/>
            <w:hideMark/>
          </w:tcPr>
          <w:p w14:paraId="6BFDB55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Culex pipiens</w:t>
            </w:r>
          </w:p>
        </w:tc>
        <w:tc>
          <w:tcPr>
            <w:tcW w:w="1480" w:type="dxa"/>
            <w:tcBorders>
              <w:top w:val="nil"/>
              <w:left w:val="nil"/>
              <w:bottom w:val="single" w:sz="4" w:space="0" w:color="auto"/>
              <w:right w:val="single" w:sz="4" w:space="0" w:color="auto"/>
            </w:tcBorders>
            <w:shd w:val="clear" w:color="auto" w:fill="auto"/>
            <w:noWrap/>
            <w:vAlign w:val="bottom"/>
            <w:hideMark/>
          </w:tcPr>
          <w:p w14:paraId="7F22C303"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13DC1DFD"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6B977B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phum</w:t>
            </w:r>
          </w:p>
        </w:tc>
        <w:tc>
          <w:tcPr>
            <w:tcW w:w="5298" w:type="dxa"/>
            <w:tcBorders>
              <w:top w:val="nil"/>
              <w:left w:val="nil"/>
              <w:bottom w:val="single" w:sz="4" w:space="0" w:color="auto"/>
              <w:right w:val="single" w:sz="4" w:space="0" w:color="auto"/>
            </w:tcBorders>
            <w:shd w:val="clear" w:color="auto" w:fill="auto"/>
            <w:noWrap/>
            <w:vAlign w:val="bottom"/>
            <w:hideMark/>
          </w:tcPr>
          <w:p w14:paraId="74329E6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Pediculus humanus</w:t>
            </w:r>
          </w:p>
        </w:tc>
        <w:tc>
          <w:tcPr>
            <w:tcW w:w="1480" w:type="dxa"/>
            <w:tcBorders>
              <w:top w:val="nil"/>
              <w:left w:val="nil"/>
              <w:bottom w:val="single" w:sz="4" w:space="0" w:color="auto"/>
              <w:right w:val="single" w:sz="4" w:space="0" w:color="auto"/>
            </w:tcBorders>
            <w:shd w:val="clear" w:color="auto" w:fill="auto"/>
            <w:noWrap/>
            <w:vAlign w:val="bottom"/>
            <w:hideMark/>
          </w:tcPr>
          <w:p w14:paraId="54F34648"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r>
      <w:tr w:rsidR="00007C18" w:rsidRPr="00007C18" w14:paraId="2E2613C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E77209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cint</w:t>
            </w:r>
          </w:p>
        </w:tc>
        <w:tc>
          <w:tcPr>
            <w:tcW w:w="5298" w:type="dxa"/>
            <w:tcBorders>
              <w:top w:val="nil"/>
              <w:left w:val="nil"/>
              <w:bottom w:val="single" w:sz="4" w:space="0" w:color="auto"/>
              <w:right w:val="single" w:sz="4" w:space="0" w:color="auto"/>
            </w:tcBorders>
            <w:shd w:val="clear" w:color="auto" w:fill="auto"/>
            <w:noWrap/>
            <w:vAlign w:val="bottom"/>
            <w:hideMark/>
          </w:tcPr>
          <w:p w14:paraId="3B2B1F9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Ciona intestinalis</w:t>
            </w:r>
          </w:p>
        </w:tc>
        <w:tc>
          <w:tcPr>
            <w:tcW w:w="1480" w:type="dxa"/>
            <w:tcBorders>
              <w:top w:val="nil"/>
              <w:left w:val="nil"/>
              <w:bottom w:val="single" w:sz="4" w:space="0" w:color="auto"/>
              <w:right w:val="single" w:sz="4" w:space="0" w:color="auto"/>
            </w:tcBorders>
            <w:shd w:val="clear" w:color="auto" w:fill="auto"/>
            <w:noWrap/>
            <w:vAlign w:val="bottom"/>
            <w:hideMark/>
          </w:tcPr>
          <w:p w14:paraId="0067EE1A"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7</w:t>
            </w:r>
          </w:p>
        </w:tc>
      </w:tr>
      <w:tr w:rsidR="00007C18" w:rsidRPr="00007C18" w14:paraId="748D8B5C"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5D21D0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trub</w:t>
            </w:r>
          </w:p>
        </w:tc>
        <w:tc>
          <w:tcPr>
            <w:tcW w:w="5298" w:type="dxa"/>
            <w:tcBorders>
              <w:top w:val="nil"/>
              <w:left w:val="nil"/>
              <w:bottom w:val="single" w:sz="4" w:space="0" w:color="auto"/>
              <w:right w:val="single" w:sz="4" w:space="0" w:color="auto"/>
            </w:tcBorders>
            <w:shd w:val="clear" w:color="auto" w:fill="auto"/>
            <w:noWrap/>
            <w:vAlign w:val="bottom"/>
            <w:hideMark/>
          </w:tcPr>
          <w:p w14:paraId="68AF717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Takifugu rubripes</w:t>
            </w:r>
          </w:p>
        </w:tc>
        <w:tc>
          <w:tcPr>
            <w:tcW w:w="1480" w:type="dxa"/>
            <w:tcBorders>
              <w:top w:val="nil"/>
              <w:left w:val="nil"/>
              <w:bottom w:val="single" w:sz="4" w:space="0" w:color="auto"/>
              <w:right w:val="single" w:sz="4" w:space="0" w:color="auto"/>
            </w:tcBorders>
            <w:shd w:val="clear" w:color="auto" w:fill="auto"/>
            <w:noWrap/>
            <w:vAlign w:val="bottom"/>
            <w:hideMark/>
          </w:tcPr>
          <w:p w14:paraId="2DA02A8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8</w:t>
            </w:r>
          </w:p>
        </w:tc>
      </w:tr>
      <w:tr w:rsidR="00007C18" w:rsidRPr="00007C18" w14:paraId="420D071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528395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tnig</w:t>
            </w:r>
          </w:p>
        </w:tc>
        <w:tc>
          <w:tcPr>
            <w:tcW w:w="5298" w:type="dxa"/>
            <w:tcBorders>
              <w:top w:val="nil"/>
              <w:left w:val="nil"/>
              <w:bottom w:val="single" w:sz="4" w:space="0" w:color="auto"/>
              <w:right w:val="single" w:sz="4" w:space="0" w:color="auto"/>
            </w:tcBorders>
            <w:shd w:val="clear" w:color="auto" w:fill="auto"/>
            <w:noWrap/>
            <w:vAlign w:val="bottom"/>
            <w:hideMark/>
          </w:tcPr>
          <w:p w14:paraId="232C8E4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Tetraodon nigroviridis</w:t>
            </w:r>
          </w:p>
        </w:tc>
        <w:tc>
          <w:tcPr>
            <w:tcW w:w="1480" w:type="dxa"/>
            <w:tcBorders>
              <w:top w:val="nil"/>
              <w:left w:val="nil"/>
              <w:bottom w:val="single" w:sz="4" w:space="0" w:color="auto"/>
              <w:right w:val="single" w:sz="4" w:space="0" w:color="auto"/>
            </w:tcBorders>
            <w:shd w:val="clear" w:color="auto" w:fill="auto"/>
            <w:noWrap/>
            <w:vAlign w:val="bottom"/>
            <w:hideMark/>
          </w:tcPr>
          <w:p w14:paraId="7F5A30BF"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8</w:t>
            </w:r>
          </w:p>
        </w:tc>
      </w:tr>
      <w:tr w:rsidR="00007C18" w:rsidRPr="00007C18" w14:paraId="4E3D59A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8D7144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drer</w:t>
            </w:r>
          </w:p>
        </w:tc>
        <w:tc>
          <w:tcPr>
            <w:tcW w:w="5298" w:type="dxa"/>
            <w:tcBorders>
              <w:top w:val="nil"/>
              <w:left w:val="nil"/>
              <w:bottom w:val="single" w:sz="4" w:space="0" w:color="auto"/>
              <w:right w:val="single" w:sz="4" w:space="0" w:color="auto"/>
            </w:tcBorders>
            <w:shd w:val="clear" w:color="auto" w:fill="auto"/>
            <w:noWrap/>
            <w:vAlign w:val="bottom"/>
            <w:hideMark/>
          </w:tcPr>
          <w:p w14:paraId="3E32478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Danio rerio</w:t>
            </w:r>
          </w:p>
        </w:tc>
        <w:tc>
          <w:tcPr>
            <w:tcW w:w="1480" w:type="dxa"/>
            <w:tcBorders>
              <w:top w:val="nil"/>
              <w:left w:val="nil"/>
              <w:bottom w:val="single" w:sz="4" w:space="0" w:color="auto"/>
              <w:right w:val="single" w:sz="4" w:space="0" w:color="auto"/>
            </w:tcBorders>
            <w:shd w:val="clear" w:color="auto" w:fill="auto"/>
            <w:noWrap/>
            <w:vAlign w:val="bottom"/>
            <w:hideMark/>
          </w:tcPr>
          <w:p w14:paraId="29EEEE6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8</w:t>
            </w:r>
          </w:p>
        </w:tc>
      </w:tr>
      <w:tr w:rsidR="00007C18" w:rsidRPr="00007C18" w14:paraId="0705E516"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2A66E1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ggal</w:t>
            </w:r>
          </w:p>
        </w:tc>
        <w:tc>
          <w:tcPr>
            <w:tcW w:w="5298" w:type="dxa"/>
            <w:tcBorders>
              <w:top w:val="nil"/>
              <w:left w:val="nil"/>
              <w:bottom w:val="single" w:sz="4" w:space="0" w:color="auto"/>
              <w:right w:val="single" w:sz="4" w:space="0" w:color="auto"/>
            </w:tcBorders>
            <w:shd w:val="clear" w:color="auto" w:fill="auto"/>
            <w:noWrap/>
            <w:vAlign w:val="bottom"/>
            <w:hideMark/>
          </w:tcPr>
          <w:p w14:paraId="65DAF25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Gallus gallus</w:t>
            </w:r>
          </w:p>
        </w:tc>
        <w:tc>
          <w:tcPr>
            <w:tcW w:w="1480" w:type="dxa"/>
            <w:tcBorders>
              <w:top w:val="nil"/>
              <w:left w:val="nil"/>
              <w:bottom w:val="single" w:sz="4" w:space="0" w:color="auto"/>
              <w:right w:val="single" w:sz="4" w:space="0" w:color="auto"/>
            </w:tcBorders>
            <w:shd w:val="clear" w:color="auto" w:fill="auto"/>
            <w:noWrap/>
            <w:vAlign w:val="bottom"/>
            <w:hideMark/>
          </w:tcPr>
          <w:p w14:paraId="1B9039C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9</w:t>
            </w:r>
          </w:p>
        </w:tc>
      </w:tr>
      <w:tr w:rsidR="00007C18" w:rsidRPr="00007C18" w14:paraId="0376CA43"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832234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oana</w:t>
            </w:r>
          </w:p>
        </w:tc>
        <w:tc>
          <w:tcPr>
            <w:tcW w:w="5298" w:type="dxa"/>
            <w:tcBorders>
              <w:top w:val="nil"/>
              <w:left w:val="nil"/>
              <w:bottom w:val="single" w:sz="4" w:space="0" w:color="auto"/>
              <w:right w:val="single" w:sz="4" w:space="0" w:color="auto"/>
            </w:tcBorders>
            <w:shd w:val="clear" w:color="auto" w:fill="auto"/>
            <w:noWrap/>
            <w:vAlign w:val="bottom"/>
            <w:hideMark/>
          </w:tcPr>
          <w:p w14:paraId="0680540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Ornithorhynchus anatinus</w:t>
            </w:r>
          </w:p>
        </w:tc>
        <w:tc>
          <w:tcPr>
            <w:tcW w:w="1480" w:type="dxa"/>
            <w:tcBorders>
              <w:top w:val="nil"/>
              <w:left w:val="nil"/>
              <w:bottom w:val="single" w:sz="4" w:space="0" w:color="auto"/>
              <w:right w:val="single" w:sz="4" w:space="0" w:color="auto"/>
            </w:tcBorders>
            <w:shd w:val="clear" w:color="auto" w:fill="auto"/>
            <w:noWrap/>
            <w:vAlign w:val="bottom"/>
            <w:hideMark/>
          </w:tcPr>
          <w:p w14:paraId="04246657"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10</w:t>
            </w:r>
          </w:p>
        </w:tc>
      </w:tr>
      <w:tr w:rsidR="00007C18" w:rsidRPr="00007C18" w14:paraId="5C420C99"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F3A17B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mdom</w:t>
            </w:r>
          </w:p>
        </w:tc>
        <w:tc>
          <w:tcPr>
            <w:tcW w:w="5298" w:type="dxa"/>
            <w:tcBorders>
              <w:top w:val="nil"/>
              <w:left w:val="nil"/>
              <w:bottom w:val="single" w:sz="4" w:space="0" w:color="auto"/>
              <w:right w:val="single" w:sz="4" w:space="0" w:color="auto"/>
            </w:tcBorders>
            <w:shd w:val="clear" w:color="auto" w:fill="auto"/>
            <w:noWrap/>
            <w:vAlign w:val="bottom"/>
            <w:hideMark/>
          </w:tcPr>
          <w:p w14:paraId="72ACF49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Monodelphis domestica</w:t>
            </w:r>
          </w:p>
        </w:tc>
        <w:tc>
          <w:tcPr>
            <w:tcW w:w="1480" w:type="dxa"/>
            <w:tcBorders>
              <w:top w:val="nil"/>
              <w:left w:val="nil"/>
              <w:bottom w:val="single" w:sz="4" w:space="0" w:color="auto"/>
              <w:right w:val="single" w:sz="4" w:space="0" w:color="auto"/>
            </w:tcBorders>
            <w:shd w:val="clear" w:color="auto" w:fill="auto"/>
            <w:noWrap/>
            <w:vAlign w:val="bottom"/>
            <w:hideMark/>
          </w:tcPr>
          <w:p w14:paraId="702F28E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11</w:t>
            </w:r>
          </w:p>
        </w:tc>
      </w:tr>
      <w:tr w:rsidR="00007C18" w:rsidRPr="00007C18" w14:paraId="0B28C20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CEA373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ecab</w:t>
            </w:r>
          </w:p>
        </w:tc>
        <w:tc>
          <w:tcPr>
            <w:tcW w:w="5298" w:type="dxa"/>
            <w:tcBorders>
              <w:top w:val="nil"/>
              <w:left w:val="nil"/>
              <w:bottom w:val="single" w:sz="4" w:space="0" w:color="auto"/>
              <w:right w:val="single" w:sz="4" w:space="0" w:color="auto"/>
            </w:tcBorders>
            <w:shd w:val="clear" w:color="auto" w:fill="auto"/>
            <w:noWrap/>
            <w:vAlign w:val="bottom"/>
            <w:hideMark/>
          </w:tcPr>
          <w:p w14:paraId="705495C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Equus caballus</w:t>
            </w:r>
          </w:p>
        </w:tc>
        <w:tc>
          <w:tcPr>
            <w:tcW w:w="1480" w:type="dxa"/>
            <w:tcBorders>
              <w:top w:val="nil"/>
              <w:left w:val="nil"/>
              <w:bottom w:val="single" w:sz="4" w:space="0" w:color="auto"/>
              <w:right w:val="single" w:sz="4" w:space="0" w:color="auto"/>
            </w:tcBorders>
            <w:shd w:val="clear" w:color="auto" w:fill="auto"/>
            <w:noWrap/>
            <w:vAlign w:val="bottom"/>
            <w:hideMark/>
          </w:tcPr>
          <w:p w14:paraId="78024BF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r>
      <w:tr w:rsidR="00007C18" w:rsidRPr="00007C18" w14:paraId="0EF76A5A"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5A97B0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clup</w:t>
            </w:r>
          </w:p>
        </w:tc>
        <w:tc>
          <w:tcPr>
            <w:tcW w:w="5298" w:type="dxa"/>
            <w:tcBorders>
              <w:top w:val="nil"/>
              <w:left w:val="nil"/>
              <w:bottom w:val="single" w:sz="4" w:space="0" w:color="auto"/>
              <w:right w:val="single" w:sz="4" w:space="0" w:color="auto"/>
            </w:tcBorders>
            <w:shd w:val="clear" w:color="auto" w:fill="auto"/>
            <w:noWrap/>
            <w:vAlign w:val="bottom"/>
            <w:hideMark/>
          </w:tcPr>
          <w:p w14:paraId="41E0F97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Canis lupus familiaris</w:t>
            </w:r>
          </w:p>
        </w:tc>
        <w:tc>
          <w:tcPr>
            <w:tcW w:w="1480" w:type="dxa"/>
            <w:tcBorders>
              <w:top w:val="nil"/>
              <w:left w:val="nil"/>
              <w:bottom w:val="single" w:sz="4" w:space="0" w:color="auto"/>
              <w:right w:val="single" w:sz="4" w:space="0" w:color="auto"/>
            </w:tcBorders>
            <w:shd w:val="clear" w:color="auto" w:fill="auto"/>
            <w:noWrap/>
            <w:vAlign w:val="bottom"/>
            <w:hideMark/>
          </w:tcPr>
          <w:p w14:paraId="6ECECF66"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r>
      <w:tr w:rsidR="00007C18" w:rsidRPr="00007C18" w14:paraId="14763D65"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4B7C08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mmus</w:t>
            </w:r>
          </w:p>
        </w:tc>
        <w:tc>
          <w:tcPr>
            <w:tcW w:w="5298" w:type="dxa"/>
            <w:tcBorders>
              <w:top w:val="nil"/>
              <w:left w:val="nil"/>
              <w:bottom w:val="single" w:sz="4" w:space="0" w:color="auto"/>
              <w:right w:val="single" w:sz="4" w:space="0" w:color="auto"/>
            </w:tcBorders>
            <w:shd w:val="clear" w:color="auto" w:fill="auto"/>
            <w:noWrap/>
            <w:vAlign w:val="bottom"/>
            <w:hideMark/>
          </w:tcPr>
          <w:p w14:paraId="5862FAD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Mus musculus</w:t>
            </w:r>
          </w:p>
        </w:tc>
        <w:tc>
          <w:tcPr>
            <w:tcW w:w="1480" w:type="dxa"/>
            <w:tcBorders>
              <w:top w:val="nil"/>
              <w:left w:val="nil"/>
              <w:bottom w:val="single" w:sz="4" w:space="0" w:color="auto"/>
              <w:right w:val="single" w:sz="4" w:space="0" w:color="auto"/>
            </w:tcBorders>
            <w:shd w:val="clear" w:color="auto" w:fill="auto"/>
            <w:noWrap/>
            <w:vAlign w:val="bottom"/>
            <w:hideMark/>
          </w:tcPr>
          <w:p w14:paraId="683D586D"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13</w:t>
            </w:r>
          </w:p>
        </w:tc>
      </w:tr>
      <w:tr w:rsidR="00007C18" w:rsidRPr="00007C18" w14:paraId="1ABF1054"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71DFF7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rnor</w:t>
            </w:r>
          </w:p>
        </w:tc>
        <w:tc>
          <w:tcPr>
            <w:tcW w:w="5298" w:type="dxa"/>
            <w:tcBorders>
              <w:top w:val="nil"/>
              <w:left w:val="nil"/>
              <w:bottom w:val="single" w:sz="4" w:space="0" w:color="auto"/>
              <w:right w:val="single" w:sz="4" w:space="0" w:color="auto"/>
            </w:tcBorders>
            <w:shd w:val="clear" w:color="auto" w:fill="auto"/>
            <w:noWrap/>
            <w:vAlign w:val="bottom"/>
            <w:hideMark/>
          </w:tcPr>
          <w:p w14:paraId="74DE65C6"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Rattus norvegicus</w:t>
            </w:r>
          </w:p>
        </w:tc>
        <w:tc>
          <w:tcPr>
            <w:tcW w:w="1480" w:type="dxa"/>
            <w:tcBorders>
              <w:top w:val="nil"/>
              <w:left w:val="nil"/>
              <w:bottom w:val="single" w:sz="4" w:space="0" w:color="auto"/>
              <w:right w:val="single" w:sz="4" w:space="0" w:color="auto"/>
            </w:tcBorders>
            <w:shd w:val="clear" w:color="auto" w:fill="auto"/>
            <w:noWrap/>
            <w:vAlign w:val="bottom"/>
            <w:hideMark/>
          </w:tcPr>
          <w:p w14:paraId="12F34C34"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13</w:t>
            </w:r>
          </w:p>
        </w:tc>
      </w:tr>
      <w:tr w:rsidR="00007C18" w:rsidRPr="00007C18" w14:paraId="2C83EBFF"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EE22B2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mmul</w:t>
            </w:r>
          </w:p>
        </w:tc>
        <w:tc>
          <w:tcPr>
            <w:tcW w:w="5298" w:type="dxa"/>
            <w:tcBorders>
              <w:top w:val="nil"/>
              <w:left w:val="nil"/>
              <w:bottom w:val="single" w:sz="4" w:space="0" w:color="auto"/>
              <w:right w:val="single" w:sz="4" w:space="0" w:color="auto"/>
            </w:tcBorders>
            <w:shd w:val="clear" w:color="auto" w:fill="auto"/>
            <w:noWrap/>
            <w:vAlign w:val="bottom"/>
            <w:hideMark/>
          </w:tcPr>
          <w:p w14:paraId="359E395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Macaca mulatta</w:t>
            </w:r>
          </w:p>
        </w:tc>
        <w:tc>
          <w:tcPr>
            <w:tcW w:w="1480" w:type="dxa"/>
            <w:tcBorders>
              <w:top w:val="nil"/>
              <w:left w:val="nil"/>
              <w:bottom w:val="single" w:sz="4" w:space="0" w:color="auto"/>
              <w:right w:val="single" w:sz="4" w:space="0" w:color="auto"/>
            </w:tcBorders>
            <w:shd w:val="clear" w:color="auto" w:fill="auto"/>
            <w:noWrap/>
            <w:vAlign w:val="bottom"/>
            <w:hideMark/>
          </w:tcPr>
          <w:p w14:paraId="120A3445"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14</w:t>
            </w:r>
          </w:p>
        </w:tc>
      </w:tr>
      <w:tr w:rsidR="00007C18" w:rsidRPr="00007C18" w14:paraId="4A8760A2"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C01609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ptro</w:t>
            </w:r>
          </w:p>
        </w:tc>
        <w:tc>
          <w:tcPr>
            <w:tcW w:w="5298" w:type="dxa"/>
            <w:tcBorders>
              <w:top w:val="nil"/>
              <w:left w:val="nil"/>
              <w:bottom w:val="single" w:sz="4" w:space="0" w:color="auto"/>
              <w:right w:val="single" w:sz="4" w:space="0" w:color="auto"/>
            </w:tcBorders>
            <w:shd w:val="clear" w:color="auto" w:fill="auto"/>
            <w:noWrap/>
            <w:vAlign w:val="bottom"/>
            <w:hideMark/>
          </w:tcPr>
          <w:p w14:paraId="3BE266B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Pan troglodytes</w:t>
            </w:r>
          </w:p>
        </w:tc>
        <w:tc>
          <w:tcPr>
            <w:tcW w:w="1480" w:type="dxa"/>
            <w:tcBorders>
              <w:top w:val="nil"/>
              <w:left w:val="nil"/>
              <w:bottom w:val="single" w:sz="4" w:space="0" w:color="auto"/>
              <w:right w:val="single" w:sz="4" w:space="0" w:color="auto"/>
            </w:tcBorders>
            <w:shd w:val="clear" w:color="auto" w:fill="auto"/>
            <w:noWrap/>
            <w:vAlign w:val="bottom"/>
            <w:hideMark/>
          </w:tcPr>
          <w:p w14:paraId="778BD56B"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15</w:t>
            </w:r>
          </w:p>
        </w:tc>
      </w:tr>
      <w:tr w:rsidR="00007C18" w:rsidRPr="00007C18" w14:paraId="4891DCEB" w14:textId="77777777" w:rsidTr="00007C18">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692FCF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hsap</w:t>
            </w:r>
          </w:p>
        </w:tc>
        <w:tc>
          <w:tcPr>
            <w:tcW w:w="5298" w:type="dxa"/>
            <w:tcBorders>
              <w:top w:val="nil"/>
              <w:left w:val="nil"/>
              <w:bottom w:val="single" w:sz="4" w:space="0" w:color="auto"/>
              <w:right w:val="single" w:sz="4" w:space="0" w:color="auto"/>
            </w:tcBorders>
            <w:shd w:val="clear" w:color="auto" w:fill="auto"/>
            <w:noWrap/>
            <w:vAlign w:val="bottom"/>
            <w:hideMark/>
          </w:tcPr>
          <w:p w14:paraId="0FFE9E7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Homo sapiens</w:t>
            </w:r>
          </w:p>
        </w:tc>
        <w:tc>
          <w:tcPr>
            <w:tcW w:w="1480" w:type="dxa"/>
            <w:tcBorders>
              <w:top w:val="nil"/>
              <w:left w:val="nil"/>
              <w:bottom w:val="single" w:sz="4" w:space="0" w:color="auto"/>
              <w:right w:val="single" w:sz="4" w:space="0" w:color="auto"/>
            </w:tcBorders>
            <w:shd w:val="clear" w:color="auto" w:fill="auto"/>
            <w:noWrap/>
            <w:vAlign w:val="bottom"/>
            <w:hideMark/>
          </w:tcPr>
          <w:p w14:paraId="36111650" w14:textId="77777777" w:rsidR="00007C18" w:rsidRPr="00007C18" w:rsidRDefault="00007C18" w:rsidP="00007C18">
            <w:pPr>
              <w:spacing w:after="0" w:line="240" w:lineRule="auto"/>
              <w:jc w:val="right"/>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16</w:t>
            </w:r>
          </w:p>
        </w:tc>
      </w:tr>
    </w:tbl>
    <w:p w14:paraId="1ED505C1" w14:textId="77777777" w:rsidR="00007C18" w:rsidRDefault="00007C18" w:rsidP="00007C18"/>
    <w:p w14:paraId="6D4A838B" w14:textId="77777777" w:rsidR="00007C18" w:rsidRDefault="00007C18" w:rsidP="00007C18"/>
    <w:p w14:paraId="5EA561CE" w14:textId="77777777" w:rsidR="00552EFF" w:rsidRPr="00D82048" w:rsidRDefault="00552EFF" w:rsidP="00552EFF">
      <w:pPr>
        <w:pStyle w:val="Caption"/>
        <w:rPr>
          <w:i w:val="0"/>
          <w:color w:val="auto"/>
        </w:rPr>
      </w:pPr>
      <w:bookmarkStart w:id="221" w:name="_Ref404240714"/>
      <w:r w:rsidRPr="00D82048">
        <w:rPr>
          <w:i w:val="0"/>
          <w:color w:val="auto"/>
        </w:rPr>
        <w:t xml:space="preserve">Table S </w:t>
      </w:r>
      <w:r w:rsidR="00F73FCF" w:rsidRPr="00D82048">
        <w:rPr>
          <w:i w:val="0"/>
          <w:color w:val="auto"/>
        </w:rPr>
        <w:fldChar w:fldCharType="begin"/>
      </w:r>
      <w:r w:rsidR="00F73FCF" w:rsidRPr="00D82048">
        <w:rPr>
          <w:i w:val="0"/>
          <w:color w:val="auto"/>
        </w:rPr>
        <w:instrText xml:space="preserve"> SEQ Table_S \* ARABIC </w:instrText>
      </w:r>
      <w:r w:rsidR="00F73FCF" w:rsidRPr="00D82048">
        <w:rPr>
          <w:i w:val="0"/>
          <w:color w:val="auto"/>
        </w:rPr>
        <w:fldChar w:fldCharType="separate"/>
      </w:r>
      <w:r w:rsidR="00F85D63">
        <w:rPr>
          <w:i w:val="0"/>
          <w:noProof/>
          <w:color w:val="auto"/>
        </w:rPr>
        <w:t>5</w:t>
      </w:r>
      <w:r w:rsidR="00F73FCF" w:rsidRPr="00D82048">
        <w:rPr>
          <w:i w:val="0"/>
          <w:noProof/>
          <w:color w:val="auto"/>
        </w:rPr>
        <w:fldChar w:fldCharType="end"/>
      </w:r>
      <w:bookmarkEnd w:id="221"/>
      <w:r w:rsidRPr="00D82048">
        <w:rPr>
          <w:i w:val="0"/>
          <w:color w:val="auto"/>
        </w:rPr>
        <w:t>. Species used to date GO-terms.</w:t>
      </w:r>
    </w:p>
    <w:tbl>
      <w:tblPr>
        <w:tblW w:w="7140" w:type="dxa"/>
        <w:tblLook w:val="04A0" w:firstRow="1" w:lastRow="0" w:firstColumn="1" w:lastColumn="0" w:noHBand="0" w:noVBand="1"/>
      </w:tblPr>
      <w:tblGrid>
        <w:gridCol w:w="1600"/>
        <w:gridCol w:w="5540"/>
      </w:tblGrid>
      <w:tr w:rsidR="00007C18" w:rsidRPr="00007C18" w14:paraId="4F023D39" w14:textId="77777777" w:rsidTr="00007C18">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614D9" w14:textId="77777777" w:rsidR="00007C18" w:rsidRPr="00007C18" w:rsidRDefault="00007C18" w:rsidP="00007C18">
            <w:pPr>
              <w:spacing w:after="0" w:line="240" w:lineRule="auto"/>
              <w:jc w:val="center"/>
              <w:rPr>
                <w:rFonts w:ascii="Calibri" w:eastAsia="Times New Roman" w:hAnsi="Calibri" w:cs="Times New Roman"/>
                <w:b/>
                <w:bCs/>
                <w:color w:val="000000"/>
                <w:lang w:eastAsia="en-AU"/>
              </w:rPr>
            </w:pPr>
            <w:r w:rsidRPr="00007C18">
              <w:rPr>
                <w:rFonts w:ascii="Calibri" w:eastAsia="Times New Roman" w:hAnsi="Calibri" w:cs="Times New Roman"/>
                <w:b/>
                <w:bCs/>
                <w:color w:val="000000"/>
                <w:lang w:eastAsia="en-AU"/>
              </w:rPr>
              <w:t>Phylostratum</w:t>
            </w:r>
          </w:p>
        </w:tc>
        <w:tc>
          <w:tcPr>
            <w:tcW w:w="5540" w:type="dxa"/>
            <w:tcBorders>
              <w:top w:val="single" w:sz="4" w:space="0" w:color="auto"/>
              <w:left w:val="nil"/>
              <w:bottom w:val="single" w:sz="4" w:space="0" w:color="auto"/>
              <w:right w:val="single" w:sz="4" w:space="0" w:color="auto"/>
            </w:tcBorders>
            <w:shd w:val="clear" w:color="auto" w:fill="auto"/>
            <w:noWrap/>
            <w:vAlign w:val="bottom"/>
            <w:hideMark/>
          </w:tcPr>
          <w:p w14:paraId="437A89B8" w14:textId="77777777" w:rsidR="00007C18" w:rsidRPr="00007C18" w:rsidRDefault="00007C18" w:rsidP="00007C18">
            <w:pPr>
              <w:spacing w:after="0" w:line="240" w:lineRule="auto"/>
              <w:jc w:val="center"/>
              <w:rPr>
                <w:rFonts w:ascii="Calibri" w:eastAsia="Times New Roman" w:hAnsi="Calibri" w:cs="Times New Roman"/>
                <w:b/>
                <w:bCs/>
                <w:color w:val="000000"/>
                <w:lang w:eastAsia="en-AU"/>
              </w:rPr>
            </w:pPr>
            <w:r w:rsidRPr="00007C18">
              <w:rPr>
                <w:rFonts w:ascii="Calibri" w:eastAsia="Times New Roman" w:hAnsi="Calibri" w:cs="Times New Roman"/>
                <w:b/>
                <w:bCs/>
                <w:color w:val="000000"/>
                <w:lang w:eastAsia="en-AU"/>
              </w:rPr>
              <w:t>Species</w:t>
            </w:r>
          </w:p>
        </w:tc>
      </w:tr>
      <w:tr w:rsidR="00007C18" w:rsidRPr="00007C18" w14:paraId="3B2E2B3F"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3F38455"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5028757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Escherichia coli</w:t>
            </w:r>
          </w:p>
        </w:tc>
      </w:tr>
      <w:tr w:rsidR="00007C18" w:rsidRPr="00007C18" w14:paraId="79CEAA1E"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3DD664"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056B79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Pseudomonas aeruginosa PAO1</w:t>
            </w:r>
          </w:p>
        </w:tc>
      </w:tr>
      <w:tr w:rsidR="00007C18" w:rsidRPr="00007C18" w14:paraId="7EB44013"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86147E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1710E88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Dickeya dadantii</w:t>
            </w:r>
          </w:p>
        </w:tc>
      </w:tr>
      <w:tr w:rsidR="00007C18" w:rsidRPr="00007C18" w14:paraId="2E7EA92C"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40B2757"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1AF119F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Agrobacterium tumefaciens str C58</w:t>
            </w:r>
          </w:p>
        </w:tc>
      </w:tr>
      <w:tr w:rsidR="00007C18" w:rsidRPr="00007C18" w14:paraId="4FF2869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C2CC18B"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C09D30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Anaplasma phagocytophilum HZ</w:t>
            </w:r>
          </w:p>
        </w:tc>
      </w:tr>
      <w:tr w:rsidR="00007C18" w:rsidRPr="00007C18" w14:paraId="03DFFACF"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6224C36"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0CD2890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Bacillus anthracis Ames</w:t>
            </w:r>
          </w:p>
        </w:tc>
      </w:tr>
      <w:tr w:rsidR="00007C18" w:rsidRPr="00007C18" w14:paraId="29323B73"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2A59730"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5A5EAE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Campylobacter jejuni RM1221</w:t>
            </w:r>
          </w:p>
        </w:tc>
      </w:tr>
      <w:tr w:rsidR="00007C18" w:rsidRPr="00007C18" w14:paraId="0BC0088B"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1F6AD8"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5B529F8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Carboxydothermus hydrogenoformans Z-2901</w:t>
            </w:r>
          </w:p>
        </w:tc>
      </w:tr>
      <w:tr w:rsidR="00007C18" w:rsidRPr="00007C18" w14:paraId="12E7DB77"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1147CEF"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A09BEC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Clostridium perfringens ATCC13124</w:t>
            </w:r>
          </w:p>
        </w:tc>
      </w:tr>
      <w:tr w:rsidR="00007C18" w:rsidRPr="00007C18" w14:paraId="00DBB15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3DB268A"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96272D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Colwellia psychrerythraea 34H</w:t>
            </w:r>
          </w:p>
        </w:tc>
      </w:tr>
      <w:tr w:rsidR="00007C18" w:rsidRPr="00007C18" w14:paraId="45B79E8C"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2F2249"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36430F8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Coxiella burnetii RSA 493</w:t>
            </w:r>
          </w:p>
        </w:tc>
      </w:tr>
      <w:tr w:rsidR="00007C18" w:rsidRPr="00007C18" w14:paraId="1ABB0369"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04A439E"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2C10C75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Dehalococcoides ethenogenes 195</w:t>
            </w:r>
          </w:p>
        </w:tc>
      </w:tr>
      <w:tr w:rsidR="00007C18" w:rsidRPr="00007C18" w14:paraId="1562DA97"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37E813A"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77305CB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Ehrlichia chaffeensis Arkansas</w:t>
            </w:r>
          </w:p>
        </w:tc>
      </w:tr>
      <w:tr w:rsidR="00007C18" w:rsidRPr="00007C18" w14:paraId="44F0F2D5"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C68862F"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20F07CD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Geobacter sulfurreducens PCA</w:t>
            </w:r>
          </w:p>
        </w:tc>
      </w:tr>
      <w:tr w:rsidR="00007C18" w:rsidRPr="00007C18" w14:paraId="6EC037E1"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AA0A2DA"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2F947E5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Hyphomonas neptunium ATCC 15444</w:t>
            </w:r>
          </w:p>
        </w:tc>
      </w:tr>
      <w:tr w:rsidR="00007C18" w:rsidRPr="00007C18" w14:paraId="3AF50C2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2CB63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5158139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Listeria monocytogenes 4b F2365</w:t>
            </w:r>
          </w:p>
        </w:tc>
      </w:tr>
      <w:tr w:rsidR="00007C18" w:rsidRPr="00007C18" w14:paraId="1628F160"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5E0351E"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562B0E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Methylococcus capsulatus Bath</w:t>
            </w:r>
          </w:p>
        </w:tc>
      </w:tr>
      <w:tr w:rsidR="00007C18" w:rsidRPr="00007C18" w14:paraId="5FF2D204"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C09B7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719B2F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Neorickettsia sennetsu Miyayama</w:t>
            </w:r>
          </w:p>
        </w:tc>
      </w:tr>
      <w:tr w:rsidR="00007C18" w:rsidRPr="00007C18" w14:paraId="55E3D626"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16FD712"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lastRenderedPageBreak/>
              <w:t>1</w:t>
            </w:r>
          </w:p>
        </w:tc>
        <w:tc>
          <w:tcPr>
            <w:tcW w:w="5540" w:type="dxa"/>
            <w:tcBorders>
              <w:top w:val="nil"/>
              <w:left w:val="nil"/>
              <w:bottom w:val="single" w:sz="4" w:space="0" w:color="auto"/>
              <w:right w:val="single" w:sz="4" w:space="0" w:color="auto"/>
            </w:tcBorders>
            <w:shd w:val="clear" w:color="auto" w:fill="auto"/>
            <w:noWrap/>
            <w:vAlign w:val="bottom"/>
            <w:hideMark/>
          </w:tcPr>
          <w:p w14:paraId="3A9A8B6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Pseudomonas fluorescens Pf-5</w:t>
            </w:r>
          </w:p>
        </w:tc>
      </w:tr>
      <w:tr w:rsidR="00007C18" w:rsidRPr="00007C18" w14:paraId="264A7887"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09B5748"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0270391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Pseudomonas syringae DC3000</w:t>
            </w:r>
          </w:p>
        </w:tc>
      </w:tr>
      <w:tr w:rsidR="00007C18" w:rsidRPr="00007C18" w14:paraId="0680580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FE98BB"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6F360590"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Pseudomonas syringae pv. phaseolicola 1448A</w:t>
            </w:r>
          </w:p>
        </w:tc>
      </w:tr>
      <w:tr w:rsidR="00007C18" w:rsidRPr="00007C18" w14:paraId="3E685C92"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DE1F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0393211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Shewanella oneidensis MR-1</w:t>
            </w:r>
          </w:p>
        </w:tc>
      </w:tr>
      <w:tr w:rsidR="00007C18" w:rsidRPr="00007C18" w14:paraId="4C3B593D"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4B42D3F"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4F38AC6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Silicibacter pomeroyi DSS-3</w:t>
            </w:r>
          </w:p>
        </w:tc>
      </w:tr>
      <w:tr w:rsidR="00007C18" w:rsidRPr="00007C18" w14:paraId="5C93665A"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BDB673B"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w:t>
            </w:r>
          </w:p>
        </w:tc>
        <w:tc>
          <w:tcPr>
            <w:tcW w:w="5540" w:type="dxa"/>
            <w:tcBorders>
              <w:top w:val="nil"/>
              <w:left w:val="nil"/>
              <w:bottom w:val="single" w:sz="4" w:space="0" w:color="auto"/>
              <w:right w:val="single" w:sz="4" w:space="0" w:color="auto"/>
            </w:tcBorders>
            <w:shd w:val="clear" w:color="auto" w:fill="auto"/>
            <w:noWrap/>
            <w:vAlign w:val="bottom"/>
            <w:hideMark/>
          </w:tcPr>
          <w:p w14:paraId="4B1415C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Vibrio cholerae El Tor N16961</w:t>
            </w:r>
          </w:p>
        </w:tc>
      </w:tr>
      <w:tr w:rsidR="00007C18" w:rsidRPr="00007C18" w14:paraId="7E365CBD"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DCA7159"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c>
          <w:tcPr>
            <w:tcW w:w="5540" w:type="dxa"/>
            <w:tcBorders>
              <w:top w:val="nil"/>
              <w:left w:val="nil"/>
              <w:bottom w:val="single" w:sz="4" w:space="0" w:color="auto"/>
              <w:right w:val="single" w:sz="4" w:space="0" w:color="auto"/>
            </w:tcBorders>
            <w:shd w:val="clear" w:color="auto" w:fill="auto"/>
            <w:noWrap/>
            <w:vAlign w:val="bottom"/>
            <w:hideMark/>
          </w:tcPr>
          <w:p w14:paraId="7A6B375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Trypanosoma brucei</w:t>
            </w:r>
          </w:p>
        </w:tc>
      </w:tr>
      <w:tr w:rsidR="00007C18" w:rsidRPr="00007C18" w14:paraId="0DFF34B6"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90CCF4"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c>
          <w:tcPr>
            <w:tcW w:w="5540" w:type="dxa"/>
            <w:tcBorders>
              <w:top w:val="nil"/>
              <w:left w:val="nil"/>
              <w:bottom w:val="single" w:sz="4" w:space="0" w:color="auto"/>
              <w:right w:val="single" w:sz="4" w:space="0" w:color="auto"/>
            </w:tcBorders>
            <w:shd w:val="clear" w:color="auto" w:fill="auto"/>
            <w:noWrap/>
            <w:vAlign w:val="bottom"/>
            <w:hideMark/>
          </w:tcPr>
          <w:p w14:paraId="7C135DB7"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Plasmodium falciparum</w:t>
            </w:r>
          </w:p>
        </w:tc>
      </w:tr>
      <w:tr w:rsidR="00007C18" w:rsidRPr="00007C18" w14:paraId="2303C12A"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295EE15"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2</w:t>
            </w:r>
          </w:p>
        </w:tc>
        <w:tc>
          <w:tcPr>
            <w:tcW w:w="5540" w:type="dxa"/>
            <w:tcBorders>
              <w:top w:val="nil"/>
              <w:left w:val="nil"/>
              <w:bottom w:val="single" w:sz="4" w:space="0" w:color="auto"/>
              <w:right w:val="single" w:sz="4" w:space="0" w:color="auto"/>
            </w:tcBorders>
            <w:shd w:val="clear" w:color="auto" w:fill="auto"/>
            <w:noWrap/>
            <w:vAlign w:val="bottom"/>
            <w:hideMark/>
          </w:tcPr>
          <w:p w14:paraId="1CDB457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Leishmania major</w:t>
            </w:r>
          </w:p>
        </w:tc>
      </w:tr>
      <w:tr w:rsidR="00007C18" w:rsidRPr="00007C18" w14:paraId="0E073A25"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163C2D"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c>
          <w:tcPr>
            <w:tcW w:w="5540" w:type="dxa"/>
            <w:tcBorders>
              <w:top w:val="nil"/>
              <w:left w:val="nil"/>
              <w:bottom w:val="single" w:sz="4" w:space="0" w:color="auto"/>
              <w:right w:val="single" w:sz="4" w:space="0" w:color="auto"/>
            </w:tcBorders>
            <w:shd w:val="clear" w:color="auto" w:fill="auto"/>
            <w:noWrap/>
            <w:vAlign w:val="bottom"/>
            <w:hideMark/>
          </w:tcPr>
          <w:p w14:paraId="0A0F74F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Schizosaccharomyces pombe</w:t>
            </w:r>
          </w:p>
        </w:tc>
      </w:tr>
      <w:tr w:rsidR="00007C18" w:rsidRPr="00007C18" w14:paraId="72F0DC8A"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64E4E12"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3</w:t>
            </w:r>
          </w:p>
        </w:tc>
        <w:tc>
          <w:tcPr>
            <w:tcW w:w="5540" w:type="dxa"/>
            <w:tcBorders>
              <w:top w:val="nil"/>
              <w:left w:val="nil"/>
              <w:bottom w:val="single" w:sz="4" w:space="0" w:color="auto"/>
              <w:right w:val="single" w:sz="4" w:space="0" w:color="auto"/>
            </w:tcBorders>
            <w:shd w:val="clear" w:color="auto" w:fill="auto"/>
            <w:noWrap/>
            <w:vAlign w:val="bottom"/>
            <w:hideMark/>
          </w:tcPr>
          <w:p w14:paraId="4515DDF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Saccharomyces cerevisiae</w:t>
            </w:r>
          </w:p>
        </w:tc>
      </w:tr>
      <w:tr w:rsidR="00007C18" w:rsidRPr="00007C18" w14:paraId="62DB43DC"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D49807D"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4</w:t>
            </w:r>
          </w:p>
        </w:tc>
        <w:tc>
          <w:tcPr>
            <w:tcW w:w="5540" w:type="dxa"/>
            <w:tcBorders>
              <w:top w:val="nil"/>
              <w:left w:val="nil"/>
              <w:bottom w:val="single" w:sz="4" w:space="0" w:color="auto"/>
              <w:right w:val="single" w:sz="4" w:space="0" w:color="auto"/>
            </w:tcBorders>
            <w:shd w:val="clear" w:color="auto" w:fill="auto"/>
            <w:noWrap/>
            <w:vAlign w:val="bottom"/>
            <w:hideMark/>
          </w:tcPr>
          <w:p w14:paraId="27D2F3AF"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Trichoplax adhaerens</w:t>
            </w:r>
          </w:p>
        </w:tc>
      </w:tr>
      <w:tr w:rsidR="00007C18" w:rsidRPr="00007C18" w14:paraId="3FBC82A3"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C72D1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5</w:t>
            </w:r>
          </w:p>
        </w:tc>
        <w:tc>
          <w:tcPr>
            <w:tcW w:w="5540" w:type="dxa"/>
            <w:tcBorders>
              <w:top w:val="nil"/>
              <w:left w:val="nil"/>
              <w:bottom w:val="single" w:sz="4" w:space="0" w:color="auto"/>
              <w:right w:val="single" w:sz="4" w:space="0" w:color="auto"/>
            </w:tcBorders>
            <w:shd w:val="clear" w:color="auto" w:fill="auto"/>
            <w:noWrap/>
            <w:vAlign w:val="bottom"/>
            <w:hideMark/>
          </w:tcPr>
          <w:p w14:paraId="441A4B0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Nematostella vectensis</w:t>
            </w:r>
          </w:p>
        </w:tc>
      </w:tr>
      <w:tr w:rsidR="00007C18" w:rsidRPr="00007C18" w14:paraId="46610E1B"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DEC8B2B"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5</w:t>
            </w:r>
          </w:p>
        </w:tc>
        <w:tc>
          <w:tcPr>
            <w:tcW w:w="5540" w:type="dxa"/>
            <w:tcBorders>
              <w:top w:val="nil"/>
              <w:left w:val="nil"/>
              <w:bottom w:val="single" w:sz="4" w:space="0" w:color="auto"/>
              <w:right w:val="single" w:sz="4" w:space="0" w:color="auto"/>
            </w:tcBorders>
            <w:shd w:val="clear" w:color="auto" w:fill="auto"/>
            <w:noWrap/>
            <w:vAlign w:val="bottom"/>
            <w:hideMark/>
          </w:tcPr>
          <w:p w14:paraId="36A3D64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Hydra vulgaris</w:t>
            </w:r>
          </w:p>
        </w:tc>
      </w:tr>
      <w:tr w:rsidR="00007C18" w:rsidRPr="00007C18" w14:paraId="5386FF56"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466FC40"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c>
          <w:tcPr>
            <w:tcW w:w="5540" w:type="dxa"/>
            <w:tcBorders>
              <w:top w:val="nil"/>
              <w:left w:val="nil"/>
              <w:bottom w:val="single" w:sz="4" w:space="0" w:color="auto"/>
              <w:right w:val="single" w:sz="4" w:space="0" w:color="auto"/>
            </w:tcBorders>
            <w:shd w:val="clear" w:color="auto" w:fill="auto"/>
            <w:noWrap/>
            <w:vAlign w:val="bottom"/>
            <w:hideMark/>
          </w:tcPr>
          <w:p w14:paraId="4DE7DFF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Caenorhabditis elegans</w:t>
            </w:r>
          </w:p>
        </w:tc>
      </w:tr>
      <w:tr w:rsidR="00007C18" w:rsidRPr="00007C18" w14:paraId="5586ED03"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CFE5776"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c>
          <w:tcPr>
            <w:tcW w:w="5540" w:type="dxa"/>
            <w:tcBorders>
              <w:top w:val="nil"/>
              <w:left w:val="nil"/>
              <w:bottom w:val="single" w:sz="4" w:space="0" w:color="auto"/>
              <w:right w:val="single" w:sz="4" w:space="0" w:color="auto"/>
            </w:tcBorders>
            <w:shd w:val="clear" w:color="auto" w:fill="auto"/>
            <w:noWrap/>
            <w:vAlign w:val="bottom"/>
            <w:hideMark/>
          </w:tcPr>
          <w:p w14:paraId="446E462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Drosophila melanogaster</w:t>
            </w:r>
          </w:p>
        </w:tc>
      </w:tr>
      <w:tr w:rsidR="00007C18" w:rsidRPr="00007C18" w14:paraId="040C9669"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43F5C90"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6</w:t>
            </w:r>
          </w:p>
        </w:tc>
        <w:tc>
          <w:tcPr>
            <w:tcW w:w="5540" w:type="dxa"/>
            <w:tcBorders>
              <w:top w:val="nil"/>
              <w:left w:val="nil"/>
              <w:bottom w:val="single" w:sz="4" w:space="0" w:color="auto"/>
              <w:right w:val="single" w:sz="4" w:space="0" w:color="auto"/>
            </w:tcBorders>
            <w:shd w:val="clear" w:color="auto" w:fill="auto"/>
            <w:noWrap/>
            <w:vAlign w:val="bottom"/>
            <w:hideMark/>
          </w:tcPr>
          <w:p w14:paraId="7DCEDD4C"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Aedes aegypti</w:t>
            </w:r>
          </w:p>
        </w:tc>
      </w:tr>
      <w:tr w:rsidR="00007C18" w:rsidRPr="00007C18" w14:paraId="26BD6F30"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F2FFE6"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7</w:t>
            </w:r>
          </w:p>
        </w:tc>
        <w:tc>
          <w:tcPr>
            <w:tcW w:w="5540" w:type="dxa"/>
            <w:tcBorders>
              <w:top w:val="nil"/>
              <w:left w:val="nil"/>
              <w:bottom w:val="single" w:sz="4" w:space="0" w:color="auto"/>
              <w:right w:val="single" w:sz="4" w:space="0" w:color="auto"/>
            </w:tcBorders>
            <w:shd w:val="clear" w:color="auto" w:fill="auto"/>
            <w:noWrap/>
            <w:vAlign w:val="bottom"/>
            <w:hideMark/>
          </w:tcPr>
          <w:p w14:paraId="12501EE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Ciona intestinalis</w:t>
            </w:r>
          </w:p>
        </w:tc>
      </w:tr>
      <w:tr w:rsidR="00007C18" w:rsidRPr="00007C18" w14:paraId="2AE51AC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C5F48E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8</w:t>
            </w:r>
          </w:p>
        </w:tc>
        <w:tc>
          <w:tcPr>
            <w:tcW w:w="5540" w:type="dxa"/>
            <w:tcBorders>
              <w:top w:val="nil"/>
              <w:left w:val="nil"/>
              <w:bottom w:val="single" w:sz="4" w:space="0" w:color="auto"/>
              <w:right w:val="single" w:sz="4" w:space="0" w:color="auto"/>
            </w:tcBorders>
            <w:shd w:val="clear" w:color="auto" w:fill="auto"/>
            <w:noWrap/>
            <w:vAlign w:val="bottom"/>
            <w:hideMark/>
          </w:tcPr>
          <w:p w14:paraId="7E7D6052"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Danio rerio</w:t>
            </w:r>
          </w:p>
        </w:tc>
      </w:tr>
      <w:tr w:rsidR="00007C18" w:rsidRPr="00007C18" w14:paraId="1C4BE467"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2414133"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8</w:t>
            </w:r>
          </w:p>
        </w:tc>
        <w:tc>
          <w:tcPr>
            <w:tcW w:w="5540" w:type="dxa"/>
            <w:tcBorders>
              <w:top w:val="nil"/>
              <w:left w:val="nil"/>
              <w:bottom w:val="single" w:sz="4" w:space="0" w:color="auto"/>
              <w:right w:val="single" w:sz="4" w:space="0" w:color="auto"/>
            </w:tcBorders>
            <w:shd w:val="clear" w:color="auto" w:fill="auto"/>
            <w:noWrap/>
            <w:vAlign w:val="bottom"/>
            <w:hideMark/>
          </w:tcPr>
          <w:p w14:paraId="0C6F138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Xenopus laevis</w:t>
            </w:r>
          </w:p>
        </w:tc>
      </w:tr>
      <w:tr w:rsidR="00007C18" w:rsidRPr="00007C18" w14:paraId="2DD422B2"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6860129"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9</w:t>
            </w:r>
          </w:p>
        </w:tc>
        <w:tc>
          <w:tcPr>
            <w:tcW w:w="5540" w:type="dxa"/>
            <w:tcBorders>
              <w:top w:val="nil"/>
              <w:left w:val="nil"/>
              <w:bottom w:val="single" w:sz="4" w:space="0" w:color="auto"/>
              <w:right w:val="single" w:sz="4" w:space="0" w:color="auto"/>
            </w:tcBorders>
            <w:shd w:val="clear" w:color="auto" w:fill="auto"/>
            <w:noWrap/>
            <w:vAlign w:val="bottom"/>
            <w:hideMark/>
          </w:tcPr>
          <w:p w14:paraId="7DE74F2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Gallus gallus</w:t>
            </w:r>
          </w:p>
        </w:tc>
      </w:tr>
      <w:tr w:rsidR="00007C18" w:rsidRPr="00007C18" w14:paraId="789E54F8"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E43E201"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10</w:t>
            </w:r>
          </w:p>
        </w:tc>
        <w:tc>
          <w:tcPr>
            <w:tcW w:w="5540" w:type="dxa"/>
            <w:tcBorders>
              <w:top w:val="nil"/>
              <w:left w:val="nil"/>
              <w:bottom w:val="single" w:sz="4" w:space="0" w:color="auto"/>
              <w:right w:val="single" w:sz="4" w:space="0" w:color="auto"/>
            </w:tcBorders>
            <w:shd w:val="clear" w:color="auto" w:fill="auto"/>
            <w:noWrap/>
            <w:vAlign w:val="bottom"/>
            <w:hideMark/>
          </w:tcPr>
          <w:p w14:paraId="4D4203F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Ornithorhynchus anatinus</w:t>
            </w:r>
          </w:p>
        </w:tc>
      </w:tr>
      <w:tr w:rsidR="00007C18" w:rsidRPr="00007C18" w14:paraId="5BBCC2A2"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D2EAA2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11</w:t>
            </w:r>
          </w:p>
        </w:tc>
        <w:tc>
          <w:tcPr>
            <w:tcW w:w="5540" w:type="dxa"/>
            <w:tcBorders>
              <w:top w:val="nil"/>
              <w:left w:val="nil"/>
              <w:bottom w:val="single" w:sz="4" w:space="0" w:color="auto"/>
              <w:right w:val="single" w:sz="4" w:space="0" w:color="auto"/>
            </w:tcBorders>
            <w:shd w:val="clear" w:color="auto" w:fill="auto"/>
            <w:noWrap/>
            <w:vAlign w:val="bottom"/>
            <w:hideMark/>
          </w:tcPr>
          <w:p w14:paraId="32435265"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Monodelphis domestica</w:t>
            </w:r>
          </w:p>
        </w:tc>
      </w:tr>
      <w:tr w:rsidR="00007C18" w:rsidRPr="00007C18" w14:paraId="728F11C9"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83A7CD"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c>
          <w:tcPr>
            <w:tcW w:w="5540" w:type="dxa"/>
            <w:tcBorders>
              <w:top w:val="nil"/>
              <w:left w:val="nil"/>
              <w:bottom w:val="single" w:sz="4" w:space="0" w:color="auto"/>
              <w:right w:val="single" w:sz="4" w:space="0" w:color="auto"/>
            </w:tcBorders>
            <w:shd w:val="clear" w:color="auto" w:fill="auto"/>
            <w:noWrap/>
            <w:vAlign w:val="bottom"/>
            <w:hideMark/>
          </w:tcPr>
          <w:p w14:paraId="1CC95358"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Equus caballus</w:t>
            </w:r>
          </w:p>
        </w:tc>
      </w:tr>
      <w:tr w:rsidR="00007C18" w:rsidRPr="00007C18" w14:paraId="0A4E33C7"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AA3C69"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c>
          <w:tcPr>
            <w:tcW w:w="5540" w:type="dxa"/>
            <w:tcBorders>
              <w:top w:val="nil"/>
              <w:left w:val="nil"/>
              <w:bottom w:val="single" w:sz="4" w:space="0" w:color="auto"/>
              <w:right w:val="single" w:sz="4" w:space="0" w:color="auto"/>
            </w:tcBorders>
            <w:shd w:val="clear" w:color="auto" w:fill="auto"/>
            <w:noWrap/>
            <w:vAlign w:val="bottom"/>
            <w:hideMark/>
          </w:tcPr>
          <w:p w14:paraId="1EDC73A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Sus scrofa</w:t>
            </w:r>
          </w:p>
        </w:tc>
      </w:tr>
      <w:tr w:rsidR="00007C18" w:rsidRPr="00007C18" w14:paraId="7ABF8CCA"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2505CC"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c>
          <w:tcPr>
            <w:tcW w:w="5540" w:type="dxa"/>
            <w:tcBorders>
              <w:top w:val="nil"/>
              <w:left w:val="nil"/>
              <w:bottom w:val="single" w:sz="4" w:space="0" w:color="auto"/>
              <w:right w:val="single" w:sz="4" w:space="0" w:color="auto"/>
            </w:tcBorders>
            <w:shd w:val="clear" w:color="auto" w:fill="auto"/>
            <w:noWrap/>
            <w:vAlign w:val="bottom"/>
            <w:hideMark/>
          </w:tcPr>
          <w:p w14:paraId="285C5F44"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Canis lupus familiaris</w:t>
            </w:r>
          </w:p>
        </w:tc>
      </w:tr>
      <w:tr w:rsidR="00007C18" w:rsidRPr="00007C18" w14:paraId="6F157549"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1892077"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12</w:t>
            </w:r>
          </w:p>
        </w:tc>
        <w:tc>
          <w:tcPr>
            <w:tcW w:w="5540" w:type="dxa"/>
            <w:tcBorders>
              <w:top w:val="nil"/>
              <w:left w:val="nil"/>
              <w:bottom w:val="single" w:sz="4" w:space="0" w:color="auto"/>
              <w:right w:val="single" w:sz="4" w:space="0" w:color="auto"/>
            </w:tcBorders>
            <w:shd w:val="clear" w:color="auto" w:fill="auto"/>
            <w:noWrap/>
            <w:vAlign w:val="bottom"/>
            <w:hideMark/>
          </w:tcPr>
          <w:p w14:paraId="24AF2B1B"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 xml:space="preserve">Bos </w:t>
            </w:r>
            <w:r w:rsidR="00552EFF">
              <w:rPr>
                <w:rFonts w:ascii="Calibri" w:eastAsia="Times New Roman" w:hAnsi="Calibri" w:cs="Times New Roman"/>
                <w:color w:val="000000"/>
                <w:lang w:eastAsia="en-AU"/>
              </w:rPr>
              <w:t>Taurus</w:t>
            </w:r>
          </w:p>
        </w:tc>
      </w:tr>
      <w:tr w:rsidR="00007C18" w:rsidRPr="00007C18" w14:paraId="49F32925"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541607E"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13</w:t>
            </w:r>
          </w:p>
        </w:tc>
        <w:tc>
          <w:tcPr>
            <w:tcW w:w="5540" w:type="dxa"/>
            <w:tcBorders>
              <w:top w:val="nil"/>
              <w:left w:val="nil"/>
              <w:bottom w:val="single" w:sz="4" w:space="0" w:color="auto"/>
              <w:right w:val="single" w:sz="4" w:space="0" w:color="auto"/>
            </w:tcBorders>
            <w:shd w:val="clear" w:color="auto" w:fill="auto"/>
            <w:noWrap/>
            <w:vAlign w:val="bottom"/>
            <w:hideMark/>
          </w:tcPr>
          <w:p w14:paraId="581F75B3"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Cricetulus griseus</w:t>
            </w:r>
          </w:p>
        </w:tc>
      </w:tr>
      <w:tr w:rsidR="00007C18" w:rsidRPr="00007C18" w14:paraId="29F4D42A"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7E5779"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13</w:t>
            </w:r>
          </w:p>
        </w:tc>
        <w:tc>
          <w:tcPr>
            <w:tcW w:w="5540" w:type="dxa"/>
            <w:tcBorders>
              <w:top w:val="nil"/>
              <w:left w:val="nil"/>
              <w:bottom w:val="single" w:sz="4" w:space="0" w:color="auto"/>
              <w:right w:val="single" w:sz="4" w:space="0" w:color="auto"/>
            </w:tcBorders>
            <w:shd w:val="clear" w:color="auto" w:fill="auto"/>
            <w:noWrap/>
            <w:vAlign w:val="bottom"/>
            <w:hideMark/>
          </w:tcPr>
          <w:p w14:paraId="59EE6711"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Rattus novergicus</w:t>
            </w:r>
          </w:p>
        </w:tc>
      </w:tr>
      <w:tr w:rsidR="00007C18" w:rsidRPr="00007C18" w14:paraId="6C119931"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07C12B2"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13</w:t>
            </w:r>
          </w:p>
        </w:tc>
        <w:tc>
          <w:tcPr>
            <w:tcW w:w="5540" w:type="dxa"/>
            <w:tcBorders>
              <w:top w:val="nil"/>
              <w:left w:val="nil"/>
              <w:bottom w:val="single" w:sz="4" w:space="0" w:color="auto"/>
              <w:right w:val="single" w:sz="4" w:space="0" w:color="auto"/>
            </w:tcBorders>
            <w:shd w:val="clear" w:color="auto" w:fill="auto"/>
            <w:noWrap/>
            <w:vAlign w:val="bottom"/>
            <w:hideMark/>
          </w:tcPr>
          <w:p w14:paraId="22E5FC6D"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Mus musculus</w:t>
            </w:r>
          </w:p>
        </w:tc>
      </w:tr>
      <w:tr w:rsidR="00007C18" w:rsidRPr="00007C18" w14:paraId="270D1812"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A2EE475"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14</w:t>
            </w:r>
          </w:p>
        </w:tc>
        <w:tc>
          <w:tcPr>
            <w:tcW w:w="5540" w:type="dxa"/>
            <w:tcBorders>
              <w:top w:val="nil"/>
              <w:left w:val="nil"/>
              <w:bottom w:val="single" w:sz="4" w:space="0" w:color="auto"/>
              <w:right w:val="single" w:sz="4" w:space="0" w:color="auto"/>
            </w:tcBorders>
            <w:shd w:val="clear" w:color="auto" w:fill="auto"/>
            <w:noWrap/>
            <w:vAlign w:val="bottom"/>
            <w:hideMark/>
          </w:tcPr>
          <w:p w14:paraId="73FF5FDA"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Macaca mulatta</w:t>
            </w:r>
          </w:p>
        </w:tc>
      </w:tr>
      <w:tr w:rsidR="00007C18" w:rsidRPr="00007C18" w14:paraId="0331E110"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C613757"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15</w:t>
            </w:r>
          </w:p>
        </w:tc>
        <w:tc>
          <w:tcPr>
            <w:tcW w:w="5540" w:type="dxa"/>
            <w:tcBorders>
              <w:top w:val="nil"/>
              <w:left w:val="nil"/>
              <w:bottom w:val="single" w:sz="4" w:space="0" w:color="auto"/>
              <w:right w:val="single" w:sz="4" w:space="0" w:color="auto"/>
            </w:tcBorders>
            <w:shd w:val="clear" w:color="auto" w:fill="auto"/>
            <w:noWrap/>
            <w:vAlign w:val="bottom"/>
            <w:hideMark/>
          </w:tcPr>
          <w:p w14:paraId="7894E569"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Pan troglodytes</w:t>
            </w:r>
          </w:p>
        </w:tc>
      </w:tr>
      <w:tr w:rsidR="00007C18" w:rsidRPr="00007C18" w14:paraId="055285FB" w14:textId="77777777" w:rsidTr="00007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B93D64A" w14:textId="77777777" w:rsidR="00007C18" w:rsidRPr="00007C18" w:rsidRDefault="00007C18" w:rsidP="00007C18">
            <w:pPr>
              <w:spacing w:after="0" w:line="240" w:lineRule="auto"/>
              <w:jc w:val="center"/>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16</w:t>
            </w:r>
          </w:p>
        </w:tc>
        <w:tc>
          <w:tcPr>
            <w:tcW w:w="5540" w:type="dxa"/>
            <w:tcBorders>
              <w:top w:val="nil"/>
              <w:left w:val="nil"/>
              <w:bottom w:val="single" w:sz="4" w:space="0" w:color="auto"/>
              <w:right w:val="single" w:sz="4" w:space="0" w:color="auto"/>
            </w:tcBorders>
            <w:shd w:val="clear" w:color="auto" w:fill="auto"/>
            <w:noWrap/>
            <w:vAlign w:val="bottom"/>
            <w:hideMark/>
          </w:tcPr>
          <w:p w14:paraId="6190A68E" w14:textId="77777777" w:rsidR="00007C18" w:rsidRPr="00007C18" w:rsidRDefault="00007C18" w:rsidP="00007C18">
            <w:pPr>
              <w:spacing w:after="0" w:line="240" w:lineRule="auto"/>
              <w:rPr>
                <w:rFonts w:ascii="Calibri" w:eastAsia="Times New Roman" w:hAnsi="Calibri" w:cs="Times New Roman"/>
                <w:color w:val="000000"/>
                <w:lang w:eastAsia="en-AU"/>
              </w:rPr>
            </w:pPr>
            <w:r w:rsidRPr="00007C18">
              <w:rPr>
                <w:rFonts w:ascii="Calibri" w:eastAsia="Times New Roman" w:hAnsi="Calibri" w:cs="Times New Roman"/>
                <w:color w:val="000000"/>
                <w:lang w:eastAsia="en-AU"/>
              </w:rPr>
              <w:t>Homo sapiens</w:t>
            </w:r>
          </w:p>
        </w:tc>
      </w:tr>
    </w:tbl>
    <w:p w14:paraId="49EAB358" w14:textId="77777777" w:rsidR="00007C18" w:rsidRDefault="00007C18" w:rsidP="00007C18"/>
    <w:p w14:paraId="4BEF038C" w14:textId="349A2881" w:rsidR="00007C18" w:rsidRPr="00D82048" w:rsidRDefault="00552EFF" w:rsidP="00552EFF">
      <w:pPr>
        <w:pStyle w:val="Caption"/>
        <w:rPr>
          <w:i w:val="0"/>
          <w:color w:val="auto"/>
        </w:rPr>
      </w:pPr>
      <w:bookmarkStart w:id="222" w:name="_Ref402290766"/>
      <w:r w:rsidRPr="00D82048">
        <w:rPr>
          <w:i w:val="0"/>
          <w:color w:val="auto"/>
        </w:rPr>
        <w:t xml:space="preserve">Table S </w:t>
      </w:r>
      <w:r w:rsidR="00F73FCF" w:rsidRPr="00D82048">
        <w:rPr>
          <w:i w:val="0"/>
          <w:color w:val="auto"/>
        </w:rPr>
        <w:fldChar w:fldCharType="begin"/>
      </w:r>
      <w:r w:rsidR="00F73FCF" w:rsidRPr="00D82048">
        <w:rPr>
          <w:i w:val="0"/>
          <w:color w:val="auto"/>
        </w:rPr>
        <w:instrText xml:space="preserve"> SEQ Table_S \* ARABIC </w:instrText>
      </w:r>
      <w:r w:rsidR="00F73FCF" w:rsidRPr="00D82048">
        <w:rPr>
          <w:i w:val="0"/>
          <w:color w:val="auto"/>
        </w:rPr>
        <w:fldChar w:fldCharType="separate"/>
      </w:r>
      <w:r w:rsidR="00F85D63">
        <w:rPr>
          <w:i w:val="0"/>
          <w:noProof/>
          <w:color w:val="auto"/>
        </w:rPr>
        <w:t>6</w:t>
      </w:r>
      <w:r w:rsidR="00F73FCF" w:rsidRPr="00D82048">
        <w:rPr>
          <w:i w:val="0"/>
          <w:noProof/>
          <w:color w:val="auto"/>
        </w:rPr>
        <w:fldChar w:fldCharType="end"/>
      </w:r>
      <w:bookmarkEnd w:id="222"/>
      <w:r w:rsidRPr="00D82048">
        <w:rPr>
          <w:i w:val="0"/>
          <w:color w:val="auto"/>
        </w:rPr>
        <w:t>. Gene sets that were found to undergo a process of atavism</w:t>
      </w:r>
      <w:r w:rsidR="000726FF" w:rsidRPr="00D82048">
        <w:rPr>
          <w:i w:val="0"/>
          <w:color w:val="auto"/>
        </w:rPr>
        <w:t xml:space="preserve"> in at least two cancer types</w:t>
      </w:r>
    </w:p>
    <w:tbl>
      <w:tblPr>
        <w:tblW w:w="0" w:type="auto"/>
        <w:tblLayout w:type="fixed"/>
        <w:tblLook w:val="04A0" w:firstRow="1" w:lastRow="0" w:firstColumn="1" w:lastColumn="0" w:noHBand="0" w:noVBand="1"/>
      </w:tblPr>
      <w:tblGrid>
        <w:gridCol w:w="1696"/>
        <w:gridCol w:w="4536"/>
        <w:gridCol w:w="709"/>
        <w:gridCol w:w="709"/>
        <w:gridCol w:w="709"/>
        <w:gridCol w:w="657"/>
      </w:tblGrid>
      <w:tr w:rsidR="000726FF" w:rsidRPr="000726FF" w14:paraId="3A5B22C8" w14:textId="77777777" w:rsidTr="000726FF">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5F82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Umbrella</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272EB595" w14:textId="77777777" w:rsidR="000726FF" w:rsidRPr="000726FF" w:rsidRDefault="000726FF" w:rsidP="000726FF">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Set</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45F8E9CC" w14:textId="77777777" w:rsidR="000726FF" w:rsidRPr="000726FF" w:rsidRDefault="000726FF" w:rsidP="000726FF">
            <w:pPr>
              <w:spacing w:after="0" w:line="240" w:lineRule="auto"/>
              <w:jc w:val="center"/>
              <w:rPr>
                <w:rFonts w:ascii="Calibri" w:eastAsia="Times New Roman" w:hAnsi="Calibri" w:cs="Times New Roman"/>
                <w:b/>
                <w:bCs/>
                <w:color w:val="000000"/>
                <w:sz w:val="18"/>
                <w:lang w:eastAsia="en-AU"/>
              </w:rPr>
            </w:pPr>
            <w:r w:rsidRPr="000726FF">
              <w:rPr>
                <w:rFonts w:ascii="Calibri" w:eastAsia="Times New Roman" w:hAnsi="Calibri" w:cs="Times New Roman"/>
                <w:b/>
                <w:bCs/>
                <w:color w:val="000000"/>
                <w:sz w:val="18"/>
                <w:lang w:eastAsia="en-AU"/>
              </w:rPr>
              <w:t>LUAD</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792E1AB0" w14:textId="77777777" w:rsidR="000726FF" w:rsidRPr="000726FF" w:rsidRDefault="000726FF" w:rsidP="000726FF">
            <w:pPr>
              <w:spacing w:after="0" w:line="240" w:lineRule="auto"/>
              <w:jc w:val="center"/>
              <w:rPr>
                <w:rFonts w:ascii="Calibri" w:eastAsia="Times New Roman" w:hAnsi="Calibri" w:cs="Times New Roman"/>
                <w:b/>
                <w:bCs/>
                <w:color w:val="000000"/>
                <w:sz w:val="18"/>
                <w:lang w:eastAsia="en-AU"/>
              </w:rPr>
            </w:pPr>
            <w:r w:rsidRPr="000726FF">
              <w:rPr>
                <w:rFonts w:ascii="Calibri" w:eastAsia="Times New Roman" w:hAnsi="Calibri" w:cs="Times New Roman"/>
                <w:b/>
                <w:bCs/>
                <w:color w:val="000000"/>
                <w:sz w:val="18"/>
                <w:lang w:eastAsia="en-AU"/>
              </w:rPr>
              <w:t>BRCA</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78C2BB22" w14:textId="77777777" w:rsidR="000726FF" w:rsidRPr="000726FF" w:rsidRDefault="000726FF" w:rsidP="000726FF">
            <w:pPr>
              <w:spacing w:after="0" w:line="240" w:lineRule="auto"/>
              <w:jc w:val="center"/>
              <w:rPr>
                <w:rFonts w:ascii="Calibri" w:eastAsia="Times New Roman" w:hAnsi="Calibri" w:cs="Times New Roman"/>
                <w:b/>
                <w:bCs/>
                <w:color w:val="000000"/>
                <w:sz w:val="18"/>
                <w:lang w:eastAsia="en-AU"/>
              </w:rPr>
            </w:pPr>
            <w:r w:rsidRPr="000726FF">
              <w:rPr>
                <w:rFonts w:ascii="Calibri" w:eastAsia="Times New Roman" w:hAnsi="Calibri" w:cs="Times New Roman"/>
                <w:b/>
                <w:bCs/>
                <w:color w:val="000000"/>
                <w:sz w:val="18"/>
                <w:lang w:eastAsia="en-AU"/>
              </w:rPr>
              <w:t>HNSC</w:t>
            </w:r>
          </w:p>
        </w:tc>
        <w:tc>
          <w:tcPr>
            <w:tcW w:w="657" w:type="dxa"/>
            <w:tcBorders>
              <w:top w:val="single" w:sz="4" w:space="0" w:color="auto"/>
              <w:left w:val="nil"/>
              <w:bottom w:val="single" w:sz="4" w:space="0" w:color="auto"/>
              <w:right w:val="single" w:sz="4" w:space="0" w:color="auto"/>
            </w:tcBorders>
            <w:shd w:val="clear" w:color="auto" w:fill="auto"/>
            <w:noWrap/>
            <w:vAlign w:val="bottom"/>
            <w:hideMark/>
          </w:tcPr>
          <w:p w14:paraId="61920874" w14:textId="77777777" w:rsidR="000726FF" w:rsidRPr="000726FF" w:rsidRDefault="000726FF" w:rsidP="000726FF">
            <w:pPr>
              <w:spacing w:after="0" w:line="240" w:lineRule="auto"/>
              <w:jc w:val="center"/>
              <w:rPr>
                <w:rFonts w:ascii="Calibri" w:eastAsia="Times New Roman" w:hAnsi="Calibri" w:cs="Times New Roman"/>
                <w:b/>
                <w:bCs/>
                <w:color w:val="000000"/>
                <w:sz w:val="18"/>
                <w:lang w:eastAsia="en-AU"/>
              </w:rPr>
            </w:pPr>
            <w:r w:rsidRPr="000726FF">
              <w:rPr>
                <w:rFonts w:ascii="Calibri" w:eastAsia="Times New Roman" w:hAnsi="Calibri" w:cs="Times New Roman"/>
                <w:b/>
                <w:bCs/>
                <w:color w:val="000000"/>
                <w:sz w:val="18"/>
                <w:lang w:eastAsia="en-AU"/>
              </w:rPr>
              <w:t>KIRC</w:t>
            </w:r>
          </w:p>
        </w:tc>
      </w:tr>
      <w:tr w:rsidR="000726FF" w:rsidRPr="000726FF" w14:paraId="4309C74D"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5227E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Amino acid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4BD27DB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carboxylic acid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52D044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B0935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B5E69D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010794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55C9DF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92FB07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591706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monocarboxylic acid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79177C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2AD0A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36A38A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D0B4B8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1CEBBA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D2490C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ED2F4C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peptidyl-amino acid modification</w:t>
            </w:r>
          </w:p>
        </w:tc>
        <w:tc>
          <w:tcPr>
            <w:tcW w:w="709" w:type="dxa"/>
            <w:tcBorders>
              <w:top w:val="nil"/>
              <w:left w:val="nil"/>
              <w:bottom w:val="single" w:sz="4" w:space="0" w:color="auto"/>
              <w:right w:val="single" w:sz="4" w:space="0" w:color="auto"/>
            </w:tcBorders>
            <w:shd w:val="clear" w:color="000000" w:fill="FCE4D6"/>
            <w:noWrap/>
            <w:vAlign w:val="bottom"/>
            <w:hideMark/>
          </w:tcPr>
          <w:p w14:paraId="5E05C2B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E0B144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A16046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9B3624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12CBC5F"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01B86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Carbohydrate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040D27B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carbohydrate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7BA0DA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7A95AB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708E82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BC0092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123062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C4344D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BB45B5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carbohydrate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1203E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D0F077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49E58C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9C1213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EF36032"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B0E11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7B7E2D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polysaccharide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485D70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D97E71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78A11C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6D831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30DBEB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9BE3F0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28583E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polysaccharide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72124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D7D8EA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4D7833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AD11B3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4D8D90D"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AFD2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lastRenderedPageBreak/>
              <w:t>Cell cycle</w:t>
            </w:r>
          </w:p>
        </w:tc>
        <w:tc>
          <w:tcPr>
            <w:tcW w:w="4536" w:type="dxa"/>
            <w:tcBorders>
              <w:top w:val="nil"/>
              <w:left w:val="nil"/>
              <w:bottom w:val="single" w:sz="4" w:space="0" w:color="auto"/>
              <w:right w:val="single" w:sz="4" w:space="0" w:color="auto"/>
            </w:tcBorders>
            <w:shd w:val="clear" w:color="auto" w:fill="auto"/>
            <w:noWrap/>
            <w:vAlign w:val="bottom"/>
            <w:hideMark/>
          </w:tcPr>
          <w:p w14:paraId="7AAE864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cytoskeleton organization</w:t>
            </w:r>
          </w:p>
        </w:tc>
        <w:tc>
          <w:tcPr>
            <w:tcW w:w="709" w:type="dxa"/>
            <w:tcBorders>
              <w:top w:val="nil"/>
              <w:left w:val="nil"/>
              <w:bottom w:val="single" w:sz="4" w:space="0" w:color="auto"/>
              <w:right w:val="single" w:sz="4" w:space="0" w:color="auto"/>
            </w:tcBorders>
            <w:shd w:val="clear" w:color="000000" w:fill="FCE4D6"/>
            <w:noWrap/>
            <w:vAlign w:val="bottom"/>
            <w:hideMark/>
          </w:tcPr>
          <w:p w14:paraId="1461313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FAA27C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DC5EA5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DDEBF7"/>
            <w:noWrap/>
            <w:vAlign w:val="bottom"/>
            <w:hideMark/>
          </w:tcPr>
          <w:p w14:paraId="5CBC0A0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F36D2C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E0B97E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DCF13A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 cycle arrest</w:t>
            </w:r>
          </w:p>
        </w:tc>
        <w:tc>
          <w:tcPr>
            <w:tcW w:w="709" w:type="dxa"/>
            <w:tcBorders>
              <w:top w:val="nil"/>
              <w:left w:val="nil"/>
              <w:bottom w:val="single" w:sz="4" w:space="0" w:color="auto"/>
              <w:right w:val="single" w:sz="4" w:space="0" w:color="auto"/>
            </w:tcBorders>
            <w:shd w:val="clear" w:color="000000" w:fill="FCE4D6"/>
            <w:noWrap/>
            <w:vAlign w:val="bottom"/>
            <w:hideMark/>
          </w:tcPr>
          <w:p w14:paraId="2C325B1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2DE592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70E088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06AE0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51D481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53FFE0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301DFB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G1/S transition of mitotic cell cycle</w:t>
            </w:r>
          </w:p>
        </w:tc>
        <w:tc>
          <w:tcPr>
            <w:tcW w:w="709" w:type="dxa"/>
            <w:tcBorders>
              <w:top w:val="nil"/>
              <w:left w:val="nil"/>
              <w:bottom w:val="single" w:sz="4" w:space="0" w:color="auto"/>
              <w:right w:val="single" w:sz="4" w:space="0" w:color="auto"/>
            </w:tcBorders>
            <w:shd w:val="clear" w:color="000000" w:fill="FCE4D6"/>
            <w:noWrap/>
            <w:vAlign w:val="bottom"/>
            <w:hideMark/>
          </w:tcPr>
          <w:p w14:paraId="09F097B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DF9C91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2A416E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C0F618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B97260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F628DB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2E381A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G2/M transition of mitotic cell cycle</w:t>
            </w:r>
          </w:p>
        </w:tc>
        <w:tc>
          <w:tcPr>
            <w:tcW w:w="709" w:type="dxa"/>
            <w:tcBorders>
              <w:top w:val="nil"/>
              <w:left w:val="nil"/>
              <w:bottom w:val="single" w:sz="4" w:space="0" w:color="auto"/>
              <w:right w:val="single" w:sz="4" w:space="0" w:color="auto"/>
            </w:tcBorders>
            <w:shd w:val="clear" w:color="000000" w:fill="FCE4D6"/>
            <w:noWrap/>
            <w:vAlign w:val="bottom"/>
            <w:hideMark/>
          </w:tcPr>
          <w:p w14:paraId="7CF15A7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227E0D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EEA7E7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503531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C733EB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09A5C0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CC9DDC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cell cycle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74CDAB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A6FFDE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56CECD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EC8124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74374C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C3A8AA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CE56EF8"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cytoskeleton organization</w:t>
            </w:r>
          </w:p>
        </w:tc>
        <w:tc>
          <w:tcPr>
            <w:tcW w:w="709" w:type="dxa"/>
            <w:tcBorders>
              <w:top w:val="nil"/>
              <w:left w:val="nil"/>
              <w:bottom w:val="single" w:sz="4" w:space="0" w:color="auto"/>
              <w:right w:val="single" w:sz="4" w:space="0" w:color="auto"/>
            </w:tcBorders>
            <w:shd w:val="clear" w:color="000000" w:fill="FCE4D6"/>
            <w:noWrap/>
            <w:vAlign w:val="bottom"/>
            <w:hideMark/>
          </w:tcPr>
          <w:p w14:paraId="08DF258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3B00C4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3D4D8C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78C952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240A5E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1E3CE3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B69BD6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actin cytoskeleton organization</w:t>
            </w:r>
          </w:p>
        </w:tc>
        <w:tc>
          <w:tcPr>
            <w:tcW w:w="709" w:type="dxa"/>
            <w:tcBorders>
              <w:top w:val="nil"/>
              <w:left w:val="nil"/>
              <w:bottom w:val="single" w:sz="4" w:space="0" w:color="auto"/>
              <w:right w:val="single" w:sz="4" w:space="0" w:color="auto"/>
            </w:tcBorders>
            <w:shd w:val="clear" w:color="000000" w:fill="FCE4D6"/>
            <w:noWrap/>
            <w:vAlign w:val="bottom"/>
            <w:hideMark/>
          </w:tcPr>
          <w:p w14:paraId="4293506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880CDF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06B812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746CD5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707534A"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28545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Cell death</w:t>
            </w:r>
          </w:p>
        </w:tc>
        <w:tc>
          <w:tcPr>
            <w:tcW w:w="4536" w:type="dxa"/>
            <w:tcBorders>
              <w:top w:val="nil"/>
              <w:left w:val="nil"/>
              <w:bottom w:val="single" w:sz="4" w:space="0" w:color="auto"/>
              <w:right w:val="single" w:sz="4" w:space="0" w:color="auto"/>
            </w:tcBorders>
            <w:shd w:val="clear" w:color="auto" w:fill="auto"/>
            <w:noWrap/>
            <w:vAlign w:val="bottom"/>
            <w:hideMark/>
          </w:tcPr>
          <w:p w14:paraId="1738A93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intrinsic apoptotic signaling pathway</w:t>
            </w:r>
          </w:p>
        </w:tc>
        <w:tc>
          <w:tcPr>
            <w:tcW w:w="709" w:type="dxa"/>
            <w:tcBorders>
              <w:top w:val="nil"/>
              <w:left w:val="nil"/>
              <w:bottom w:val="single" w:sz="4" w:space="0" w:color="auto"/>
              <w:right w:val="single" w:sz="4" w:space="0" w:color="auto"/>
            </w:tcBorders>
            <w:shd w:val="clear" w:color="000000" w:fill="FCE4D6"/>
            <w:noWrap/>
            <w:vAlign w:val="bottom"/>
            <w:hideMark/>
          </w:tcPr>
          <w:p w14:paraId="73C120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30A1B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5C962E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9E5269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B6145C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F131A3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AE0C19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programmed cell death</w:t>
            </w:r>
          </w:p>
        </w:tc>
        <w:tc>
          <w:tcPr>
            <w:tcW w:w="709" w:type="dxa"/>
            <w:tcBorders>
              <w:top w:val="nil"/>
              <w:left w:val="nil"/>
              <w:bottom w:val="single" w:sz="4" w:space="0" w:color="auto"/>
              <w:right w:val="single" w:sz="4" w:space="0" w:color="auto"/>
            </w:tcBorders>
            <w:shd w:val="clear" w:color="000000" w:fill="FCE4D6"/>
            <w:noWrap/>
            <w:vAlign w:val="bottom"/>
            <w:hideMark/>
          </w:tcPr>
          <w:p w14:paraId="3B7068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26970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21848C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8ADB76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20BDE0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DBEDAF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DE29F8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programmed cell death</w:t>
            </w:r>
          </w:p>
        </w:tc>
        <w:tc>
          <w:tcPr>
            <w:tcW w:w="709" w:type="dxa"/>
            <w:tcBorders>
              <w:top w:val="nil"/>
              <w:left w:val="nil"/>
              <w:bottom w:val="single" w:sz="4" w:space="0" w:color="auto"/>
              <w:right w:val="single" w:sz="4" w:space="0" w:color="auto"/>
            </w:tcBorders>
            <w:shd w:val="clear" w:color="000000" w:fill="FCE4D6"/>
            <w:noWrap/>
            <w:vAlign w:val="bottom"/>
            <w:hideMark/>
          </w:tcPr>
          <w:p w14:paraId="3A0FC7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A542DF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A743A5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7EE0A3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1F799D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C52069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1D3AA58"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apoptotic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03AC37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96A843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65F7B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813282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F495FFA" w14:textId="77777777" w:rsidTr="000726FF">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2D484E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Cell morphology</w:t>
            </w:r>
          </w:p>
        </w:tc>
        <w:tc>
          <w:tcPr>
            <w:tcW w:w="4536" w:type="dxa"/>
            <w:tcBorders>
              <w:top w:val="nil"/>
              <w:left w:val="nil"/>
              <w:bottom w:val="single" w:sz="4" w:space="0" w:color="auto"/>
              <w:right w:val="single" w:sz="4" w:space="0" w:color="auto"/>
            </w:tcBorders>
            <w:shd w:val="clear" w:color="auto" w:fill="auto"/>
            <w:noWrap/>
            <w:vAlign w:val="bottom"/>
            <w:hideMark/>
          </w:tcPr>
          <w:p w14:paraId="1DFB383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 projection morphogenesis</w:t>
            </w:r>
          </w:p>
        </w:tc>
        <w:tc>
          <w:tcPr>
            <w:tcW w:w="709" w:type="dxa"/>
            <w:tcBorders>
              <w:top w:val="nil"/>
              <w:left w:val="nil"/>
              <w:bottom w:val="single" w:sz="4" w:space="0" w:color="auto"/>
              <w:right w:val="single" w:sz="4" w:space="0" w:color="auto"/>
            </w:tcBorders>
            <w:shd w:val="clear" w:color="000000" w:fill="FCE4D6"/>
            <w:noWrap/>
            <w:vAlign w:val="bottom"/>
            <w:hideMark/>
          </w:tcPr>
          <w:p w14:paraId="49A81C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14BCD6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4145AE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BEF883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D8CE39F" w14:textId="77777777" w:rsidTr="000726FF">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2CF3C41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Cell motility</w:t>
            </w:r>
          </w:p>
        </w:tc>
        <w:tc>
          <w:tcPr>
            <w:tcW w:w="4536" w:type="dxa"/>
            <w:tcBorders>
              <w:top w:val="nil"/>
              <w:left w:val="nil"/>
              <w:bottom w:val="single" w:sz="4" w:space="0" w:color="auto"/>
              <w:right w:val="single" w:sz="4" w:space="0" w:color="auto"/>
            </w:tcBorders>
            <w:shd w:val="clear" w:color="auto" w:fill="auto"/>
            <w:noWrap/>
            <w:vAlign w:val="bottom"/>
            <w:hideMark/>
          </w:tcPr>
          <w:p w14:paraId="1EB5E6F8"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 chemotaxis</w:t>
            </w:r>
          </w:p>
        </w:tc>
        <w:tc>
          <w:tcPr>
            <w:tcW w:w="709" w:type="dxa"/>
            <w:tcBorders>
              <w:top w:val="nil"/>
              <w:left w:val="nil"/>
              <w:bottom w:val="single" w:sz="4" w:space="0" w:color="auto"/>
              <w:right w:val="single" w:sz="4" w:space="0" w:color="auto"/>
            </w:tcBorders>
            <w:shd w:val="clear" w:color="000000" w:fill="FCE4D6"/>
            <w:noWrap/>
            <w:vAlign w:val="bottom"/>
            <w:hideMark/>
          </w:tcPr>
          <w:p w14:paraId="436A784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6963BB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C7E1D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D4EA7E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ADA558C" w14:textId="77777777" w:rsidTr="000726FF">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105315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Cell response to stress</w:t>
            </w:r>
          </w:p>
        </w:tc>
        <w:tc>
          <w:tcPr>
            <w:tcW w:w="4536" w:type="dxa"/>
            <w:tcBorders>
              <w:top w:val="nil"/>
              <w:left w:val="nil"/>
              <w:bottom w:val="single" w:sz="4" w:space="0" w:color="auto"/>
              <w:right w:val="single" w:sz="4" w:space="0" w:color="auto"/>
            </w:tcBorders>
            <w:shd w:val="clear" w:color="auto" w:fill="auto"/>
            <w:noWrap/>
            <w:vAlign w:val="bottom"/>
            <w:hideMark/>
          </w:tcPr>
          <w:p w14:paraId="2F42A3A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response to hydrogen peroxide</w:t>
            </w:r>
          </w:p>
        </w:tc>
        <w:tc>
          <w:tcPr>
            <w:tcW w:w="709" w:type="dxa"/>
            <w:tcBorders>
              <w:top w:val="nil"/>
              <w:left w:val="nil"/>
              <w:bottom w:val="single" w:sz="4" w:space="0" w:color="auto"/>
              <w:right w:val="single" w:sz="4" w:space="0" w:color="auto"/>
            </w:tcBorders>
            <w:shd w:val="clear" w:color="000000" w:fill="FCE4D6"/>
            <w:noWrap/>
            <w:vAlign w:val="bottom"/>
            <w:hideMark/>
          </w:tcPr>
          <w:p w14:paraId="2A8C4D3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37A851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E502B2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4945DA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0B11A85"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51088F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DNA damage</w:t>
            </w:r>
          </w:p>
        </w:tc>
        <w:tc>
          <w:tcPr>
            <w:tcW w:w="4536" w:type="dxa"/>
            <w:tcBorders>
              <w:top w:val="nil"/>
              <w:left w:val="nil"/>
              <w:bottom w:val="single" w:sz="4" w:space="0" w:color="auto"/>
              <w:right w:val="single" w:sz="4" w:space="0" w:color="auto"/>
            </w:tcBorders>
            <w:shd w:val="clear" w:color="auto" w:fill="auto"/>
            <w:noWrap/>
            <w:vAlign w:val="bottom"/>
            <w:hideMark/>
          </w:tcPr>
          <w:p w14:paraId="266352E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DNA damage checkpoint</w:t>
            </w:r>
          </w:p>
        </w:tc>
        <w:tc>
          <w:tcPr>
            <w:tcW w:w="709" w:type="dxa"/>
            <w:tcBorders>
              <w:top w:val="nil"/>
              <w:left w:val="nil"/>
              <w:bottom w:val="single" w:sz="4" w:space="0" w:color="auto"/>
              <w:right w:val="single" w:sz="4" w:space="0" w:color="auto"/>
            </w:tcBorders>
            <w:shd w:val="clear" w:color="000000" w:fill="FCE4D6"/>
            <w:noWrap/>
            <w:vAlign w:val="bottom"/>
            <w:hideMark/>
          </w:tcPr>
          <w:p w14:paraId="4B706CB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306970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EDD6B8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DDEBF7"/>
            <w:noWrap/>
            <w:vAlign w:val="bottom"/>
            <w:hideMark/>
          </w:tcPr>
          <w:p w14:paraId="2F73989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6AF78A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5530F0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E732CB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response to DNA damage stimulus</w:t>
            </w:r>
          </w:p>
        </w:tc>
        <w:tc>
          <w:tcPr>
            <w:tcW w:w="709" w:type="dxa"/>
            <w:tcBorders>
              <w:top w:val="nil"/>
              <w:left w:val="nil"/>
              <w:bottom w:val="single" w:sz="4" w:space="0" w:color="auto"/>
              <w:right w:val="single" w:sz="4" w:space="0" w:color="auto"/>
            </w:tcBorders>
            <w:shd w:val="clear" w:color="000000" w:fill="FCE4D6"/>
            <w:noWrap/>
            <w:vAlign w:val="bottom"/>
            <w:hideMark/>
          </w:tcPr>
          <w:p w14:paraId="238688C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B3965D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4051AD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2E357E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E371E80"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B3982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DNA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18E1A81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DNA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3FAB84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47D27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050300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F507F7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CB7F47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399CA4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DF2AF7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DNA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242F4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DB529C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A103C3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BE3C98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31D6A94"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29AB8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Energy</w:t>
            </w:r>
          </w:p>
        </w:tc>
        <w:tc>
          <w:tcPr>
            <w:tcW w:w="4536" w:type="dxa"/>
            <w:tcBorders>
              <w:top w:val="nil"/>
              <w:left w:val="nil"/>
              <w:bottom w:val="single" w:sz="4" w:space="0" w:color="auto"/>
              <w:right w:val="single" w:sz="4" w:space="0" w:color="auto"/>
            </w:tcBorders>
            <w:shd w:val="clear" w:color="auto" w:fill="auto"/>
            <w:noWrap/>
            <w:vAlign w:val="bottom"/>
            <w:hideMark/>
          </w:tcPr>
          <w:p w14:paraId="71A64C6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glucose transport</w:t>
            </w:r>
          </w:p>
        </w:tc>
        <w:tc>
          <w:tcPr>
            <w:tcW w:w="709" w:type="dxa"/>
            <w:tcBorders>
              <w:top w:val="nil"/>
              <w:left w:val="nil"/>
              <w:bottom w:val="single" w:sz="4" w:space="0" w:color="auto"/>
              <w:right w:val="single" w:sz="4" w:space="0" w:color="auto"/>
            </w:tcBorders>
            <w:shd w:val="clear" w:color="000000" w:fill="FCE4D6"/>
            <w:noWrap/>
            <w:vAlign w:val="bottom"/>
            <w:hideMark/>
          </w:tcPr>
          <w:p w14:paraId="13CD2CA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13625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544F4F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DDEBF7"/>
            <w:noWrap/>
            <w:vAlign w:val="bottom"/>
            <w:hideMark/>
          </w:tcPr>
          <w:p w14:paraId="5176BC2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C6D672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A8E890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92AD20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glucose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AC7B77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AD5820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BE9484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F87164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A34C972"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1AE4B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Ion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4EC5E88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cation homeostasis</w:t>
            </w:r>
          </w:p>
        </w:tc>
        <w:tc>
          <w:tcPr>
            <w:tcW w:w="709" w:type="dxa"/>
            <w:tcBorders>
              <w:top w:val="nil"/>
              <w:left w:val="nil"/>
              <w:bottom w:val="single" w:sz="4" w:space="0" w:color="auto"/>
              <w:right w:val="single" w:sz="4" w:space="0" w:color="auto"/>
            </w:tcBorders>
            <w:shd w:val="clear" w:color="000000" w:fill="FCE4D6"/>
            <w:noWrap/>
            <w:vAlign w:val="bottom"/>
            <w:hideMark/>
          </w:tcPr>
          <w:p w14:paraId="1976298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525145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A8AFD3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121011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4F30FB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620E35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6BD908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cation homeostasis</w:t>
            </w:r>
          </w:p>
        </w:tc>
        <w:tc>
          <w:tcPr>
            <w:tcW w:w="709" w:type="dxa"/>
            <w:tcBorders>
              <w:top w:val="nil"/>
              <w:left w:val="nil"/>
              <w:bottom w:val="single" w:sz="4" w:space="0" w:color="auto"/>
              <w:right w:val="single" w:sz="4" w:space="0" w:color="auto"/>
            </w:tcBorders>
            <w:shd w:val="clear" w:color="000000" w:fill="FCE4D6"/>
            <w:noWrap/>
            <w:vAlign w:val="bottom"/>
            <w:hideMark/>
          </w:tcPr>
          <w:p w14:paraId="415DD5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7D8FB0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A23BD5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824C0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33F767E"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BAD9D3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E743AD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ion homeostasis</w:t>
            </w:r>
          </w:p>
        </w:tc>
        <w:tc>
          <w:tcPr>
            <w:tcW w:w="709" w:type="dxa"/>
            <w:tcBorders>
              <w:top w:val="nil"/>
              <w:left w:val="nil"/>
              <w:bottom w:val="single" w:sz="4" w:space="0" w:color="auto"/>
              <w:right w:val="single" w:sz="4" w:space="0" w:color="auto"/>
            </w:tcBorders>
            <w:shd w:val="clear" w:color="000000" w:fill="FCE4D6"/>
            <w:noWrap/>
            <w:vAlign w:val="bottom"/>
            <w:hideMark/>
          </w:tcPr>
          <w:p w14:paraId="4C0317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D96A92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7E3251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011BAF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B5AA5B3"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B19FE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Lipid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4D5062D8"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glycolipid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FECD0F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B1934B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1078DD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9DA6B7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6A547E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F93B79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0F612F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glycolipid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B4246A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89E367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89D128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CDBC87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6DA662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DC4533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FBA41B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sphingolipid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777312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2A506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FE3F24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6D1BA0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8212722" w14:textId="77777777" w:rsidTr="000726FF">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238E98B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Membrane biogenesis</w:t>
            </w:r>
          </w:p>
        </w:tc>
        <w:tc>
          <w:tcPr>
            <w:tcW w:w="4536" w:type="dxa"/>
            <w:tcBorders>
              <w:top w:val="nil"/>
              <w:left w:val="nil"/>
              <w:bottom w:val="single" w:sz="4" w:space="0" w:color="auto"/>
              <w:right w:val="single" w:sz="4" w:space="0" w:color="auto"/>
            </w:tcBorders>
            <w:shd w:val="clear" w:color="auto" w:fill="auto"/>
            <w:noWrap/>
            <w:vAlign w:val="bottom"/>
            <w:hideMark/>
          </w:tcPr>
          <w:p w14:paraId="3084E86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membrane lipid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5D4043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1B3960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18FDD7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730044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A33B2AF"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E7092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Metabolism</w:t>
            </w:r>
          </w:p>
        </w:tc>
        <w:tc>
          <w:tcPr>
            <w:tcW w:w="4536" w:type="dxa"/>
            <w:tcBorders>
              <w:top w:val="nil"/>
              <w:left w:val="nil"/>
              <w:bottom w:val="single" w:sz="4" w:space="0" w:color="auto"/>
              <w:right w:val="single" w:sz="4" w:space="0" w:color="auto"/>
            </w:tcBorders>
            <w:shd w:val="clear" w:color="auto" w:fill="auto"/>
            <w:noWrap/>
            <w:vAlign w:val="bottom"/>
            <w:hideMark/>
          </w:tcPr>
          <w:p w14:paraId="1C58350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hexose transport</w:t>
            </w:r>
          </w:p>
        </w:tc>
        <w:tc>
          <w:tcPr>
            <w:tcW w:w="709" w:type="dxa"/>
            <w:tcBorders>
              <w:top w:val="nil"/>
              <w:left w:val="nil"/>
              <w:bottom w:val="single" w:sz="4" w:space="0" w:color="auto"/>
              <w:right w:val="single" w:sz="4" w:space="0" w:color="auto"/>
            </w:tcBorders>
            <w:shd w:val="clear" w:color="000000" w:fill="FCE4D6"/>
            <w:noWrap/>
            <w:vAlign w:val="bottom"/>
            <w:hideMark/>
          </w:tcPr>
          <w:p w14:paraId="7EF634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64A6F6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0A13B4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DDEBF7"/>
            <w:noWrap/>
            <w:vAlign w:val="bottom"/>
            <w:hideMark/>
          </w:tcPr>
          <w:p w14:paraId="346B0F3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63870F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C5AA72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CCBA39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B4FADA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AC5925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88B25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D2BD93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C78D6B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E527BB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D61CA7E"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protein complex assembly</w:t>
            </w:r>
          </w:p>
        </w:tc>
        <w:tc>
          <w:tcPr>
            <w:tcW w:w="709" w:type="dxa"/>
            <w:tcBorders>
              <w:top w:val="nil"/>
              <w:left w:val="nil"/>
              <w:bottom w:val="single" w:sz="4" w:space="0" w:color="auto"/>
              <w:right w:val="single" w:sz="4" w:space="0" w:color="auto"/>
            </w:tcBorders>
            <w:shd w:val="clear" w:color="000000" w:fill="FCE4D6"/>
            <w:noWrap/>
            <w:vAlign w:val="bottom"/>
            <w:hideMark/>
          </w:tcPr>
          <w:p w14:paraId="4BA20C8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2C77F3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A67671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BEA096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B83E2E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2D314A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6CD598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glycosaminoglycan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EEFCBA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063E5E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377F03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B4830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750A02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DA3F8D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68DB91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hexose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602FD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BC1166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985B5D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99E41D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17B236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B1E051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9B5166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hexose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329FE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D10C49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752267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59ADF7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C3FBF2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C0A247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C25175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modification-dependent macromolecule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5FD03A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680F2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BE80A3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FDC94A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3BF0282"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49632D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129F20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modification-dependent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1368A5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4656A3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1A7C40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C18F01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4D8847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1D02DD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A7C3BD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cellular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B10AF0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A177D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2254FF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C78797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4F54CD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15E25C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3DC937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cellular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01146D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1D6A8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2F7ED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C5A72D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FD7B34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191F30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725375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macromolecule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9C9291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5398C4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BC7597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9C0ADC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CE6B2E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105EB6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B25DB2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cellular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655ABE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FB1A2D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CC153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FAA21F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E95209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9698F7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1B2DDA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cellular protein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5EEBD7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2E8527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5B10C0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4265B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2EFD22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A107ED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5E0236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hydrolase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42BBF47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F9DB02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F7C845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6EED1B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80F97D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55D6A3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BBFE61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macromolecule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BE9F53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9710D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10EB64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C7322E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6C8390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941FB3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34F1F1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phosphorus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D693C8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942F7B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925A23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3CDBC9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3EF126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A3FC0E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AD7C96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cellular macromolecule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355BDA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B5945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AC267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F11AB8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5595A9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5A276A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4AFA29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0FD493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FEF36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6FC2D5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36504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9DF49F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FF4191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274160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response to hexose</w:t>
            </w:r>
          </w:p>
        </w:tc>
        <w:tc>
          <w:tcPr>
            <w:tcW w:w="709" w:type="dxa"/>
            <w:tcBorders>
              <w:top w:val="nil"/>
              <w:left w:val="nil"/>
              <w:bottom w:val="single" w:sz="4" w:space="0" w:color="auto"/>
              <w:right w:val="single" w:sz="4" w:space="0" w:color="auto"/>
            </w:tcBorders>
            <w:shd w:val="clear" w:color="000000" w:fill="FCE4D6"/>
            <w:noWrap/>
            <w:vAlign w:val="bottom"/>
            <w:hideMark/>
          </w:tcPr>
          <w:p w14:paraId="3A7CB4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D2FE14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0E341D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962443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93D983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625893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90E89F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transferase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7DD02B1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611E11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6F4A04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1B649E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A71E8E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B04DDB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4BA21E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protein complex disassembly</w:t>
            </w:r>
          </w:p>
        </w:tc>
        <w:tc>
          <w:tcPr>
            <w:tcW w:w="709" w:type="dxa"/>
            <w:tcBorders>
              <w:top w:val="nil"/>
              <w:left w:val="nil"/>
              <w:bottom w:val="single" w:sz="4" w:space="0" w:color="auto"/>
              <w:right w:val="single" w:sz="4" w:space="0" w:color="auto"/>
            </w:tcBorders>
            <w:shd w:val="clear" w:color="000000" w:fill="FCE4D6"/>
            <w:noWrap/>
            <w:vAlign w:val="bottom"/>
            <w:hideMark/>
          </w:tcPr>
          <w:p w14:paraId="23B44B4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6B8B60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072C6FE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4ECDDBB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1E02B69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F01747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5DE8F3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cyclic nucleotide catabolic process</w:t>
            </w:r>
          </w:p>
        </w:tc>
        <w:tc>
          <w:tcPr>
            <w:tcW w:w="709" w:type="dxa"/>
            <w:tcBorders>
              <w:top w:val="nil"/>
              <w:left w:val="nil"/>
              <w:bottom w:val="single" w:sz="4" w:space="0" w:color="auto"/>
              <w:right w:val="single" w:sz="4" w:space="0" w:color="auto"/>
            </w:tcBorders>
            <w:shd w:val="clear" w:color="000000" w:fill="DDEBF7"/>
            <w:noWrap/>
            <w:vAlign w:val="bottom"/>
            <w:hideMark/>
          </w:tcPr>
          <w:p w14:paraId="0629067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FCE4D6"/>
            <w:noWrap/>
            <w:vAlign w:val="bottom"/>
            <w:hideMark/>
          </w:tcPr>
          <w:p w14:paraId="6EEA337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9C5181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093A560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1EB7D31A"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2472B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Nuclear transport</w:t>
            </w:r>
          </w:p>
        </w:tc>
        <w:tc>
          <w:tcPr>
            <w:tcW w:w="4536" w:type="dxa"/>
            <w:tcBorders>
              <w:top w:val="nil"/>
              <w:left w:val="nil"/>
              <w:bottom w:val="single" w:sz="4" w:space="0" w:color="auto"/>
              <w:right w:val="single" w:sz="4" w:space="0" w:color="auto"/>
            </w:tcBorders>
            <w:shd w:val="clear" w:color="auto" w:fill="auto"/>
            <w:noWrap/>
            <w:vAlign w:val="bottom"/>
            <w:hideMark/>
          </w:tcPr>
          <w:p w14:paraId="36527E0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nuclear export</w:t>
            </w:r>
          </w:p>
        </w:tc>
        <w:tc>
          <w:tcPr>
            <w:tcW w:w="709" w:type="dxa"/>
            <w:tcBorders>
              <w:top w:val="nil"/>
              <w:left w:val="nil"/>
              <w:bottom w:val="single" w:sz="4" w:space="0" w:color="auto"/>
              <w:right w:val="single" w:sz="4" w:space="0" w:color="auto"/>
            </w:tcBorders>
            <w:shd w:val="clear" w:color="000000" w:fill="FCE4D6"/>
            <w:noWrap/>
            <w:vAlign w:val="bottom"/>
            <w:hideMark/>
          </w:tcPr>
          <w:p w14:paraId="15B8887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357F5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063B9C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CDB93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AC4C15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D2A483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A22240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nuclear import</w:t>
            </w:r>
          </w:p>
        </w:tc>
        <w:tc>
          <w:tcPr>
            <w:tcW w:w="709" w:type="dxa"/>
            <w:tcBorders>
              <w:top w:val="nil"/>
              <w:left w:val="nil"/>
              <w:bottom w:val="single" w:sz="4" w:space="0" w:color="auto"/>
              <w:right w:val="single" w:sz="4" w:space="0" w:color="auto"/>
            </w:tcBorders>
            <w:shd w:val="clear" w:color="000000" w:fill="FCE4D6"/>
            <w:noWrap/>
            <w:vAlign w:val="bottom"/>
            <w:hideMark/>
          </w:tcPr>
          <w:p w14:paraId="7ACDE30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78BA1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2C7D46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72C54F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9698E92"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398A6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Nucleotide/nucleoside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3F8092C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triphosphate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28B969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01CDE7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E8F839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DDEBF7"/>
            <w:noWrap/>
            <w:vAlign w:val="bottom"/>
            <w:hideMark/>
          </w:tcPr>
          <w:p w14:paraId="12B874E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584C73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18F49E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113457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B5BB2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7E655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A5809F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E83133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40CADB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1DBAFE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3F8BEE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8BFCF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17E9A5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0F428D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1CF982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2780E4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570288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ACEC87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phosphate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9ED2A6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A80EC4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EF5AD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20705D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7422EE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2C7A4D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00B7BB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phosphate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394CF8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EEA378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A61E49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88BD39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5AFDFDE"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10E8AA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5EA9CC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48D9C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7BE2BD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5A3E9A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C46DD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8C5241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72C24B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389248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nucleoside triphosphate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F4AEA5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80C03C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FF91D9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2F1FEB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BED621E"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E068B5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C1CFC5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nucleotide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F09B77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2CF9DC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1E5B85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4DC8BD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DE2925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CD9D66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C037F3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nucleotide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D34519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B2B34A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38F848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3DBAF5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EA4DFF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81414F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57595D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nucleotide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B02E7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964A8D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5AD2E2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FD0219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97413B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630DF3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BF0550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nucleobase-containing compound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DFB377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98C0AC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C873F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B925FD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043673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5257EC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A7D07E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nucleoside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9A44B6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EEDBA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11CC6D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804191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5705E8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4DA829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DCFBE4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nucleoside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5C2ABB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841643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FAF682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73C756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011F9A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2E691A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26D45E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nucleoside triphosphate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5203B5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0904EF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B3250F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458070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3974D5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CA31CF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899EF8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nucleoside triphosphate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4875E7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840EE0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DF9403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E2243F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27E4C5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E7E522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F2181D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nucleotide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37E3A3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C8C43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C0A028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71097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44074D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243A84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89BA39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nucleotide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5E04CC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8EEFFA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3D1B54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F2547C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4553ED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7CF2F3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252A23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nucleotide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72657B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500271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1E8001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C57188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B4401DB"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558E71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EA5680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ribonucleoside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A9450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6DE197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1831EE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E4655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4311F5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B080AF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E98BE5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ribonucleotide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4CA833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819BC7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E60CE8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2DF865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AA1880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B8BB90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A46F1E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purine ribonucleotide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EBAFE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6AFA3C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B2B490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69DB12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CAF0CA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1EC0EC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7FF651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nucleoside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BD544A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FB7575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79F7A6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C289A2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86AE54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2865DB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7C6A5B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nucleotide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ACFAAE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BDC48D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CE25F2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369443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20B3502"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7EB5CF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B5B419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nucleotide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6EFCBB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8671C7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6BC247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AD1147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0A83FC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2FD596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C5BAFC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nucleobase-containing compound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473BD7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73833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20B7C1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DA4A70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E7F92F7"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A3DB1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lastRenderedPageBreak/>
              <w:t>Protein degradation</w:t>
            </w:r>
          </w:p>
        </w:tc>
        <w:tc>
          <w:tcPr>
            <w:tcW w:w="4536" w:type="dxa"/>
            <w:tcBorders>
              <w:top w:val="nil"/>
              <w:left w:val="nil"/>
              <w:bottom w:val="single" w:sz="4" w:space="0" w:color="auto"/>
              <w:right w:val="single" w:sz="4" w:space="0" w:color="auto"/>
            </w:tcBorders>
            <w:shd w:val="clear" w:color="auto" w:fill="auto"/>
            <w:noWrap/>
            <w:vAlign w:val="bottom"/>
            <w:hideMark/>
          </w:tcPr>
          <w:p w14:paraId="661999E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proteasome-mediated ubiquitin-dependent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F3175B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77D44D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BC7E7C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F13325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9A02ABB"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F35F9A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4B65E8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proteolysis</w:t>
            </w:r>
          </w:p>
        </w:tc>
        <w:tc>
          <w:tcPr>
            <w:tcW w:w="709" w:type="dxa"/>
            <w:tcBorders>
              <w:top w:val="nil"/>
              <w:left w:val="nil"/>
              <w:bottom w:val="single" w:sz="4" w:space="0" w:color="auto"/>
              <w:right w:val="single" w:sz="4" w:space="0" w:color="auto"/>
            </w:tcBorders>
            <w:shd w:val="clear" w:color="000000" w:fill="FCE4D6"/>
            <w:noWrap/>
            <w:vAlign w:val="bottom"/>
            <w:hideMark/>
          </w:tcPr>
          <w:p w14:paraId="2355D82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F5252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42CDAD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7D38B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44F78F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09404D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98AEC8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peptidase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21A0958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895A63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015CEE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FAFBF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3C33E4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7E0505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37693F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proteasomal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71812E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19AC2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929344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CC6DAC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3F2173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43A43E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A4AC6C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proteasomal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1B8E1C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CB9E06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1E21B0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A34501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C0B2FA3"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71790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Protein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013D496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cellular protein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734D2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0795E5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B2409A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094158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6D8C1E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42F7E9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D195DB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protein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12D52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2BE3AB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6DF526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068FDA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FCF0B2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493452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0D1F17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protein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12A4B4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E97FC0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7AD5D3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0DD95F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73E9B8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4EBE30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872951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cellular protein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ECE304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71EF1F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935EA0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45FB8B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BB5B2A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E1495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8C8148E"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protein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EC9660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F5BD73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15CF79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692E05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97D4DA4"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92FE2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Protein modification</w:t>
            </w:r>
          </w:p>
        </w:tc>
        <w:tc>
          <w:tcPr>
            <w:tcW w:w="4536" w:type="dxa"/>
            <w:tcBorders>
              <w:top w:val="nil"/>
              <w:left w:val="nil"/>
              <w:bottom w:val="single" w:sz="4" w:space="0" w:color="auto"/>
              <w:right w:val="single" w:sz="4" w:space="0" w:color="auto"/>
            </w:tcBorders>
            <w:shd w:val="clear" w:color="auto" w:fill="auto"/>
            <w:noWrap/>
            <w:vAlign w:val="bottom"/>
            <w:hideMark/>
          </w:tcPr>
          <w:p w14:paraId="562D812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cellular protein modification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ABF89B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113B45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BFAF6B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5D7239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C62235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187B1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13744D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glycoprotein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0591FB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6224BA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CBD2AE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0237C3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9C34F6B"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BF207F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F2835E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post-translational protein modification</w:t>
            </w:r>
          </w:p>
        </w:tc>
        <w:tc>
          <w:tcPr>
            <w:tcW w:w="709" w:type="dxa"/>
            <w:tcBorders>
              <w:top w:val="nil"/>
              <w:left w:val="nil"/>
              <w:bottom w:val="single" w:sz="4" w:space="0" w:color="auto"/>
              <w:right w:val="single" w:sz="4" w:space="0" w:color="auto"/>
            </w:tcBorders>
            <w:shd w:val="clear" w:color="000000" w:fill="FCE4D6"/>
            <w:noWrap/>
            <w:vAlign w:val="bottom"/>
            <w:hideMark/>
          </w:tcPr>
          <w:p w14:paraId="34A9522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EC0D36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67B8D6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CEBB67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EC5260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4CA763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626EF1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protein modification by small protein conjugation or removal</w:t>
            </w:r>
          </w:p>
        </w:tc>
        <w:tc>
          <w:tcPr>
            <w:tcW w:w="709" w:type="dxa"/>
            <w:tcBorders>
              <w:top w:val="nil"/>
              <w:left w:val="nil"/>
              <w:bottom w:val="single" w:sz="4" w:space="0" w:color="auto"/>
              <w:right w:val="single" w:sz="4" w:space="0" w:color="auto"/>
            </w:tcBorders>
            <w:shd w:val="clear" w:color="000000" w:fill="FCE4D6"/>
            <w:noWrap/>
            <w:vAlign w:val="bottom"/>
            <w:hideMark/>
          </w:tcPr>
          <w:p w14:paraId="3EAFBCB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6E6C2F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DD36B4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2C871D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8EB7AB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C50558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0EDE00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protein processing</w:t>
            </w:r>
          </w:p>
        </w:tc>
        <w:tc>
          <w:tcPr>
            <w:tcW w:w="709" w:type="dxa"/>
            <w:tcBorders>
              <w:top w:val="nil"/>
              <w:left w:val="nil"/>
              <w:bottom w:val="single" w:sz="4" w:space="0" w:color="auto"/>
              <w:right w:val="single" w:sz="4" w:space="0" w:color="auto"/>
            </w:tcBorders>
            <w:shd w:val="clear" w:color="000000" w:fill="FCE4D6"/>
            <w:noWrap/>
            <w:vAlign w:val="bottom"/>
            <w:hideMark/>
          </w:tcPr>
          <w:p w14:paraId="00B7568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47FAD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1261DD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E525DF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FE3F5FB"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CCF07E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D702CA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protein modification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36E9C0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5646E5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8E9E97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0AEE06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2E62C6F"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60964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F729BA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protein processing</w:t>
            </w:r>
          </w:p>
        </w:tc>
        <w:tc>
          <w:tcPr>
            <w:tcW w:w="709" w:type="dxa"/>
            <w:tcBorders>
              <w:top w:val="nil"/>
              <w:left w:val="nil"/>
              <w:bottom w:val="single" w:sz="4" w:space="0" w:color="auto"/>
              <w:right w:val="single" w:sz="4" w:space="0" w:color="auto"/>
            </w:tcBorders>
            <w:shd w:val="clear" w:color="000000" w:fill="FCE4D6"/>
            <w:noWrap/>
            <w:vAlign w:val="bottom"/>
            <w:hideMark/>
          </w:tcPr>
          <w:p w14:paraId="6ACB334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07B3FA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346A6B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8759BC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097BC99"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4383E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Protein transport/targeting</w:t>
            </w:r>
          </w:p>
        </w:tc>
        <w:tc>
          <w:tcPr>
            <w:tcW w:w="4536" w:type="dxa"/>
            <w:tcBorders>
              <w:top w:val="nil"/>
              <w:left w:val="nil"/>
              <w:bottom w:val="single" w:sz="4" w:space="0" w:color="auto"/>
              <w:right w:val="single" w:sz="4" w:space="0" w:color="auto"/>
            </w:tcBorders>
            <w:shd w:val="clear" w:color="auto" w:fill="auto"/>
            <w:noWrap/>
            <w:vAlign w:val="bottom"/>
            <w:hideMark/>
          </w:tcPr>
          <w:p w14:paraId="202900A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protein targeting</w:t>
            </w:r>
          </w:p>
        </w:tc>
        <w:tc>
          <w:tcPr>
            <w:tcW w:w="709" w:type="dxa"/>
            <w:tcBorders>
              <w:top w:val="nil"/>
              <w:left w:val="nil"/>
              <w:bottom w:val="single" w:sz="4" w:space="0" w:color="auto"/>
              <w:right w:val="single" w:sz="4" w:space="0" w:color="auto"/>
            </w:tcBorders>
            <w:shd w:val="clear" w:color="000000" w:fill="FCE4D6"/>
            <w:noWrap/>
            <w:vAlign w:val="bottom"/>
            <w:hideMark/>
          </w:tcPr>
          <w:p w14:paraId="6009D8A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4CA94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1AA663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7C54143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1AD09E5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82B0BE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67574D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protein targeting to membrane</w:t>
            </w:r>
          </w:p>
        </w:tc>
        <w:tc>
          <w:tcPr>
            <w:tcW w:w="709" w:type="dxa"/>
            <w:tcBorders>
              <w:top w:val="nil"/>
              <w:left w:val="nil"/>
              <w:bottom w:val="single" w:sz="4" w:space="0" w:color="auto"/>
              <w:right w:val="single" w:sz="4" w:space="0" w:color="auto"/>
            </w:tcBorders>
            <w:shd w:val="clear" w:color="000000" w:fill="FCE4D6"/>
            <w:noWrap/>
            <w:vAlign w:val="bottom"/>
            <w:hideMark/>
          </w:tcPr>
          <w:p w14:paraId="23102B9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E65A86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5CFB7CF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36F61D5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0E8E897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0578CF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9C7579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protein transport</w:t>
            </w:r>
          </w:p>
        </w:tc>
        <w:tc>
          <w:tcPr>
            <w:tcW w:w="709" w:type="dxa"/>
            <w:tcBorders>
              <w:top w:val="nil"/>
              <w:left w:val="nil"/>
              <w:bottom w:val="single" w:sz="4" w:space="0" w:color="auto"/>
              <w:right w:val="single" w:sz="4" w:space="0" w:color="auto"/>
            </w:tcBorders>
            <w:shd w:val="clear" w:color="000000" w:fill="FCE4D6"/>
            <w:noWrap/>
            <w:vAlign w:val="bottom"/>
            <w:hideMark/>
          </w:tcPr>
          <w:p w14:paraId="7F7710D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5CF018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17A224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583061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8E9DF24"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3B4DA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RNA metabolism</w:t>
            </w:r>
          </w:p>
        </w:tc>
        <w:tc>
          <w:tcPr>
            <w:tcW w:w="4536" w:type="dxa"/>
            <w:tcBorders>
              <w:top w:val="nil"/>
              <w:left w:val="nil"/>
              <w:bottom w:val="single" w:sz="4" w:space="0" w:color="auto"/>
              <w:right w:val="single" w:sz="4" w:space="0" w:color="auto"/>
            </w:tcBorders>
            <w:shd w:val="clear" w:color="auto" w:fill="auto"/>
            <w:noWrap/>
            <w:vAlign w:val="bottom"/>
            <w:hideMark/>
          </w:tcPr>
          <w:p w14:paraId="371FC45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8BBCC9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7A4A34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218E6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5053C64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68D4279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F224A0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17E181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processing</w:t>
            </w:r>
          </w:p>
        </w:tc>
        <w:tc>
          <w:tcPr>
            <w:tcW w:w="709" w:type="dxa"/>
            <w:tcBorders>
              <w:top w:val="nil"/>
              <w:left w:val="nil"/>
              <w:bottom w:val="single" w:sz="4" w:space="0" w:color="auto"/>
              <w:right w:val="single" w:sz="4" w:space="0" w:color="auto"/>
            </w:tcBorders>
            <w:shd w:val="clear" w:color="000000" w:fill="FCE4D6"/>
            <w:noWrap/>
            <w:vAlign w:val="bottom"/>
            <w:hideMark/>
          </w:tcPr>
          <w:p w14:paraId="3D6E79B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240B2D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7195C3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42F269D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24E6024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E00943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741F3B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RNA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82EA9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12DBD7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2CB028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12CF5F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1C902F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6F1C13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38F5FD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RNA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E5D49D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BE5E16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D04ACF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76B7DE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7E558B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783C2F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4DAE2D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RNA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C3CD73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518A6D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DC5E59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C06B1F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B71B3C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4887EF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37B2BC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RNA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74A988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3C95D5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F0E893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BB35FD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988D0E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40A6A8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EA58E5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ribonucleoside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30527C8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77FB6C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99406E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ED9832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F92FCD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0C2D2B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D1A4AB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ribonucleoside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4B1039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5E422D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C1910D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8A791D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57A77B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4FA70C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6C4CC93"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ribonucleoside triphosphate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6E8CDD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C2C770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0E053C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8FA4D7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6BFDE1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6508B1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AF4CDE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ribonucleoside triphosphate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6C8B8A4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043C51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2EBF4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11FA9B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B50B3F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9B7800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FB67EE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ribonucleotide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17303EC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0E491A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BB3E90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00001C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6855396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213E21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FD484E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ribonucleotide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76FAC2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D0CE6E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303390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DAEDCB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F3469B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888332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C1F605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ribonucleotide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2ABFEF8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053F20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F79631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EDB540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5BEEF8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8C94A9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D3FF91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ribose phosphate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A42FC6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6DB007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AACF2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7D65D1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E80B28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8F837F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588708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biosynthetic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E51A47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D1E3BC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BE7E1A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9C8FC3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0D8566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A4CE79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35E497A"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phosphodiester bond hydrolysis</w:t>
            </w:r>
          </w:p>
        </w:tc>
        <w:tc>
          <w:tcPr>
            <w:tcW w:w="709" w:type="dxa"/>
            <w:tcBorders>
              <w:top w:val="nil"/>
              <w:left w:val="nil"/>
              <w:bottom w:val="single" w:sz="4" w:space="0" w:color="auto"/>
              <w:right w:val="single" w:sz="4" w:space="0" w:color="auto"/>
            </w:tcBorders>
            <w:shd w:val="clear" w:color="000000" w:fill="FCE4D6"/>
            <w:noWrap/>
            <w:vAlign w:val="bottom"/>
            <w:hideMark/>
          </w:tcPr>
          <w:p w14:paraId="3335A63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C35434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261B07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8BC74C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B86F53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6766C2F"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820E93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phosphodiester bond hydrolysis, endonucleolytic</w:t>
            </w:r>
          </w:p>
        </w:tc>
        <w:tc>
          <w:tcPr>
            <w:tcW w:w="709" w:type="dxa"/>
            <w:tcBorders>
              <w:top w:val="nil"/>
              <w:left w:val="nil"/>
              <w:bottom w:val="single" w:sz="4" w:space="0" w:color="auto"/>
              <w:right w:val="single" w:sz="4" w:space="0" w:color="auto"/>
            </w:tcBorders>
            <w:shd w:val="clear" w:color="000000" w:fill="FCE4D6"/>
            <w:noWrap/>
            <w:vAlign w:val="bottom"/>
            <w:hideMark/>
          </w:tcPr>
          <w:p w14:paraId="71A0CE4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115E0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F3F2F3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602912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2E6CF2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379D80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46091D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transport</w:t>
            </w:r>
          </w:p>
        </w:tc>
        <w:tc>
          <w:tcPr>
            <w:tcW w:w="709" w:type="dxa"/>
            <w:tcBorders>
              <w:top w:val="nil"/>
              <w:left w:val="nil"/>
              <w:bottom w:val="single" w:sz="4" w:space="0" w:color="auto"/>
              <w:right w:val="single" w:sz="4" w:space="0" w:color="auto"/>
            </w:tcBorders>
            <w:shd w:val="clear" w:color="000000" w:fill="FCE4D6"/>
            <w:noWrap/>
            <w:vAlign w:val="bottom"/>
            <w:hideMark/>
          </w:tcPr>
          <w:p w14:paraId="57C7485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32EC85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4C759F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ED3155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C10FD4A"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BA5BA2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FE3195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6513BF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57710B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33C9BC2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5D435B4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150F8573" w14:textId="77777777" w:rsidTr="000726FF">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2D20BE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Secretion</w:t>
            </w:r>
          </w:p>
        </w:tc>
        <w:tc>
          <w:tcPr>
            <w:tcW w:w="4536" w:type="dxa"/>
            <w:tcBorders>
              <w:top w:val="nil"/>
              <w:left w:val="nil"/>
              <w:bottom w:val="single" w:sz="4" w:space="0" w:color="auto"/>
              <w:right w:val="single" w:sz="4" w:space="0" w:color="auto"/>
            </w:tcBorders>
            <w:shd w:val="clear" w:color="auto" w:fill="auto"/>
            <w:noWrap/>
            <w:vAlign w:val="bottom"/>
            <w:hideMark/>
          </w:tcPr>
          <w:p w14:paraId="3F20494E"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exocytosis</w:t>
            </w:r>
          </w:p>
        </w:tc>
        <w:tc>
          <w:tcPr>
            <w:tcW w:w="709" w:type="dxa"/>
            <w:tcBorders>
              <w:top w:val="nil"/>
              <w:left w:val="nil"/>
              <w:bottom w:val="single" w:sz="4" w:space="0" w:color="auto"/>
              <w:right w:val="single" w:sz="4" w:space="0" w:color="auto"/>
            </w:tcBorders>
            <w:shd w:val="clear" w:color="000000" w:fill="FCE4D6"/>
            <w:noWrap/>
            <w:vAlign w:val="bottom"/>
            <w:hideMark/>
          </w:tcPr>
          <w:p w14:paraId="54A916B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5DA55F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420772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C88541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CAF2CCD"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7F472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lastRenderedPageBreak/>
              <w:t>Signaling</w:t>
            </w:r>
          </w:p>
        </w:tc>
        <w:tc>
          <w:tcPr>
            <w:tcW w:w="4536" w:type="dxa"/>
            <w:tcBorders>
              <w:top w:val="nil"/>
              <w:left w:val="nil"/>
              <w:bottom w:val="single" w:sz="4" w:space="0" w:color="auto"/>
              <w:right w:val="single" w:sz="4" w:space="0" w:color="auto"/>
            </w:tcBorders>
            <w:shd w:val="clear" w:color="auto" w:fill="auto"/>
            <w:noWrap/>
            <w:vAlign w:val="bottom"/>
            <w:hideMark/>
          </w:tcPr>
          <w:p w14:paraId="20D9436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enzyme linked receptor protein signaling pathway</w:t>
            </w:r>
          </w:p>
        </w:tc>
        <w:tc>
          <w:tcPr>
            <w:tcW w:w="709" w:type="dxa"/>
            <w:tcBorders>
              <w:top w:val="nil"/>
              <w:left w:val="nil"/>
              <w:bottom w:val="single" w:sz="4" w:space="0" w:color="auto"/>
              <w:right w:val="single" w:sz="4" w:space="0" w:color="auto"/>
            </w:tcBorders>
            <w:shd w:val="clear" w:color="000000" w:fill="FCE4D6"/>
            <w:noWrap/>
            <w:vAlign w:val="bottom"/>
            <w:hideMark/>
          </w:tcPr>
          <w:p w14:paraId="49FB0AD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EDC178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C7F50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B48389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640DCB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56A6A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2449AB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G-protein coupled receptor signaling pathway</w:t>
            </w:r>
          </w:p>
        </w:tc>
        <w:tc>
          <w:tcPr>
            <w:tcW w:w="709" w:type="dxa"/>
            <w:tcBorders>
              <w:top w:val="nil"/>
              <w:left w:val="nil"/>
              <w:bottom w:val="single" w:sz="4" w:space="0" w:color="auto"/>
              <w:right w:val="single" w:sz="4" w:space="0" w:color="auto"/>
            </w:tcBorders>
            <w:shd w:val="clear" w:color="000000" w:fill="FCE4D6"/>
            <w:noWrap/>
            <w:vAlign w:val="bottom"/>
            <w:hideMark/>
          </w:tcPr>
          <w:p w14:paraId="1CEFC82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5DE551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D722FF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0A5DDF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F6DBF5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15F403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E2FC74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inositol lipid-mediated signaling</w:t>
            </w:r>
          </w:p>
        </w:tc>
        <w:tc>
          <w:tcPr>
            <w:tcW w:w="709" w:type="dxa"/>
            <w:tcBorders>
              <w:top w:val="nil"/>
              <w:left w:val="nil"/>
              <w:bottom w:val="single" w:sz="4" w:space="0" w:color="auto"/>
              <w:right w:val="single" w:sz="4" w:space="0" w:color="auto"/>
            </w:tcBorders>
            <w:shd w:val="clear" w:color="000000" w:fill="FCE4D6"/>
            <w:noWrap/>
            <w:vAlign w:val="bottom"/>
            <w:hideMark/>
          </w:tcPr>
          <w:p w14:paraId="09FE248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5CC083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F63F02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801282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9A4CA7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052A41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D6E736E"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inositol phosphate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514F11B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167494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2734B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C11959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6368F4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1F77CA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E75516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MAPK cascade</w:t>
            </w:r>
          </w:p>
        </w:tc>
        <w:tc>
          <w:tcPr>
            <w:tcW w:w="709" w:type="dxa"/>
            <w:tcBorders>
              <w:top w:val="nil"/>
              <w:left w:val="nil"/>
              <w:bottom w:val="single" w:sz="4" w:space="0" w:color="auto"/>
              <w:right w:val="single" w:sz="4" w:space="0" w:color="auto"/>
            </w:tcBorders>
            <w:shd w:val="clear" w:color="000000" w:fill="FCE4D6"/>
            <w:noWrap/>
            <w:vAlign w:val="bottom"/>
            <w:hideMark/>
          </w:tcPr>
          <w:p w14:paraId="45C0D49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1A9164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EC85EB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7E6397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976934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623478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27AAF8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17AC801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FBAFF7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3E6936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FB0B75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8F6518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4FC91E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8767B4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phosphatidylinositol-mediated signaling</w:t>
            </w:r>
          </w:p>
        </w:tc>
        <w:tc>
          <w:tcPr>
            <w:tcW w:w="709" w:type="dxa"/>
            <w:tcBorders>
              <w:top w:val="nil"/>
              <w:left w:val="nil"/>
              <w:bottom w:val="single" w:sz="4" w:space="0" w:color="auto"/>
              <w:right w:val="single" w:sz="4" w:space="0" w:color="auto"/>
            </w:tcBorders>
            <w:shd w:val="clear" w:color="000000" w:fill="FCE4D6"/>
            <w:noWrap/>
            <w:vAlign w:val="bottom"/>
            <w:hideMark/>
          </w:tcPr>
          <w:p w14:paraId="046502C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22862E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2675D9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27E0E4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4B7818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CA3319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BB23D8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GTPase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5FEE5A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5623008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7D7168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1870AD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4540502"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EF093A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E5C1F7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intracellular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0F2FF6D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E1E65E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2F39600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72512E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C8C807B"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65101A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CBA560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kinase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138391B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397978B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419B60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9696D2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42A1F6C"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5299AF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82ADCF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0F6C6E9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DDA5AE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CDF6DB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28219F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9349CA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F04492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2772B9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protein phosphorylation</w:t>
            </w:r>
          </w:p>
        </w:tc>
        <w:tc>
          <w:tcPr>
            <w:tcW w:w="709" w:type="dxa"/>
            <w:tcBorders>
              <w:top w:val="nil"/>
              <w:left w:val="nil"/>
              <w:bottom w:val="single" w:sz="4" w:space="0" w:color="auto"/>
              <w:right w:val="single" w:sz="4" w:space="0" w:color="auto"/>
            </w:tcBorders>
            <w:shd w:val="clear" w:color="000000" w:fill="FCE4D6"/>
            <w:noWrap/>
            <w:vAlign w:val="bottom"/>
            <w:hideMark/>
          </w:tcPr>
          <w:p w14:paraId="30D12D0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3BA581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ED156D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FFC9D8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7F0A48E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26ADDF4"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8D1BC5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Ras protein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5132781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836168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E0BCCE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5C198A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FE2AA6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89BF15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186FA51"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GTPase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523DA9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28E173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01CF2E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19FF0B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922797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5AFBF9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255774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intracellular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73CD581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7BA971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3C435B0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F08A15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0BA05B5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A9ADBF8"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1F577BB"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kinase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70FF3B7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A98374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0C8DF89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3D8753A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7C0A7C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1DC411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9B9E33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MAPK cascade</w:t>
            </w:r>
          </w:p>
        </w:tc>
        <w:tc>
          <w:tcPr>
            <w:tcW w:w="709" w:type="dxa"/>
            <w:tcBorders>
              <w:top w:val="nil"/>
              <w:left w:val="nil"/>
              <w:bottom w:val="single" w:sz="4" w:space="0" w:color="auto"/>
              <w:right w:val="single" w:sz="4" w:space="0" w:color="auto"/>
            </w:tcBorders>
            <w:shd w:val="clear" w:color="000000" w:fill="FCE4D6"/>
            <w:noWrap/>
            <w:vAlign w:val="bottom"/>
            <w:hideMark/>
          </w:tcPr>
          <w:p w14:paraId="0B4DFF2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A4377E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95AC95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AEB81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1F25A77"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4F161C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B40B2A8"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protein kinase activity</w:t>
            </w:r>
          </w:p>
        </w:tc>
        <w:tc>
          <w:tcPr>
            <w:tcW w:w="709" w:type="dxa"/>
            <w:tcBorders>
              <w:top w:val="nil"/>
              <w:left w:val="nil"/>
              <w:bottom w:val="single" w:sz="4" w:space="0" w:color="auto"/>
              <w:right w:val="single" w:sz="4" w:space="0" w:color="auto"/>
            </w:tcBorders>
            <w:shd w:val="clear" w:color="000000" w:fill="FCE4D6"/>
            <w:noWrap/>
            <w:vAlign w:val="bottom"/>
            <w:hideMark/>
          </w:tcPr>
          <w:p w14:paraId="7C12CD0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7850FC2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5E575C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EE4FE0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20B54EF0"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9854DBE"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A04229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signal transduction by phosphorylation</w:t>
            </w:r>
          </w:p>
        </w:tc>
        <w:tc>
          <w:tcPr>
            <w:tcW w:w="709" w:type="dxa"/>
            <w:tcBorders>
              <w:top w:val="nil"/>
              <w:left w:val="nil"/>
              <w:bottom w:val="single" w:sz="4" w:space="0" w:color="auto"/>
              <w:right w:val="single" w:sz="4" w:space="0" w:color="auto"/>
            </w:tcBorders>
            <w:shd w:val="clear" w:color="000000" w:fill="FCE4D6"/>
            <w:noWrap/>
            <w:vAlign w:val="bottom"/>
            <w:hideMark/>
          </w:tcPr>
          <w:p w14:paraId="7BAF563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08B5CA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D6DBF5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06525C8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3880B0E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6A20C20"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1B817A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small GTPase mediated signal transduction</w:t>
            </w:r>
          </w:p>
        </w:tc>
        <w:tc>
          <w:tcPr>
            <w:tcW w:w="709" w:type="dxa"/>
            <w:tcBorders>
              <w:top w:val="nil"/>
              <w:left w:val="nil"/>
              <w:bottom w:val="single" w:sz="4" w:space="0" w:color="auto"/>
              <w:right w:val="single" w:sz="4" w:space="0" w:color="auto"/>
            </w:tcBorders>
            <w:shd w:val="clear" w:color="000000" w:fill="FCE4D6"/>
            <w:noWrap/>
            <w:vAlign w:val="bottom"/>
            <w:hideMark/>
          </w:tcPr>
          <w:p w14:paraId="3E6FDD9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495FE1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941B6AF"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190A3AD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8B8629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3C0EB953"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BE87C3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transmembrane receptor protein tyrosine kinase signaling pathway</w:t>
            </w:r>
          </w:p>
        </w:tc>
        <w:tc>
          <w:tcPr>
            <w:tcW w:w="709" w:type="dxa"/>
            <w:tcBorders>
              <w:top w:val="nil"/>
              <w:left w:val="nil"/>
              <w:bottom w:val="single" w:sz="4" w:space="0" w:color="auto"/>
              <w:right w:val="single" w:sz="4" w:space="0" w:color="auto"/>
            </w:tcBorders>
            <w:shd w:val="clear" w:color="000000" w:fill="FCE4D6"/>
            <w:noWrap/>
            <w:vAlign w:val="bottom"/>
            <w:hideMark/>
          </w:tcPr>
          <w:p w14:paraId="40F24CB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A767A5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E408F1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DBD0D6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D7965EE"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AC0955"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Transcription</w:t>
            </w:r>
          </w:p>
        </w:tc>
        <w:tc>
          <w:tcPr>
            <w:tcW w:w="4536" w:type="dxa"/>
            <w:tcBorders>
              <w:top w:val="nil"/>
              <w:left w:val="nil"/>
              <w:bottom w:val="single" w:sz="4" w:space="0" w:color="auto"/>
              <w:right w:val="single" w:sz="4" w:space="0" w:color="auto"/>
            </w:tcBorders>
            <w:shd w:val="clear" w:color="auto" w:fill="auto"/>
            <w:noWrap/>
            <w:vAlign w:val="bottom"/>
            <w:hideMark/>
          </w:tcPr>
          <w:p w14:paraId="36EEFC1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RNA 3'-end processing</w:t>
            </w:r>
          </w:p>
        </w:tc>
        <w:tc>
          <w:tcPr>
            <w:tcW w:w="709" w:type="dxa"/>
            <w:tcBorders>
              <w:top w:val="nil"/>
              <w:left w:val="nil"/>
              <w:bottom w:val="single" w:sz="4" w:space="0" w:color="auto"/>
              <w:right w:val="single" w:sz="4" w:space="0" w:color="auto"/>
            </w:tcBorders>
            <w:shd w:val="clear" w:color="000000" w:fill="FCE4D6"/>
            <w:noWrap/>
            <w:vAlign w:val="bottom"/>
            <w:hideMark/>
          </w:tcPr>
          <w:p w14:paraId="0949BBA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CB0991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DEE9DC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FCE4D6"/>
            <w:noWrap/>
            <w:vAlign w:val="bottom"/>
            <w:hideMark/>
          </w:tcPr>
          <w:p w14:paraId="562827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3DB262B3"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5483FF1"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0FC9CA4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DNA-templated transcription, initiation</w:t>
            </w:r>
          </w:p>
        </w:tc>
        <w:tc>
          <w:tcPr>
            <w:tcW w:w="709" w:type="dxa"/>
            <w:tcBorders>
              <w:top w:val="nil"/>
              <w:left w:val="nil"/>
              <w:bottom w:val="single" w:sz="4" w:space="0" w:color="auto"/>
              <w:right w:val="single" w:sz="4" w:space="0" w:color="auto"/>
            </w:tcBorders>
            <w:shd w:val="clear" w:color="000000" w:fill="FCE4D6"/>
            <w:noWrap/>
            <w:vAlign w:val="bottom"/>
            <w:hideMark/>
          </w:tcPr>
          <w:p w14:paraId="4B61FBC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905EAE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31143F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0868F60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00F1526E"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F813AC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BB9B925"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mRNA splice site selection</w:t>
            </w:r>
          </w:p>
        </w:tc>
        <w:tc>
          <w:tcPr>
            <w:tcW w:w="709" w:type="dxa"/>
            <w:tcBorders>
              <w:top w:val="nil"/>
              <w:left w:val="nil"/>
              <w:bottom w:val="single" w:sz="4" w:space="0" w:color="auto"/>
              <w:right w:val="single" w:sz="4" w:space="0" w:color="auto"/>
            </w:tcBorders>
            <w:shd w:val="clear" w:color="000000" w:fill="FCE4D6"/>
            <w:noWrap/>
            <w:vAlign w:val="bottom"/>
            <w:hideMark/>
          </w:tcPr>
          <w:p w14:paraId="3F007ED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10F7D2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1A41736D"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5BF5D4C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3CAED18"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4F401E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FF9E0B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negative regulation of gene expression</w:t>
            </w:r>
          </w:p>
        </w:tc>
        <w:tc>
          <w:tcPr>
            <w:tcW w:w="709" w:type="dxa"/>
            <w:tcBorders>
              <w:top w:val="nil"/>
              <w:left w:val="nil"/>
              <w:bottom w:val="single" w:sz="4" w:space="0" w:color="auto"/>
              <w:right w:val="single" w:sz="4" w:space="0" w:color="auto"/>
            </w:tcBorders>
            <w:shd w:val="clear" w:color="000000" w:fill="FCE4D6"/>
            <w:noWrap/>
            <w:vAlign w:val="bottom"/>
            <w:hideMark/>
          </w:tcPr>
          <w:p w14:paraId="102FDE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787CDE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FF35D1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4647992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E0C0AD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5AF68497"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E496AA6"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positive regulation of gene expression</w:t>
            </w:r>
          </w:p>
        </w:tc>
        <w:tc>
          <w:tcPr>
            <w:tcW w:w="709" w:type="dxa"/>
            <w:tcBorders>
              <w:top w:val="nil"/>
              <w:left w:val="nil"/>
              <w:bottom w:val="single" w:sz="4" w:space="0" w:color="auto"/>
              <w:right w:val="single" w:sz="4" w:space="0" w:color="auto"/>
            </w:tcBorders>
            <w:shd w:val="clear" w:color="000000" w:fill="FCE4D6"/>
            <w:noWrap/>
            <w:vAlign w:val="bottom"/>
            <w:hideMark/>
          </w:tcPr>
          <w:p w14:paraId="218D3B5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42298A8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EB48A2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7F23DE1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2CDB536"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4F08EF4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24D0B629"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transcription, DNA-templated</w:t>
            </w:r>
          </w:p>
        </w:tc>
        <w:tc>
          <w:tcPr>
            <w:tcW w:w="709" w:type="dxa"/>
            <w:tcBorders>
              <w:top w:val="nil"/>
              <w:left w:val="nil"/>
              <w:bottom w:val="single" w:sz="4" w:space="0" w:color="auto"/>
              <w:right w:val="single" w:sz="4" w:space="0" w:color="auto"/>
            </w:tcBorders>
            <w:shd w:val="clear" w:color="000000" w:fill="FCE4D6"/>
            <w:noWrap/>
            <w:vAlign w:val="bottom"/>
            <w:hideMark/>
          </w:tcPr>
          <w:p w14:paraId="75E9194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0A7BEFE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FAFE18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96B41F2"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5B97BD14"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78AD995A"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6E10F8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spliceosomal complex assembly</w:t>
            </w:r>
          </w:p>
        </w:tc>
        <w:tc>
          <w:tcPr>
            <w:tcW w:w="709" w:type="dxa"/>
            <w:tcBorders>
              <w:top w:val="nil"/>
              <w:left w:val="nil"/>
              <w:bottom w:val="single" w:sz="4" w:space="0" w:color="auto"/>
              <w:right w:val="single" w:sz="4" w:space="0" w:color="auto"/>
            </w:tcBorders>
            <w:shd w:val="clear" w:color="000000" w:fill="FCE4D6"/>
            <w:noWrap/>
            <w:vAlign w:val="bottom"/>
            <w:hideMark/>
          </w:tcPr>
          <w:p w14:paraId="731C7A7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26920BD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4BDCA8A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6B3E999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CF2353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3D862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3E50507F"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transcription from RNA polymerase II promoter</w:t>
            </w:r>
          </w:p>
        </w:tc>
        <w:tc>
          <w:tcPr>
            <w:tcW w:w="709" w:type="dxa"/>
            <w:tcBorders>
              <w:top w:val="nil"/>
              <w:left w:val="nil"/>
              <w:bottom w:val="single" w:sz="4" w:space="0" w:color="auto"/>
              <w:right w:val="single" w:sz="4" w:space="0" w:color="auto"/>
            </w:tcBorders>
            <w:shd w:val="clear" w:color="000000" w:fill="FCE4D6"/>
            <w:noWrap/>
            <w:vAlign w:val="bottom"/>
            <w:hideMark/>
          </w:tcPr>
          <w:p w14:paraId="2A2CF92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1A5FC914"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7B1D1A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BC558F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423E673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2F0A879"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57BD87C"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transcription, DNA-templated</w:t>
            </w:r>
          </w:p>
        </w:tc>
        <w:tc>
          <w:tcPr>
            <w:tcW w:w="709" w:type="dxa"/>
            <w:tcBorders>
              <w:top w:val="nil"/>
              <w:left w:val="nil"/>
              <w:bottom w:val="single" w:sz="4" w:space="0" w:color="auto"/>
              <w:right w:val="single" w:sz="4" w:space="0" w:color="auto"/>
            </w:tcBorders>
            <w:shd w:val="clear" w:color="000000" w:fill="FCE4D6"/>
            <w:noWrap/>
            <w:vAlign w:val="bottom"/>
            <w:hideMark/>
          </w:tcPr>
          <w:p w14:paraId="5B2D058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FCE4D6"/>
            <w:noWrap/>
            <w:vAlign w:val="bottom"/>
            <w:hideMark/>
          </w:tcPr>
          <w:p w14:paraId="693A263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76DA11AE"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DDEBF7"/>
            <w:noWrap/>
            <w:vAlign w:val="bottom"/>
            <w:hideMark/>
          </w:tcPr>
          <w:p w14:paraId="26E5356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r>
      <w:tr w:rsidR="000726FF" w:rsidRPr="000726FF" w14:paraId="1A27128D"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F09942C"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5D863FDD"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mRNA catabolic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024CE01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A3CE3C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6CFA85C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61EB479C"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4AFE96D9"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67FF6DC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4D2290B4"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mRNA metabolic process</w:t>
            </w:r>
          </w:p>
        </w:tc>
        <w:tc>
          <w:tcPr>
            <w:tcW w:w="709" w:type="dxa"/>
            <w:tcBorders>
              <w:top w:val="nil"/>
              <w:left w:val="nil"/>
              <w:bottom w:val="single" w:sz="4" w:space="0" w:color="auto"/>
              <w:right w:val="single" w:sz="4" w:space="0" w:color="auto"/>
            </w:tcBorders>
            <w:shd w:val="clear" w:color="000000" w:fill="FCE4D6"/>
            <w:noWrap/>
            <w:vAlign w:val="bottom"/>
            <w:hideMark/>
          </w:tcPr>
          <w:p w14:paraId="4216327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899E5D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7313BD0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57469CEA"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3EDF843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23EDD482"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75FE3240"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mRNA processing</w:t>
            </w:r>
          </w:p>
        </w:tc>
        <w:tc>
          <w:tcPr>
            <w:tcW w:w="709" w:type="dxa"/>
            <w:tcBorders>
              <w:top w:val="nil"/>
              <w:left w:val="nil"/>
              <w:bottom w:val="single" w:sz="4" w:space="0" w:color="auto"/>
              <w:right w:val="single" w:sz="4" w:space="0" w:color="auto"/>
            </w:tcBorders>
            <w:shd w:val="clear" w:color="000000" w:fill="DDEBF7"/>
            <w:noWrap/>
            <w:vAlign w:val="bottom"/>
            <w:hideMark/>
          </w:tcPr>
          <w:p w14:paraId="33DAB5D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687EC4DB"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FCE4D6"/>
            <w:noWrap/>
            <w:vAlign w:val="bottom"/>
            <w:hideMark/>
          </w:tcPr>
          <w:p w14:paraId="6252F7E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FCE4D6"/>
            <w:noWrap/>
            <w:vAlign w:val="bottom"/>
            <w:hideMark/>
          </w:tcPr>
          <w:p w14:paraId="23FD137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0EDE28F1"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1FDFBAE6"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6511D4A2"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regulation of mRNA processing</w:t>
            </w:r>
          </w:p>
        </w:tc>
        <w:tc>
          <w:tcPr>
            <w:tcW w:w="709" w:type="dxa"/>
            <w:tcBorders>
              <w:top w:val="nil"/>
              <w:left w:val="nil"/>
              <w:bottom w:val="single" w:sz="4" w:space="0" w:color="auto"/>
              <w:right w:val="single" w:sz="4" w:space="0" w:color="auto"/>
            </w:tcBorders>
            <w:shd w:val="clear" w:color="000000" w:fill="DDEBF7"/>
            <w:noWrap/>
            <w:vAlign w:val="bottom"/>
            <w:hideMark/>
          </w:tcPr>
          <w:p w14:paraId="781724D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2AED2BB7"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FCE4D6"/>
            <w:noWrap/>
            <w:vAlign w:val="bottom"/>
            <w:hideMark/>
          </w:tcPr>
          <w:p w14:paraId="67B2DCA0"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657" w:type="dxa"/>
            <w:tcBorders>
              <w:top w:val="nil"/>
              <w:left w:val="nil"/>
              <w:bottom w:val="single" w:sz="4" w:space="0" w:color="auto"/>
              <w:right w:val="single" w:sz="4" w:space="0" w:color="auto"/>
            </w:tcBorders>
            <w:shd w:val="clear" w:color="000000" w:fill="FCE4D6"/>
            <w:noWrap/>
            <w:vAlign w:val="bottom"/>
            <w:hideMark/>
          </w:tcPr>
          <w:p w14:paraId="53C6DB7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69AF2DEF" w14:textId="77777777" w:rsidTr="000726FF">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D56EAD"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r w:rsidRPr="000726FF">
              <w:rPr>
                <w:rFonts w:ascii="Calibri" w:eastAsia="Times New Roman" w:hAnsi="Calibri" w:cs="Times New Roman"/>
                <w:b/>
                <w:bCs/>
                <w:color w:val="000000"/>
                <w:lang w:eastAsia="en-AU"/>
              </w:rPr>
              <w:t>Translation</w:t>
            </w:r>
          </w:p>
        </w:tc>
        <w:tc>
          <w:tcPr>
            <w:tcW w:w="4536" w:type="dxa"/>
            <w:tcBorders>
              <w:top w:val="nil"/>
              <w:left w:val="nil"/>
              <w:bottom w:val="single" w:sz="4" w:space="0" w:color="auto"/>
              <w:right w:val="single" w:sz="4" w:space="0" w:color="auto"/>
            </w:tcBorders>
            <w:shd w:val="clear" w:color="auto" w:fill="auto"/>
            <w:noWrap/>
            <w:vAlign w:val="bottom"/>
            <w:hideMark/>
          </w:tcPr>
          <w:p w14:paraId="4603EDD7"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translation</w:t>
            </w:r>
          </w:p>
        </w:tc>
        <w:tc>
          <w:tcPr>
            <w:tcW w:w="709" w:type="dxa"/>
            <w:tcBorders>
              <w:top w:val="nil"/>
              <w:left w:val="nil"/>
              <w:bottom w:val="single" w:sz="4" w:space="0" w:color="auto"/>
              <w:right w:val="single" w:sz="4" w:space="0" w:color="auto"/>
            </w:tcBorders>
            <w:shd w:val="clear" w:color="000000" w:fill="FCE4D6"/>
            <w:noWrap/>
            <w:vAlign w:val="bottom"/>
            <w:hideMark/>
          </w:tcPr>
          <w:p w14:paraId="1FC828D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5CD3DB35"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468D59F1"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37C05CA6"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r w:rsidR="000726FF" w:rsidRPr="000726FF" w14:paraId="01574585" w14:textId="77777777" w:rsidTr="000726FF">
        <w:trPr>
          <w:trHeight w:val="300"/>
        </w:trPr>
        <w:tc>
          <w:tcPr>
            <w:tcW w:w="1696" w:type="dxa"/>
            <w:vMerge/>
            <w:tcBorders>
              <w:top w:val="nil"/>
              <w:left w:val="single" w:sz="4" w:space="0" w:color="auto"/>
              <w:bottom w:val="single" w:sz="4" w:space="0" w:color="000000"/>
              <w:right w:val="single" w:sz="4" w:space="0" w:color="auto"/>
            </w:tcBorders>
            <w:vAlign w:val="center"/>
            <w:hideMark/>
          </w:tcPr>
          <w:p w14:paraId="00821DAB" w14:textId="77777777" w:rsidR="000726FF" w:rsidRPr="000726FF" w:rsidRDefault="000726FF" w:rsidP="00D82048">
            <w:pPr>
              <w:spacing w:after="0" w:line="240" w:lineRule="auto"/>
              <w:jc w:val="center"/>
              <w:rPr>
                <w:rFonts w:ascii="Calibri" w:eastAsia="Times New Roman" w:hAnsi="Calibri" w:cs="Times New Roman"/>
                <w:b/>
                <w:bCs/>
                <w:color w:val="000000"/>
                <w:lang w:eastAsia="en-AU"/>
              </w:rPr>
            </w:pPr>
          </w:p>
        </w:tc>
        <w:tc>
          <w:tcPr>
            <w:tcW w:w="4536" w:type="dxa"/>
            <w:tcBorders>
              <w:top w:val="nil"/>
              <w:left w:val="nil"/>
              <w:bottom w:val="single" w:sz="4" w:space="0" w:color="auto"/>
              <w:right w:val="single" w:sz="4" w:space="0" w:color="auto"/>
            </w:tcBorders>
            <w:shd w:val="clear" w:color="auto" w:fill="auto"/>
            <w:noWrap/>
            <w:vAlign w:val="bottom"/>
            <w:hideMark/>
          </w:tcPr>
          <w:p w14:paraId="1AB8D58E" w14:textId="77777777" w:rsidR="000726FF" w:rsidRPr="000726FF" w:rsidRDefault="000726FF" w:rsidP="000726FF">
            <w:pPr>
              <w:spacing w:after="0" w:line="240" w:lineRule="auto"/>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translational elongation</w:t>
            </w:r>
          </w:p>
        </w:tc>
        <w:tc>
          <w:tcPr>
            <w:tcW w:w="709" w:type="dxa"/>
            <w:tcBorders>
              <w:top w:val="nil"/>
              <w:left w:val="nil"/>
              <w:bottom w:val="single" w:sz="4" w:space="0" w:color="auto"/>
              <w:right w:val="single" w:sz="4" w:space="0" w:color="auto"/>
            </w:tcBorders>
            <w:shd w:val="clear" w:color="000000" w:fill="FCE4D6"/>
            <w:noWrap/>
            <w:vAlign w:val="bottom"/>
            <w:hideMark/>
          </w:tcPr>
          <w:p w14:paraId="3FE57769"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c>
          <w:tcPr>
            <w:tcW w:w="709" w:type="dxa"/>
            <w:tcBorders>
              <w:top w:val="nil"/>
              <w:left w:val="nil"/>
              <w:bottom w:val="single" w:sz="4" w:space="0" w:color="auto"/>
              <w:right w:val="single" w:sz="4" w:space="0" w:color="auto"/>
            </w:tcBorders>
            <w:shd w:val="clear" w:color="000000" w:fill="DDEBF7"/>
            <w:noWrap/>
            <w:vAlign w:val="bottom"/>
            <w:hideMark/>
          </w:tcPr>
          <w:p w14:paraId="6122DFC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709" w:type="dxa"/>
            <w:tcBorders>
              <w:top w:val="nil"/>
              <w:left w:val="nil"/>
              <w:bottom w:val="single" w:sz="4" w:space="0" w:color="auto"/>
              <w:right w:val="single" w:sz="4" w:space="0" w:color="auto"/>
            </w:tcBorders>
            <w:shd w:val="clear" w:color="000000" w:fill="DDEBF7"/>
            <w:noWrap/>
            <w:vAlign w:val="bottom"/>
            <w:hideMark/>
          </w:tcPr>
          <w:p w14:paraId="11EFDBB8"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No</w:t>
            </w:r>
          </w:p>
        </w:tc>
        <w:tc>
          <w:tcPr>
            <w:tcW w:w="657" w:type="dxa"/>
            <w:tcBorders>
              <w:top w:val="nil"/>
              <w:left w:val="nil"/>
              <w:bottom w:val="single" w:sz="4" w:space="0" w:color="auto"/>
              <w:right w:val="single" w:sz="4" w:space="0" w:color="auto"/>
            </w:tcBorders>
            <w:shd w:val="clear" w:color="000000" w:fill="FCE4D6"/>
            <w:noWrap/>
            <w:vAlign w:val="bottom"/>
            <w:hideMark/>
          </w:tcPr>
          <w:p w14:paraId="39CCD013" w14:textId="77777777" w:rsidR="000726FF" w:rsidRPr="000726FF" w:rsidRDefault="000726FF" w:rsidP="000726FF">
            <w:pPr>
              <w:spacing w:after="0" w:line="240" w:lineRule="auto"/>
              <w:jc w:val="center"/>
              <w:rPr>
                <w:rFonts w:ascii="Calibri" w:eastAsia="Times New Roman" w:hAnsi="Calibri" w:cs="Times New Roman"/>
                <w:color w:val="000000"/>
                <w:lang w:eastAsia="en-AU"/>
              </w:rPr>
            </w:pPr>
            <w:r w:rsidRPr="000726FF">
              <w:rPr>
                <w:rFonts w:ascii="Calibri" w:eastAsia="Times New Roman" w:hAnsi="Calibri" w:cs="Times New Roman"/>
                <w:color w:val="000000"/>
                <w:lang w:eastAsia="en-AU"/>
              </w:rPr>
              <w:t>Yes</w:t>
            </w:r>
          </w:p>
        </w:tc>
      </w:tr>
    </w:tbl>
    <w:p w14:paraId="2A5E938B" w14:textId="77777777" w:rsidR="003A41DD" w:rsidRPr="003A41DD" w:rsidRDefault="003A41DD" w:rsidP="003A41DD"/>
    <w:p w14:paraId="094F0EAC" w14:textId="77777777" w:rsidR="00FA01D5" w:rsidRDefault="00FA01D5" w:rsidP="004548CD">
      <w:pPr>
        <w:spacing w:line="360" w:lineRule="auto"/>
        <w:jc w:val="both"/>
        <w:rPr>
          <w:rFonts w:eastAsiaTheme="minorEastAsia" w:cs="Times New Roman"/>
        </w:rPr>
      </w:pPr>
    </w:p>
    <w:p w14:paraId="105ADE7B" w14:textId="77777777" w:rsidR="00F61C54" w:rsidRDefault="00F61C54" w:rsidP="004548CD">
      <w:pPr>
        <w:spacing w:line="360" w:lineRule="auto"/>
        <w:jc w:val="both"/>
        <w:rPr>
          <w:rFonts w:eastAsiaTheme="minorEastAsia" w:cs="Times New Roman"/>
        </w:rPr>
      </w:pPr>
    </w:p>
    <w:p w14:paraId="0915CA1C" w14:textId="77777777" w:rsidR="00F61C54" w:rsidRDefault="00F61C54" w:rsidP="004548CD">
      <w:pPr>
        <w:spacing w:line="360" w:lineRule="auto"/>
        <w:jc w:val="both"/>
        <w:rPr>
          <w:rFonts w:eastAsiaTheme="minorEastAsia" w:cs="Times New Roman"/>
        </w:rPr>
      </w:pPr>
    </w:p>
    <w:p w14:paraId="086F602D" w14:textId="1CB07363" w:rsidR="00F61C54" w:rsidRDefault="00F61C54" w:rsidP="00F61C54">
      <w:pPr>
        <w:pStyle w:val="Caption"/>
        <w:jc w:val="both"/>
        <w:rPr>
          <w:b/>
          <w:i w:val="0"/>
          <w:color w:val="auto"/>
        </w:rPr>
      </w:pPr>
      <w:r w:rsidRPr="00F61C54">
        <w:rPr>
          <w:b/>
          <w:i w:val="0"/>
          <w:color w:val="auto"/>
        </w:rPr>
        <w:lastRenderedPageBreak/>
        <w:t xml:space="preserve">Table S </w:t>
      </w:r>
      <w:r w:rsidRPr="00F61C54">
        <w:rPr>
          <w:b/>
          <w:i w:val="0"/>
          <w:color w:val="auto"/>
        </w:rPr>
        <w:fldChar w:fldCharType="begin"/>
      </w:r>
      <w:r w:rsidRPr="00F61C54">
        <w:rPr>
          <w:b/>
          <w:i w:val="0"/>
          <w:color w:val="auto"/>
        </w:rPr>
        <w:instrText xml:space="preserve"> SEQ Table_S \* ARABIC </w:instrText>
      </w:r>
      <w:r w:rsidRPr="00F61C54">
        <w:rPr>
          <w:b/>
          <w:i w:val="0"/>
          <w:color w:val="auto"/>
        </w:rPr>
        <w:fldChar w:fldCharType="separate"/>
      </w:r>
      <w:r w:rsidR="00F85D63">
        <w:rPr>
          <w:b/>
          <w:i w:val="0"/>
          <w:noProof/>
          <w:color w:val="auto"/>
        </w:rPr>
        <w:t>7</w:t>
      </w:r>
      <w:r w:rsidRPr="00F61C54">
        <w:rPr>
          <w:b/>
          <w:i w:val="0"/>
          <w:color w:val="auto"/>
        </w:rPr>
        <w:fldChar w:fldCharType="end"/>
      </w:r>
      <w:r w:rsidRPr="00F61C54">
        <w:rPr>
          <w:b/>
          <w:i w:val="0"/>
          <w:color w:val="auto"/>
        </w:rPr>
        <w:t xml:space="preserve">. Classification of </w:t>
      </w:r>
      <w:r>
        <w:rPr>
          <w:b/>
          <w:i w:val="0"/>
          <w:color w:val="auto"/>
        </w:rPr>
        <w:t>third</w:t>
      </w:r>
      <w:r w:rsidRPr="00F61C54">
        <w:rPr>
          <w:b/>
          <w:i w:val="0"/>
          <w:color w:val="auto"/>
        </w:rPr>
        <w:t xml:space="preserve">-generation GO terms used for Figure </w:t>
      </w:r>
      <w:r>
        <w:rPr>
          <w:b/>
          <w:i w:val="0"/>
          <w:color w:val="auto"/>
        </w:rPr>
        <w:t>4</w:t>
      </w:r>
    </w:p>
    <w:tbl>
      <w:tblPr>
        <w:tblW w:w="7060" w:type="dxa"/>
        <w:tblInd w:w="-5" w:type="dxa"/>
        <w:tblLook w:val="04A0" w:firstRow="1" w:lastRow="0" w:firstColumn="1" w:lastColumn="0" w:noHBand="0" w:noVBand="1"/>
      </w:tblPr>
      <w:tblGrid>
        <w:gridCol w:w="2360"/>
        <w:gridCol w:w="4700"/>
      </w:tblGrid>
      <w:tr w:rsidR="00F61C54" w:rsidRPr="00F61C54" w14:paraId="18B472BF" w14:textId="77777777" w:rsidTr="00F61C54">
        <w:trPr>
          <w:trHeight w:val="3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CFA77"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Umbrella term</w:t>
            </w:r>
          </w:p>
        </w:tc>
        <w:tc>
          <w:tcPr>
            <w:tcW w:w="4700" w:type="dxa"/>
            <w:tcBorders>
              <w:top w:val="single" w:sz="4" w:space="0" w:color="auto"/>
              <w:left w:val="nil"/>
              <w:bottom w:val="single" w:sz="4" w:space="0" w:color="auto"/>
              <w:right w:val="single" w:sz="4" w:space="0" w:color="auto"/>
            </w:tcBorders>
            <w:shd w:val="clear" w:color="auto" w:fill="auto"/>
            <w:vAlign w:val="bottom"/>
            <w:hideMark/>
          </w:tcPr>
          <w:p w14:paraId="6541645F" w14:textId="77777777" w:rsidR="00F61C54" w:rsidRPr="00F61C54" w:rsidRDefault="00F61C54" w:rsidP="00F61C54">
            <w:pPr>
              <w:spacing w:after="0" w:line="240" w:lineRule="auto"/>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Third-generation GO-terms</w:t>
            </w:r>
          </w:p>
        </w:tc>
      </w:tr>
      <w:tr w:rsidR="00F61C54" w:rsidRPr="00F61C54" w14:paraId="165AB612"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5DA2C1E2"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maintenance</w:t>
            </w:r>
          </w:p>
        </w:tc>
        <w:tc>
          <w:tcPr>
            <w:tcW w:w="4700" w:type="dxa"/>
            <w:tcBorders>
              <w:top w:val="nil"/>
              <w:left w:val="nil"/>
              <w:bottom w:val="single" w:sz="4" w:space="0" w:color="auto"/>
              <w:right w:val="single" w:sz="4" w:space="0" w:color="auto"/>
            </w:tcBorders>
            <w:shd w:val="clear" w:color="auto" w:fill="auto"/>
            <w:vAlign w:val="bottom"/>
            <w:hideMark/>
          </w:tcPr>
          <w:p w14:paraId="47F4D34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plasma lipoprotein particle levels</w:t>
            </w:r>
          </w:p>
        </w:tc>
      </w:tr>
      <w:tr w:rsidR="00F61C54" w:rsidRPr="00F61C54" w14:paraId="7DB09C5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107918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A65C7D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amino-acid betaine metabolic process</w:t>
            </w:r>
          </w:p>
        </w:tc>
      </w:tr>
      <w:tr w:rsidR="00F61C54" w:rsidRPr="00F61C54" w14:paraId="6CE327F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B6A542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92C206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component assembly</w:t>
            </w:r>
          </w:p>
        </w:tc>
      </w:tr>
      <w:tr w:rsidR="00F61C54" w:rsidRPr="00F61C54" w14:paraId="212FCE7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80284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C973DF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extravasation</w:t>
            </w:r>
          </w:p>
        </w:tc>
      </w:tr>
      <w:tr w:rsidR="00F61C54" w:rsidRPr="00F61C54" w14:paraId="63058FE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2119B5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81B4E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prenylation</w:t>
            </w:r>
          </w:p>
        </w:tc>
      </w:tr>
      <w:tr w:rsidR="00F61C54" w:rsidRPr="00F61C54" w14:paraId="0833093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76F760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A0FB8D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hormone metabolic process</w:t>
            </w:r>
          </w:p>
        </w:tc>
      </w:tr>
      <w:tr w:rsidR="00F61C54" w:rsidRPr="00F61C54" w14:paraId="4FB581E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8F464A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2C6624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macromolecule localization</w:t>
            </w:r>
          </w:p>
        </w:tc>
      </w:tr>
      <w:tr w:rsidR="00F61C54" w:rsidRPr="00F61C54" w14:paraId="3667814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447C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5B3E0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demethylation</w:t>
            </w:r>
          </w:p>
        </w:tc>
      </w:tr>
      <w:tr w:rsidR="00F61C54" w:rsidRPr="00F61C54" w14:paraId="1FE59B5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BD7C4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FA0338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endomembrane system organization</w:t>
            </w:r>
          </w:p>
        </w:tc>
      </w:tr>
      <w:tr w:rsidR="00F61C54" w:rsidRPr="00F61C54" w14:paraId="53A1A59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85DFA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8E2E61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flavonoid metabolic process</w:t>
            </w:r>
          </w:p>
        </w:tc>
      </w:tr>
      <w:tr w:rsidR="00F61C54" w:rsidRPr="00F61C54" w14:paraId="0EBFA05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B5A9C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E3768E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hormone transport</w:t>
            </w:r>
          </w:p>
        </w:tc>
      </w:tr>
      <w:tr w:rsidR="00F61C54" w:rsidRPr="00F61C54" w14:paraId="0C495AE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875DA5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C469ED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membrane raft organization</w:t>
            </w:r>
          </w:p>
        </w:tc>
      </w:tr>
      <w:tr w:rsidR="00F61C54" w:rsidRPr="00F61C54" w14:paraId="6BB399A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53128D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9F94AB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mineralocorticoid metabolic process</w:t>
            </w:r>
          </w:p>
        </w:tc>
      </w:tr>
      <w:tr w:rsidR="00F61C54" w:rsidRPr="00F61C54" w14:paraId="2A7CDCE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41A99C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B8A0F6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nitric oxide metabolic process</w:t>
            </w:r>
          </w:p>
        </w:tc>
      </w:tr>
      <w:tr w:rsidR="00F61C54" w:rsidRPr="00F61C54" w14:paraId="1D06603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333235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BDECA5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glycosylation</w:t>
            </w:r>
          </w:p>
        </w:tc>
      </w:tr>
      <w:tr w:rsidR="00F61C54" w:rsidRPr="00F61C54" w14:paraId="3985041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8A6500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584CB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binding</w:t>
            </w:r>
          </w:p>
        </w:tc>
      </w:tr>
      <w:tr w:rsidR="00F61C54" w:rsidRPr="00F61C54" w14:paraId="31E6374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F9E1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347507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 shape</w:t>
            </w:r>
          </w:p>
        </w:tc>
      </w:tr>
      <w:tr w:rsidR="00F61C54" w:rsidRPr="00F61C54" w14:paraId="10A3578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7E4518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D195A2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component size</w:t>
            </w:r>
          </w:p>
        </w:tc>
      </w:tr>
      <w:tr w:rsidR="00F61C54" w:rsidRPr="00F61C54" w14:paraId="7414392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56221C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0B67E3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growth</w:t>
            </w:r>
          </w:p>
        </w:tc>
      </w:tr>
      <w:tr w:rsidR="00F61C54" w:rsidRPr="00F61C54" w14:paraId="4479AF1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E06F3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B17A09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fibroblast growth factor</w:t>
            </w:r>
          </w:p>
        </w:tc>
      </w:tr>
      <w:tr w:rsidR="00F61C54" w:rsidRPr="00F61C54" w14:paraId="44C90D1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B3F73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C35534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hormone</w:t>
            </w:r>
          </w:p>
        </w:tc>
      </w:tr>
      <w:tr w:rsidR="00F61C54" w:rsidRPr="00F61C54" w14:paraId="2DC9BD7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007B83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3405A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nitrogen compound</w:t>
            </w:r>
          </w:p>
        </w:tc>
      </w:tr>
      <w:tr w:rsidR="00F61C54" w:rsidRPr="00F61C54" w14:paraId="31E9CD7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77854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740F45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nutrient</w:t>
            </w:r>
          </w:p>
        </w:tc>
      </w:tr>
      <w:tr w:rsidR="00F61C54" w:rsidRPr="00F61C54" w14:paraId="0AA759A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17C73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E576AC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organonitrogen compound</w:t>
            </w:r>
          </w:p>
        </w:tc>
      </w:tr>
      <w:tr w:rsidR="00F61C54" w:rsidRPr="00F61C54" w14:paraId="041E333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1268EC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F40CDA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oxygen-containing compound</w:t>
            </w:r>
          </w:p>
        </w:tc>
      </w:tr>
      <w:tr w:rsidR="00F61C54" w:rsidRPr="00F61C54" w14:paraId="6984738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59FC3F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D2E6FD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temperature stimulus</w:t>
            </w:r>
          </w:p>
        </w:tc>
      </w:tr>
      <w:tr w:rsidR="00F61C54" w:rsidRPr="00F61C54" w14:paraId="25A1D70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50CA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B6CBD2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topologically incorrect protein</w:t>
            </w:r>
          </w:p>
        </w:tc>
      </w:tr>
      <w:tr w:rsidR="00F61C54" w:rsidRPr="00F61C54" w14:paraId="0E6E123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CC2775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B6A0C7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transforming growth factor beta</w:t>
            </w:r>
          </w:p>
        </w:tc>
      </w:tr>
      <w:tr w:rsidR="00F61C54" w:rsidRPr="00F61C54" w14:paraId="05B6CB1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BDBD0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D09380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behavior</w:t>
            </w:r>
          </w:p>
        </w:tc>
      </w:tr>
      <w:tr w:rsidR="00F61C54" w:rsidRPr="00F61C54" w14:paraId="4A7DDB7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0992E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F924C1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secondary metabolic process</w:t>
            </w:r>
          </w:p>
        </w:tc>
      </w:tr>
      <w:tr w:rsidR="00F61C54" w:rsidRPr="00F61C54" w14:paraId="3092921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958EDD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3A874B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sulfide oxidation</w:t>
            </w:r>
          </w:p>
        </w:tc>
      </w:tr>
      <w:tr w:rsidR="00F61C54" w:rsidRPr="00F61C54" w14:paraId="7CF9BAD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FBF8C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A84353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vitamin B6 metabolic process</w:t>
            </w:r>
          </w:p>
        </w:tc>
      </w:tr>
      <w:tr w:rsidR="00F61C54" w:rsidRPr="00F61C54" w14:paraId="7F9A789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382E99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047DA9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maintenance of location in cell</w:t>
            </w:r>
          </w:p>
        </w:tc>
      </w:tr>
      <w:tr w:rsidR="00F61C54" w:rsidRPr="00F61C54" w14:paraId="1FF202A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4107A7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360F3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establishment of tissue polarity</w:t>
            </w:r>
          </w:p>
        </w:tc>
      </w:tr>
      <w:tr w:rsidR="00F61C54" w:rsidRPr="00F61C54" w14:paraId="4CCEC14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25D76F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6A9026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establishment or maintenance of cell polarity</w:t>
            </w:r>
          </w:p>
        </w:tc>
      </w:tr>
      <w:tr w:rsidR="00F61C54" w:rsidRPr="00F61C54" w14:paraId="2A65C7F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2D984C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DC6B04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iron-sulfur cluster assembly</w:t>
            </w:r>
          </w:p>
        </w:tc>
      </w:tr>
      <w:tr w:rsidR="00F61C54" w:rsidRPr="00F61C54" w14:paraId="65D6C44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DB6558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6FD133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macromolecular complex subunit organization</w:t>
            </w:r>
          </w:p>
        </w:tc>
      </w:tr>
      <w:tr w:rsidR="00F61C54" w:rsidRPr="00F61C54" w14:paraId="76466B4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B35951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A65CE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alditol metabolic process</w:t>
            </w:r>
          </w:p>
        </w:tc>
      </w:tr>
      <w:tr w:rsidR="00F61C54" w:rsidRPr="00F61C54" w14:paraId="2113381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68E2B1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7187A2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carbohydrate derivative metabolic process</w:t>
            </w:r>
          </w:p>
        </w:tc>
      </w:tr>
      <w:tr w:rsidR="00F61C54" w:rsidRPr="00F61C54" w14:paraId="30819C9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95B58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05FA67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carbohydrate derivative transport</w:t>
            </w:r>
          </w:p>
        </w:tc>
      </w:tr>
      <w:tr w:rsidR="00F61C54" w:rsidRPr="00F61C54" w14:paraId="2C4FB7D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76013C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E3C6D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carbohydrate metabolic process</w:t>
            </w:r>
          </w:p>
        </w:tc>
      </w:tr>
      <w:tr w:rsidR="00F61C54" w:rsidRPr="00F61C54" w14:paraId="1B62E84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94D750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B8E410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aldehyde metabolic process</w:t>
            </w:r>
          </w:p>
        </w:tc>
      </w:tr>
      <w:tr w:rsidR="00F61C54" w:rsidRPr="00F61C54" w14:paraId="28E4661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C75507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B9BF3C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amino acid metabolic process</w:t>
            </w:r>
          </w:p>
        </w:tc>
      </w:tr>
      <w:tr w:rsidR="00F61C54" w:rsidRPr="00F61C54" w14:paraId="67288C3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D2CAAB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59DF0B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aromatic compound metabolic process</w:t>
            </w:r>
          </w:p>
        </w:tc>
      </w:tr>
      <w:tr w:rsidR="00F61C54" w:rsidRPr="00F61C54" w14:paraId="1709166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9753B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D72C55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biosynthetic process</w:t>
            </w:r>
          </w:p>
        </w:tc>
      </w:tr>
      <w:tr w:rsidR="00F61C54" w:rsidRPr="00F61C54" w14:paraId="532E635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2AD8D6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16079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carbohydrate metabolic process</w:t>
            </w:r>
          </w:p>
        </w:tc>
      </w:tr>
      <w:tr w:rsidR="00F61C54" w:rsidRPr="00F61C54" w14:paraId="0EDC058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5A66DA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CCA7AF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catabolic process</w:t>
            </w:r>
          </w:p>
        </w:tc>
      </w:tr>
      <w:tr w:rsidR="00F61C54" w:rsidRPr="00F61C54" w14:paraId="78BE77B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9CD2E4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74A3D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ketone body metabolic process</w:t>
            </w:r>
          </w:p>
        </w:tc>
      </w:tr>
      <w:tr w:rsidR="00F61C54" w:rsidRPr="00F61C54" w14:paraId="5C60F69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02ECE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14698C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ketone metabolic process</w:t>
            </w:r>
          </w:p>
        </w:tc>
      </w:tr>
      <w:tr w:rsidR="00F61C54" w:rsidRPr="00F61C54" w14:paraId="5F3CD6F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EE104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96EEB1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lipid metabolic process</w:t>
            </w:r>
          </w:p>
        </w:tc>
      </w:tr>
      <w:tr w:rsidR="00F61C54" w:rsidRPr="00F61C54" w14:paraId="561F655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C10DD1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DFE76C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macromolecule metabolic process</w:t>
            </w:r>
          </w:p>
        </w:tc>
      </w:tr>
      <w:tr w:rsidR="00F61C54" w:rsidRPr="00F61C54" w14:paraId="475DAAB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D7FAB8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5E4034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nitrogen compound metabolic process</w:t>
            </w:r>
          </w:p>
        </w:tc>
      </w:tr>
      <w:tr w:rsidR="00F61C54" w:rsidRPr="00F61C54" w14:paraId="6E47039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F6AB05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AFC5B4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cofactor metabolic process</w:t>
            </w:r>
          </w:p>
        </w:tc>
      </w:tr>
      <w:tr w:rsidR="00F61C54" w:rsidRPr="00F61C54" w14:paraId="009D568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562A73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4B64C6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daunorubicin metabolic process</w:t>
            </w:r>
          </w:p>
        </w:tc>
      </w:tr>
      <w:tr w:rsidR="00F61C54" w:rsidRPr="00F61C54" w14:paraId="36E37F1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0CFD0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0534DF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doxorubicin metabolic process</w:t>
            </w:r>
          </w:p>
        </w:tc>
      </w:tr>
      <w:tr w:rsidR="00F61C54" w:rsidRPr="00F61C54" w14:paraId="0DA4CCA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0909DC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702488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drug metabolic process</w:t>
            </w:r>
          </w:p>
        </w:tc>
      </w:tr>
      <w:tr w:rsidR="00F61C54" w:rsidRPr="00F61C54" w14:paraId="2BB0AC4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64B7D8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91A941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glycosyl compound metabolic process</w:t>
            </w:r>
          </w:p>
        </w:tc>
      </w:tr>
      <w:tr w:rsidR="00F61C54" w:rsidRPr="00F61C54" w14:paraId="446B32F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3CDB2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543C86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heme metabolic process</w:t>
            </w:r>
          </w:p>
        </w:tc>
      </w:tr>
      <w:tr w:rsidR="00F61C54" w:rsidRPr="00F61C54" w14:paraId="274528C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F8E0B3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50F14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heterocycle metabolic process</w:t>
            </w:r>
          </w:p>
        </w:tc>
      </w:tr>
      <w:tr w:rsidR="00F61C54" w:rsidRPr="00F61C54" w14:paraId="1430F24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339468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53C81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lipid metabolic process</w:t>
            </w:r>
          </w:p>
        </w:tc>
      </w:tr>
      <w:tr w:rsidR="00F61C54" w:rsidRPr="00F61C54" w14:paraId="7EF4702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4CB5D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8C6D55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macromolecule metabolic process</w:t>
            </w:r>
          </w:p>
        </w:tc>
      </w:tr>
      <w:tr w:rsidR="00F61C54" w:rsidRPr="00F61C54" w14:paraId="170B16A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27F95D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A4DEF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macromolecule methylation</w:t>
            </w:r>
          </w:p>
        </w:tc>
      </w:tr>
      <w:tr w:rsidR="00F61C54" w:rsidRPr="00F61C54" w14:paraId="406441C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F7102E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D89F40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multicellular organismal metabolic process</w:t>
            </w:r>
          </w:p>
        </w:tc>
      </w:tr>
      <w:tr w:rsidR="00F61C54" w:rsidRPr="00F61C54" w14:paraId="0CC06FE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3D66A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B99222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nitrogen cycle metabolic process</w:t>
            </w:r>
          </w:p>
        </w:tc>
      </w:tr>
      <w:tr w:rsidR="00F61C54" w:rsidRPr="00F61C54" w14:paraId="4952A5E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D912E0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59ED4B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one-carbon metabolic process</w:t>
            </w:r>
          </w:p>
        </w:tc>
      </w:tr>
      <w:tr w:rsidR="00F61C54" w:rsidRPr="00F61C54" w14:paraId="2C6C625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2B4593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BCEED2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acid metabolic process</w:t>
            </w:r>
          </w:p>
        </w:tc>
      </w:tr>
      <w:tr w:rsidR="00F61C54" w:rsidRPr="00F61C54" w14:paraId="5C8C13C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50549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6D10A7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cyclic compound metabolic process</w:t>
            </w:r>
          </w:p>
        </w:tc>
      </w:tr>
      <w:tr w:rsidR="00F61C54" w:rsidRPr="00F61C54" w14:paraId="21D41FF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4E0C11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D5C87D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hydroxy compound metabolic process</w:t>
            </w:r>
          </w:p>
        </w:tc>
      </w:tr>
      <w:tr w:rsidR="00F61C54" w:rsidRPr="00F61C54" w14:paraId="6D51646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DA3C6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C4C7C8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substance biosynthetic process</w:t>
            </w:r>
          </w:p>
        </w:tc>
      </w:tr>
      <w:tr w:rsidR="00F61C54" w:rsidRPr="00F61C54" w14:paraId="6E0961E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686F50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272ED6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substance catabolic process</w:t>
            </w:r>
          </w:p>
        </w:tc>
      </w:tr>
      <w:tr w:rsidR="00F61C54" w:rsidRPr="00F61C54" w14:paraId="1AC1D12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8FEAA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CCF60C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substance transport</w:t>
            </w:r>
          </w:p>
        </w:tc>
      </w:tr>
      <w:tr w:rsidR="00F61C54" w:rsidRPr="00F61C54" w14:paraId="449797D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882550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B04074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organonitrogen compound metabolic process</w:t>
            </w:r>
          </w:p>
        </w:tc>
      </w:tr>
      <w:tr w:rsidR="00F61C54" w:rsidRPr="00F61C54" w14:paraId="45C6759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6A9E32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E7C689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organophosphate ester transport</w:t>
            </w:r>
          </w:p>
        </w:tc>
      </w:tr>
      <w:tr w:rsidR="00F61C54" w:rsidRPr="00F61C54" w14:paraId="64DBD79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99A669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35F94C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organophosphate metabolic process</w:t>
            </w:r>
          </w:p>
        </w:tc>
      </w:tr>
      <w:tr w:rsidR="00F61C54" w:rsidRPr="00F61C54" w14:paraId="0CC3A44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EB476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D1FEC9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phosphorus metabolic process</w:t>
            </w:r>
          </w:p>
        </w:tc>
      </w:tr>
      <w:tr w:rsidR="00F61C54" w:rsidRPr="00F61C54" w14:paraId="20F730E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882590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B9EAA4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pigment metabolic process</w:t>
            </w:r>
          </w:p>
        </w:tc>
      </w:tr>
      <w:tr w:rsidR="00F61C54" w:rsidRPr="00F61C54" w14:paraId="258451D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1AB50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99EA09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metabolic process</w:t>
            </w:r>
          </w:p>
        </w:tc>
      </w:tr>
      <w:tr w:rsidR="00F61C54" w:rsidRPr="00F61C54" w14:paraId="37DE00A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43B44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067596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metabolic process</w:t>
            </w:r>
          </w:p>
        </w:tc>
      </w:tr>
      <w:tr w:rsidR="00F61C54" w:rsidRPr="00F61C54" w14:paraId="03F23D2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ACB51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50FA32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biosynthetic process</w:t>
            </w:r>
          </w:p>
        </w:tc>
      </w:tr>
      <w:tr w:rsidR="00F61C54" w:rsidRPr="00F61C54" w14:paraId="46C4A791"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7F1FAC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D19184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carbohydrate metabolic process</w:t>
            </w:r>
          </w:p>
        </w:tc>
      </w:tr>
      <w:tr w:rsidR="00F61C54" w:rsidRPr="00F61C54" w14:paraId="1788413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5D4EC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A4E23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catabolic process</w:t>
            </w:r>
          </w:p>
        </w:tc>
      </w:tr>
      <w:tr w:rsidR="00F61C54" w:rsidRPr="00F61C54" w14:paraId="412C202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3A8E2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E6C70B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small molecule metabolic process</w:t>
            </w:r>
          </w:p>
        </w:tc>
      </w:tr>
      <w:tr w:rsidR="00F61C54" w:rsidRPr="00F61C54" w14:paraId="481CB7B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4DB2B1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71051B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sulfur compound metabolic process</w:t>
            </w:r>
          </w:p>
        </w:tc>
      </w:tr>
      <w:tr w:rsidR="00F61C54" w:rsidRPr="00F61C54" w14:paraId="28D7509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0C0013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0FB040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thioester metabolic process</w:t>
            </w:r>
          </w:p>
        </w:tc>
      </w:tr>
      <w:tr w:rsidR="00F61C54" w:rsidRPr="00F61C54" w14:paraId="054D09C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73BCA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BCD128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urea metabolic process</w:t>
            </w:r>
          </w:p>
        </w:tc>
      </w:tr>
      <w:tr w:rsidR="00F61C54" w:rsidRPr="00F61C54" w14:paraId="1802CB4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77DFD5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76E280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xenobiotic metabolic process</w:t>
            </w:r>
          </w:p>
        </w:tc>
      </w:tr>
      <w:tr w:rsidR="00F61C54" w:rsidRPr="00F61C54" w14:paraId="40E06EF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3DD6E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56A7A3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fluid transport</w:t>
            </w:r>
          </w:p>
        </w:tc>
      </w:tr>
      <w:tr w:rsidR="00F61C54" w:rsidRPr="00F61C54" w14:paraId="1B2C2F7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D0D0C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89C31B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generation of precursor metabolites and energy</w:t>
            </w:r>
          </w:p>
        </w:tc>
      </w:tr>
      <w:tr w:rsidR="00F61C54" w:rsidRPr="00F61C54" w14:paraId="5813E25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926D1E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14FA90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amide transport</w:t>
            </w:r>
          </w:p>
        </w:tc>
      </w:tr>
      <w:tr w:rsidR="00F61C54" w:rsidRPr="00F61C54" w14:paraId="134E083D"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0DDEB5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3E92C1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establishment of protein localization to membrane</w:t>
            </w:r>
          </w:p>
        </w:tc>
      </w:tr>
      <w:tr w:rsidR="00F61C54" w:rsidRPr="00F61C54" w14:paraId="7553AC44"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339ECC6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134BE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establishment of protein localization to organelle</w:t>
            </w:r>
          </w:p>
        </w:tc>
      </w:tr>
      <w:tr w:rsidR="00F61C54" w:rsidRPr="00F61C54" w14:paraId="620ACAC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604945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8BB3C7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hydrogen transport</w:t>
            </w:r>
          </w:p>
        </w:tc>
      </w:tr>
      <w:tr w:rsidR="00F61C54" w:rsidRPr="00F61C54" w14:paraId="2FF585D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31183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1EF2F4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intracellular transport</w:t>
            </w:r>
          </w:p>
        </w:tc>
      </w:tr>
      <w:tr w:rsidR="00F61C54" w:rsidRPr="00F61C54" w14:paraId="119081A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91C7B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4AD25D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multi-organism intracellular transport</w:t>
            </w:r>
          </w:p>
        </w:tc>
      </w:tr>
      <w:tr w:rsidR="00F61C54" w:rsidRPr="00F61C54" w14:paraId="641C021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FCA4BB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EC69A5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multi-organism transport</w:t>
            </w:r>
          </w:p>
        </w:tc>
      </w:tr>
      <w:tr w:rsidR="00F61C54" w:rsidRPr="00F61C54" w14:paraId="7C1A2FA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1897B0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240D43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acid transport</w:t>
            </w:r>
          </w:p>
        </w:tc>
      </w:tr>
      <w:tr w:rsidR="00F61C54" w:rsidRPr="00F61C54" w14:paraId="5883BC4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3A3D6B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F700BD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oxidation-reduction process</w:t>
            </w:r>
          </w:p>
        </w:tc>
      </w:tr>
      <w:tr w:rsidR="00F61C54" w:rsidRPr="00F61C54" w14:paraId="3C30200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0DBDDD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DD980D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polyketide metabolic process</w:t>
            </w:r>
          </w:p>
        </w:tc>
      </w:tr>
      <w:tr w:rsidR="00F61C54" w:rsidRPr="00F61C54" w14:paraId="027EF12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D4A872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F30141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biological process</w:t>
            </w:r>
          </w:p>
        </w:tc>
      </w:tr>
      <w:tr w:rsidR="00F61C54" w:rsidRPr="00F61C54" w14:paraId="62AB151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AF5126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6CF884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molecular function</w:t>
            </w:r>
          </w:p>
        </w:tc>
      </w:tr>
      <w:tr w:rsidR="00F61C54" w:rsidRPr="00F61C54" w14:paraId="10D9637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855917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5B94D5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activation cascade</w:t>
            </w:r>
          </w:p>
        </w:tc>
      </w:tr>
      <w:tr w:rsidR="00F61C54" w:rsidRPr="00F61C54" w14:paraId="57C5274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EC9AA0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98D2B5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demethylation</w:t>
            </w:r>
          </w:p>
        </w:tc>
      </w:tr>
      <w:tr w:rsidR="00F61C54" w:rsidRPr="00F61C54" w14:paraId="46B415E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181049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D9921D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localization to membrane</w:t>
            </w:r>
          </w:p>
        </w:tc>
      </w:tr>
      <w:tr w:rsidR="00F61C54" w:rsidRPr="00F61C54" w14:paraId="3F8DB92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5B97F9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5F6AB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receptor internalization</w:t>
            </w:r>
          </w:p>
        </w:tc>
      </w:tr>
      <w:tr w:rsidR="00F61C54" w:rsidRPr="00F61C54" w14:paraId="31D0EC3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B061D9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4A9D15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catalytic activity</w:t>
            </w:r>
          </w:p>
        </w:tc>
      </w:tr>
      <w:tr w:rsidR="00F61C54" w:rsidRPr="00F61C54" w14:paraId="3C356CD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703E7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BCB959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component organization</w:t>
            </w:r>
          </w:p>
        </w:tc>
      </w:tr>
      <w:tr w:rsidR="00F61C54" w:rsidRPr="00F61C54" w14:paraId="45AD027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89D18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DB14B9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process</w:t>
            </w:r>
          </w:p>
        </w:tc>
      </w:tr>
      <w:tr w:rsidR="00F61C54" w:rsidRPr="00F61C54" w14:paraId="2E0DC01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458FB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CA62CB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localization</w:t>
            </w:r>
          </w:p>
        </w:tc>
      </w:tr>
      <w:tr w:rsidR="00F61C54" w:rsidRPr="00F61C54" w14:paraId="7DC216C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8F363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120434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homeostatic process</w:t>
            </w:r>
          </w:p>
        </w:tc>
      </w:tr>
      <w:tr w:rsidR="00F61C54" w:rsidRPr="00F61C54" w14:paraId="4F63497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F14A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8C3175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hormone levels</w:t>
            </w:r>
          </w:p>
        </w:tc>
      </w:tr>
      <w:tr w:rsidR="00F61C54" w:rsidRPr="00F61C54" w14:paraId="20AE91A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05FA1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3578C5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signaling</w:t>
            </w:r>
          </w:p>
        </w:tc>
      </w:tr>
      <w:tr w:rsidR="00F61C54" w:rsidRPr="00F61C54" w14:paraId="0565181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415D30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44CE7C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secretion</w:t>
            </w:r>
          </w:p>
        </w:tc>
      </w:tr>
      <w:tr w:rsidR="00F61C54" w:rsidRPr="00F61C54" w14:paraId="5C43EC3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259C67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91F2E6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secretion by cell</w:t>
            </w:r>
          </w:p>
        </w:tc>
      </w:tr>
      <w:tr w:rsidR="00F61C54" w:rsidRPr="00F61C54" w14:paraId="789B346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4CA398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D0CA17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signal transduction</w:t>
            </w:r>
          </w:p>
        </w:tc>
      </w:tr>
      <w:tr w:rsidR="00F61C54" w:rsidRPr="00F61C54" w14:paraId="0492CE6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53591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3295AF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signal transduction by phosphorylation</w:t>
            </w:r>
          </w:p>
        </w:tc>
      </w:tr>
      <w:tr w:rsidR="00F61C54" w:rsidRPr="00F61C54" w14:paraId="2C0F6EB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F05331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586B66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cellular localization</w:t>
            </w:r>
          </w:p>
        </w:tc>
      </w:tr>
      <w:tr w:rsidR="00F61C54" w:rsidRPr="00F61C54" w14:paraId="7AC59F4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7176D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8D5525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intracellular transport</w:t>
            </w:r>
          </w:p>
        </w:tc>
      </w:tr>
      <w:tr w:rsidR="00F61C54" w:rsidRPr="00F61C54" w14:paraId="46C4BD1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A7D9EA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03B1C9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transport</w:t>
            </w:r>
          </w:p>
        </w:tc>
      </w:tr>
      <w:tr w:rsidR="00F61C54" w:rsidRPr="00F61C54" w14:paraId="711739B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49745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A5885F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transmembrane transport</w:t>
            </w:r>
          </w:p>
        </w:tc>
      </w:tr>
      <w:tr w:rsidR="00F61C54" w:rsidRPr="00F61C54" w14:paraId="10341D8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30D8F5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A4124F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tricarboxylic acid cycle</w:t>
            </w:r>
          </w:p>
        </w:tc>
      </w:tr>
      <w:tr w:rsidR="00F61C54" w:rsidRPr="00F61C54" w14:paraId="3F3CEA7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A5E93C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958D05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stress</w:t>
            </w:r>
          </w:p>
        </w:tc>
      </w:tr>
      <w:tr w:rsidR="00F61C54" w:rsidRPr="00F61C54" w14:paraId="069ADA2C"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1EFC1A7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8913B4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energy derivation by oxidation of organic compounds</w:t>
            </w:r>
          </w:p>
        </w:tc>
      </w:tr>
      <w:tr w:rsidR="00F61C54" w:rsidRPr="00F61C54" w14:paraId="38ADD42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DB08E3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94DCC9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biological process</w:t>
            </w:r>
          </w:p>
        </w:tc>
      </w:tr>
      <w:tr w:rsidR="00F61C54" w:rsidRPr="00F61C54" w14:paraId="607058B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FB1CC2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2F15C5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neurotransmitter metabolic process</w:t>
            </w:r>
          </w:p>
        </w:tc>
      </w:tr>
      <w:tr w:rsidR="00F61C54" w:rsidRPr="00F61C54" w14:paraId="625CB1F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1090A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2D361D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developmental process</w:t>
            </w:r>
          </w:p>
        </w:tc>
      </w:tr>
      <w:tr w:rsidR="00F61C54" w:rsidRPr="00F61C54" w14:paraId="139E7D8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245A8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2B1A1F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membrane lipid distribution</w:t>
            </w:r>
          </w:p>
        </w:tc>
      </w:tr>
      <w:tr w:rsidR="00F61C54" w:rsidRPr="00F61C54" w14:paraId="33FDDA4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242A23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1563A0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phagosome maturation</w:t>
            </w:r>
          </w:p>
        </w:tc>
      </w:tr>
      <w:tr w:rsidR="00F61C54" w:rsidRPr="00F61C54" w14:paraId="24B538D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CAC335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53B082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migration</w:t>
            </w:r>
          </w:p>
        </w:tc>
      </w:tr>
      <w:tr w:rsidR="00F61C54" w:rsidRPr="00F61C54" w14:paraId="7DA3FB8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752FE3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5EFDAA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projection organization</w:t>
            </w:r>
          </w:p>
        </w:tc>
      </w:tr>
      <w:tr w:rsidR="00F61C54" w:rsidRPr="00F61C54" w14:paraId="5D7BD9C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6F45E9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7DE129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locomotion</w:t>
            </w:r>
          </w:p>
        </w:tc>
      </w:tr>
      <w:tr w:rsidR="00F61C54" w:rsidRPr="00F61C54" w14:paraId="622ADEE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35DDC7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2DEA34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taxis</w:t>
            </w:r>
          </w:p>
        </w:tc>
      </w:tr>
      <w:tr w:rsidR="00F61C54" w:rsidRPr="00F61C54" w14:paraId="4A0E6F0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1B5B3A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2BA244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chemotaxis</w:t>
            </w:r>
          </w:p>
        </w:tc>
      </w:tr>
      <w:tr w:rsidR="00F61C54" w:rsidRPr="00F61C54" w14:paraId="5709E61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6C5C14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B94659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developmental process</w:t>
            </w:r>
          </w:p>
        </w:tc>
      </w:tr>
      <w:tr w:rsidR="00F61C54" w:rsidRPr="00F61C54" w14:paraId="5F4A19B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1CCB5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55B013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homeostasis</w:t>
            </w:r>
          </w:p>
        </w:tc>
      </w:tr>
      <w:tr w:rsidR="00F61C54" w:rsidRPr="00F61C54" w14:paraId="547E9D2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8C90B3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3C054B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electron transport chain</w:t>
            </w:r>
          </w:p>
        </w:tc>
      </w:tr>
      <w:tr w:rsidR="00F61C54" w:rsidRPr="00F61C54" w14:paraId="5F8C54EF" w14:textId="77777777" w:rsidTr="00F61C54">
        <w:trPr>
          <w:trHeight w:val="6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185F2B72"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Organelle biology</w:t>
            </w:r>
          </w:p>
        </w:tc>
        <w:tc>
          <w:tcPr>
            <w:tcW w:w="4700" w:type="dxa"/>
            <w:tcBorders>
              <w:top w:val="nil"/>
              <w:left w:val="nil"/>
              <w:bottom w:val="single" w:sz="4" w:space="0" w:color="auto"/>
              <w:right w:val="single" w:sz="4" w:space="0" w:color="auto"/>
            </w:tcBorders>
            <w:shd w:val="clear" w:color="auto" w:fill="auto"/>
            <w:vAlign w:val="bottom"/>
            <w:hideMark/>
          </w:tcPr>
          <w:p w14:paraId="1612853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component assembly involved in morphogenesis</w:t>
            </w:r>
          </w:p>
        </w:tc>
      </w:tr>
      <w:tr w:rsidR="00F61C54" w:rsidRPr="00F61C54" w14:paraId="7B50CD1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5A32E2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02DE25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component disassembly</w:t>
            </w:r>
          </w:p>
        </w:tc>
      </w:tr>
      <w:tr w:rsidR="00F61C54" w:rsidRPr="00F61C54" w14:paraId="749DF31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5D9C38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2DF85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component morphogenesis</w:t>
            </w:r>
          </w:p>
        </w:tc>
      </w:tr>
      <w:tr w:rsidR="00F61C54" w:rsidRPr="00F61C54" w14:paraId="6CDF82D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A834AA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9D4341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component movement</w:t>
            </w:r>
          </w:p>
        </w:tc>
      </w:tr>
      <w:tr w:rsidR="00F61C54" w:rsidRPr="00F61C54" w14:paraId="1B36AC1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5AB513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8568B9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establishment of vesicle localization</w:t>
            </w:r>
          </w:p>
        </w:tc>
      </w:tr>
      <w:tr w:rsidR="00F61C54" w:rsidRPr="00F61C54" w14:paraId="5BCA1ED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B751F6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742E14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extracellular structure organization</w:t>
            </w:r>
          </w:p>
        </w:tc>
      </w:tr>
      <w:tr w:rsidR="00F61C54" w:rsidRPr="00F61C54" w14:paraId="6EB8A44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40EE0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9CDFEE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mitochondrion organization</w:t>
            </w:r>
          </w:p>
        </w:tc>
      </w:tr>
      <w:tr w:rsidR="00F61C54" w:rsidRPr="00F61C54" w14:paraId="5FDD453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C83393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136015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nuclear envelope organization</w:t>
            </w:r>
          </w:p>
        </w:tc>
      </w:tr>
      <w:tr w:rsidR="00F61C54" w:rsidRPr="00F61C54" w14:paraId="1B4D15F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B4F8B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7B664F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nucleus organization</w:t>
            </w:r>
          </w:p>
        </w:tc>
      </w:tr>
      <w:tr w:rsidR="00F61C54" w:rsidRPr="00F61C54" w14:paraId="5D552D8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74FF58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8B053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organelle fission</w:t>
            </w:r>
          </w:p>
        </w:tc>
      </w:tr>
      <w:tr w:rsidR="00F61C54" w:rsidRPr="00F61C54" w14:paraId="49C0A67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7C1A17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A5C15E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organelle localization</w:t>
            </w:r>
          </w:p>
        </w:tc>
      </w:tr>
      <w:tr w:rsidR="00F61C54" w:rsidRPr="00F61C54" w14:paraId="7C96822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EC0015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7016BE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organelle organization</w:t>
            </w:r>
          </w:p>
        </w:tc>
      </w:tr>
      <w:tr w:rsidR="00F61C54" w:rsidRPr="00F61C54" w14:paraId="05FF276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50C9D5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FDC86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peroxisome organization</w:t>
            </w:r>
          </w:p>
        </w:tc>
      </w:tr>
      <w:tr w:rsidR="00F61C54" w:rsidRPr="00F61C54" w14:paraId="1CD9392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896CB5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C04BD2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organelle organization</w:t>
            </w:r>
          </w:p>
        </w:tc>
      </w:tr>
      <w:tr w:rsidR="00F61C54" w:rsidRPr="00F61C54" w14:paraId="7D6DF6F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471E7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0D884D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vesicle organization</w:t>
            </w:r>
          </w:p>
        </w:tc>
      </w:tr>
      <w:tr w:rsidR="00F61C54" w:rsidRPr="00F61C54" w14:paraId="2668259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EA9268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A388C3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vesicle targeting</w:t>
            </w:r>
          </w:p>
        </w:tc>
      </w:tr>
      <w:tr w:rsidR="00F61C54" w:rsidRPr="00F61C54" w14:paraId="28B7155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4763B1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6C5AE2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vesicle-mediated transport</w:t>
            </w:r>
          </w:p>
        </w:tc>
      </w:tr>
      <w:tr w:rsidR="00F61C54" w:rsidRPr="00F61C54" w14:paraId="2400DE51"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12BA7829"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Immune system</w:t>
            </w:r>
          </w:p>
        </w:tc>
        <w:tc>
          <w:tcPr>
            <w:tcW w:w="4700" w:type="dxa"/>
            <w:tcBorders>
              <w:top w:val="nil"/>
              <w:left w:val="nil"/>
              <w:bottom w:val="single" w:sz="4" w:space="0" w:color="auto"/>
              <w:right w:val="single" w:sz="4" w:space="0" w:color="auto"/>
            </w:tcBorders>
            <w:shd w:val="clear" w:color="auto" w:fill="auto"/>
            <w:vAlign w:val="bottom"/>
            <w:hideMark/>
          </w:tcPr>
          <w:p w14:paraId="16A0704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lymphocyte migration</w:t>
            </w:r>
          </w:p>
        </w:tc>
      </w:tr>
      <w:tr w:rsidR="00F61C54" w:rsidRPr="00F61C54" w14:paraId="43456DE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05D809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E1A554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 cell mediated cytotoxicity</w:t>
            </w:r>
          </w:p>
        </w:tc>
      </w:tr>
      <w:tr w:rsidR="00F61C54" w:rsidRPr="00F61C54" w14:paraId="5337094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9957E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711715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 cell tolerance induction</w:t>
            </w:r>
          </w:p>
        </w:tc>
      </w:tr>
      <w:tr w:rsidR="00F61C54" w:rsidRPr="00F61C54" w14:paraId="695035C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6BB26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BA6CE9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immune response to tumor cell</w:t>
            </w:r>
          </w:p>
        </w:tc>
      </w:tr>
      <w:tr w:rsidR="00F61C54" w:rsidRPr="00F61C54" w14:paraId="7DB5546F" w14:textId="77777777" w:rsidTr="00F61C54">
        <w:trPr>
          <w:trHeight w:val="900"/>
        </w:trPr>
        <w:tc>
          <w:tcPr>
            <w:tcW w:w="2360" w:type="dxa"/>
            <w:vMerge/>
            <w:tcBorders>
              <w:top w:val="nil"/>
              <w:left w:val="single" w:sz="4" w:space="0" w:color="auto"/>
              <w:bottom w:val="single" w:sz="4" w:space="0" w:color="auto"/>
              <w:right w:val="single" w:sz="4" w:space="0" w:color="auto"/>
            </w:tcBorders>
            <w:vAlign w:val="center"/>
            <w:hideMark/>
          </w:tcPr>
          <w:p w14:paraId="452CA84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D40101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immune response-regulating cell surface receptor signaling pathway involved in phagocytosis</w:t>
            </w:r>
          </w:p>
        </w:tc>
      </w:tr>
      <w:tr w:rsidR="00F61C54" w:rsidRPr="00F61C54" w14:paraId="4D3D9C0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07514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6A4D9A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inflammatory response to antigenic stimulus</w:t>
            </w:r>
          </w:p>
        </w:tc>
      </w:tr>
      <w:tr w:rsidR="00F61C54" w:rsidRPr="00F61C54" w14:paraId="21654D5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F9693C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EB002B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degranulation</w:t>
            </w:r>
          </w:p>
        </w:tc>
      </w:tr>
      <w:tr w:rsidR="00F61C54" w:rsidRPr="00F61C54" w14:paraId="3F6E5DA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5516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94D8ED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T cell selection</w:t>
            </w:r>
          </w:p>
        </w:tc>
      </w:tr>
      <w:tr w:rsidR="00F61C54" w:rsidRPr="00F61C54" w14:paraId="40E04F0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80B66F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7A24B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 cell costimulation</w:t>
            </w:r>
          </w:p>
        </w:tc>
      </w:tr>
      <w:tr w:rsidR="00F61C54" w:rsidRPr="00F61C54" w14:paraId="7647458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844E71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661F02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adaptive immune response</w:t>
            </w:r>
          </w:p>
        </w:tc>
      </w:tr>
      <w:tr w:rsidR="00F61C54" w:rsidRPr="00F61C54" w14:paraId="01AD02A9"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27428C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1AC96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antigen processing and presentation of exogenous antigen</w:t>
            </w:r>
          </w:p>
        </w:tc>
      </w:tr>
      <w:tr w:rsidR="00F61C54" w:rsidRPr="00F61C54" w14:paraId="5C514D4D"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654BAE2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3645D0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antigen processing and presentation of peptide antigen</w:t>
            </w:r>
          </w:p>
        </w:tc>
      </w:tr>
      <w:tr w:rsidR="00F61C54" w:rsidRPr="00F61C54" w14:paraId="3D5A1F18"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360F5D9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68527F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antigen processing and presentation of peptide or polysaccharide antigen via MHC class II</w:t>
            </w:r>
          </w:p>
        </w:tc>
      </w:tr>
      <w:tr w:rsidR="00F61C54" w:rsidRPr="00F61C54" w14:paraId="6B1C3EA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567ADB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57F2E3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cytokine production</w:t>
            </w:r>
          </w:p>
        </w:tc>
      </w:tr>
      <w:tr w:rsidR="00F61C54" w:rsidRPr="00F61C54" w14:paraId="4BF77D16"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359B9A1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D73BBC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cytokine production involved in immune response</w:t>
            </w:r>
          </w:p>
        </w:tc>
      </w:tr>
      <w:tr w:rsidR="00F61C54" w:rsidRPr="00F61C54" w14:paraId="0DB231F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0868CE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4D7966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defense response</w:t>
            </w:r>
          </w:p>
        </w:tc>
      </w:tr>
      <w:tr w:rsidR="00F61C54" w:rsidRPr="00F61C54" w14:paraId="187C3A8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83348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2739DD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defense response to other organism</w:t>
            </w:r>
          </w:p>
        </w:tc>
      </w:tr>
      <w:tr w:rsidR="00F61C54" w:rsidRPr="00F61C54" w14:paraId="7D323C9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0DDD73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996E74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defense response to virus</w:t>
            </w:r>
          </w:p>
        </w:tc>
      </w:tr>
      <w:tr w:rsidR="00F61C54" w:rsidRPr="00F61C54" w14:paraId="31E22AA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B4C665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CFF1C0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humoral immune response</w:t>
            </w:r>
          </w:p>
        </w:tc>
      </w:tr>
      <w:tr w:rsidR="00F61C54" w:rsidRPr="00F61C54" w14:paraId="1BBA245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C8A3B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10F5F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innate immune response</w:t>
            </w:r>
          </w:p>
        </w:tc>
      </w:tr>
      <w:tr w:rsidR="00F61C54" w:rsidRPr="00F61C54" w14:paraId="0B6A3FF9"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4F11A67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2C73F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activation involved in immune response</w:t>
            </w:r>
          </w:p>
        </w:tc>
      </w:tr>
      <w:tr w:rsidR="00F61C54" w:rsidRPr="00F61C54" w14:paraId="3AADB0E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624FA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3AD4E9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chemotaxis</w:t>
            </w:r>
          </w:p>
        </w:tc>
      </w:tr>
      <w:tr w:rsidR="00F61C54" w:rsidRPr="00F61C54" w14:paraId="6537BDC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4678B6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35B6B8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mediated immunity</w:t>
            </w:r>
          </w:p>
        </w:tc>
      </w:tr>
      <w:tr w:rsidR="00F61C54" w:rsidRPr="00F61C54" w14:paraId="1743D7C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6776E0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EC5D9D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proliferation</w:t>
            </w:r>
          </w:p>
        </w:tc>
      </w:tr>
      <w:tr w:rsidR="00F61C54" w:rsidRPr="00F61C54" w14:paraId="2875BA0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0B943E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E6FF77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lymphocyte activation</w:t>
            </w:r>
          </w:p>
        </w:tc>
      </w:tr>
      <w:tr w:rsidR="00F61C54" w:rsidRPr="00F61C54" w14:paraId="3BCB7A1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76E1C5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643381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myeloid leukocyte activation</w:t>
            </w:r>
          </w:p>
        </w:tc>
      </w:tr>
      <w:tr w:rsidR="00F61C54" w:rsidRPr="00F61C54" w14:paraId="091C6EA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8176C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5AAEB9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myeloid leukocyte migration</w:t>
            </w:r>
          </w:p>
        </w:tc>
      </w:tr>
      <w:tr w:rsidR="00F61C54" w:rsidRPr="00F61C54" w14:paraId="6A8ADA5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2CCAC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0F4CDE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natural killer cell mediated cytotoxicity</w:t>
            </w:r>
          </w:p>
        </w:tc>
      </w:tr>
      <w:tr w:rsidR="00F61C54" w:rsidRPr="00F61C54" w14:paraId="672A4DFB"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6BE674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318BD7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natural killer cell mediated cytotoxicity directed against tumor cell target</w:t>
            </w:r>
          </w:p>
        </w:tc>
      </w:tr>
      <w:tr w:rsidR="00F61C54" w:rsidRPr="00F61C54" w14:paraId="616EB5B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CFE93C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D77A12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immune system process</w:t>
            </w:r>
          </w:p>
        </w:tc>
      </w:tr>
      <w:tr w:rsidR="00F61C54" w:rsidRPr="00F61C54" w14:paraId="52AF034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F3E88D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D15A6D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bacterium</w:t>
            </w:r>
          </w:p>
        </w:tc>
      </w:tr>
      <w:tr w:rsidR="00F61C54" w:rsidRPr="00F61C54" w14:paraId="30DB255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F1DFE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CBF458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virus</w:t>
            </w:r>
          </w:p>
        </w:tc>
      </w:tr>
      <w:tr w:rsidR="00F61C54" w:rsidRPr="00F61C54" w14:paraId="3A3D579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23501A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68E401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activation</w:t>
            </w:r>
          </w:p>
        </w:tc>
      </w:tr>
      <w:tr w:rsidR="00F61C54" w:rsidRPr="00F61C54" w14:paraId="68DA1A3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E5646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EE02AE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activation involved in immune response</w:t>
            </w:r>
          </w:p>
        </w:tc>
      </w:tr>
      <w:tr w:rsidR="00F61C54" w:rsidRPr="00F61C54" w14:paraId="08D16CB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22D4C7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DBFEF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complement activation</w:t>
            </w:r>
          </w:p>
        </w:tc>
      </w:tr>
      <w:tr w:rsidR="00F61C54" w:rsidRPr="00F61C54" w14:paraId="109B2D3F"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6543EB90"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Organ development and complex behaviour</w:t>
            </w:r>
          </w:p>
        </w:tc>
        <w:tc>
          <w:tcPr>
            <w:tcW w:w="4700" w:type="dxa"/>
            <w:tcBorders>
              <w:top w:val="nil"/>
              <w:left w:val="nil"/>
              <w:bottom w:val="single" w:sz="4" w:space="0" w:color="auto"/>
              <w:right w:val="single" w:sz="4" w:space="0" w:color="auto"/>
            </w:tcBorders>
            <w:shd w:val="clear" w:color="auto" w:fill="auto"/>
            <w:vAlign w:val="bottom"/>
            <w:hideMark/>
          </w:tcPr>
          <w:p w14:paraId="79B0D9A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anatomical structure arrangement</w:t>
            </w:r>
          </w:p>
        </w:tc>
      </w:tr>
      <w:tr w:rsidR="00F61C54" w:rsidRPr="00F61C54" w14:paraId="3DC9650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C237F5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8D7E71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BMP</w:t>
            </w:r>
          </w:p>
        </w:tc>
      </w:tr>
      <w:tr w:rsidR="00F61C54" w:rsidRPr="00F61C54" w14:paraId="76E01BB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2367BB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F33F23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sclerotome development</w:t>
            </w:r>
          </w:p>
        </w:tc>
      </w:tr>
      <w:tr w:rsidR="00F61C54" w:rsidRPr="00F61C54" w14:paraId="7733BAD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E953A3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DE722E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appendage development</w:t>
            </w:r>
          </w:p>
        </w:tc>
      </w:tr>
      <w:tr w:rsidR="00F61C54" w:rsidRPr="00F61C54" w14:paraId="6D566B1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6945ED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5064A1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appendage morphogenesis</w:t>
            </w:r>
          </w:p>
        </w:tc>
      </w:tr>
      <w:tr w:rsidR="00F61C54" w:rsidRPr="00F61C54" w14:paraId="6BCFFBF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75642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351FFD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cardiac conduction system development</w:t>
            </w:r>
          </w:p>
        </w:tc>
      </w:tr>
      <w:tr w:rsidR="00F61C54" w:rsidRPr="00F61C54" w14:paraId="2B152F9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50158E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BC04E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cerebellar granular layer development</w:t>
            </w:r>
          </w:p>
        </w:tc>
      </w:tr>
      <w:tr w:rsidR="00F61C54" w:rsidRPr="00F61C54" w14:paraId="1772EDE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6CEAE1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1FA393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cerebellar granular layer formation</w:t>
            </w:r>
          </w:p>
        </w:tc>
      </w:tr>
      <w:tr w:rsidR="00F61C54" w:rsidRPr="00F61C54" w14:paraId="1090F9F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1D330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E3B35F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cerebellar granular layer morphogenesis</w:t>
            </w:r>
          </w:p>
        </w:tc>
      </w:tr>
      <w:tr w:rsidR="00F61C54" w:rsidRPr="00F61C54" w14:paraId="0C2C7CA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4D2B1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1F9187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cerebral cortex development</w:t>
            </w:r>
          </w:p>
        </w:tc>
      </w:tr>
      <w:tr w:rsidR="00F61C54" w:rsidRPr="00F61C54" w14:paraId="4541895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1B6C9F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C6EE48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circadian regulation of gene expression</w:t>
            </w:r>
          </w:p>
        </w:tc>
      </w:tr>
      <w:tr w:rsidR="00F61C54" w:rsidRPr="00F61C54" w14:paraId="4B99E5A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E3EFCA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6FDDB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circadian regulation of translation</w:t>
            </w:r>
          </w:p>
        </w:tc>
      </w:tr>
      <w:tr w:rsidR="00F61C54" w:rsidRPr="00F61C54" w14:paraId="182401C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A0B797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540204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circadian sleep/wake cycle, sleep</w:t>
            </w:r>
          </w:p>
        </w:tc>
      </w:tr>
      <w:tr w:rsidR="00F61C54" w:rsidRPr="00F61C54" w14:paraId="7D3F592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86577B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7AEF02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cornea development in camera-type eye</w:t>
            </w:r>
          </w:p>
        </w:tc>
      </w:tr>
      <w:tr w:rsidR="00F61C54" w:rsidRPr="00F61C54" w14:paraId="0A50236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24D648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172E1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dendrite development</w:t>
            </w:r>
          </w:p>
        </w:tc>
      </w:tr>
      <w:tr w:rsidR="00F61C54" w:rsidRPr="00F61C54" w14:paraId="147086BB"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3F6A87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4E1C5D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dendritic cell antigen processing and presentation</w:t>
            </w:r>
          </w:p>
        </w:tc>
      </w:tr>
      <w:tr w:rsidR="00F61C54" w:rsidRPr="00F61C54" w14:paraId="319D4CA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BED668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D827A5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digestive tract development</w:t>
            </w:r>
          </w:p>
        </w:tc>
      </w:tr>
      <w:tr w:rsidR="00F61C54" w:rsidRPr="00F61C54" w14:paraId="3DA8AA6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A91863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D6E1F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digestive tract morphogenesis</w:t>
            </w:r>
          </w:p>
        </w:tc>
      </w:tr>
      <w:tr w:rsidR="00F61C54" w:rsidRPr="00F61C54" w14:paraId="770BF01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A9E4F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65D5ED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endocrine pancreas development</w:t>
            </w:r>
          </w:p>
        </w:tc>
      </w:tr>
      <w:tr w:rsidR="00F61C54" w:rsidRPr="00F61C54" w14:paraId="4EB7D0B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0066C9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18176D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entrainment of circadian clock</w:t>
            </w:r>
          </w:p>
        </w:tc>
      </w:tr>
      <w:tr w:rsidR="00F61C54" w:rsidRPr="00F61C54" w14:paraId="1618222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CCFF84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7524F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female pregnancy</w:t>
            </w:r>
          </w:p>
        </w:tc>
      </w:tr>
      <w:tr w:rsidR="00F61C54" w:rsidRPr="00F61C54" w14:paraId="45E006D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6E1EBE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4240BA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fertilization</w:t>
            </w:r>
          </w:p>
        </w:tc>
      </w:tr>
      <w:tr w:rsidR="00F61C54" w:rsidRPr="00F61C54" w14:paraId="2DD0A39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736C0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D032C8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floor plate formation</w:t>
            </w:r>
          </w:p>
        </w:tc>
      </w:tr>
      <w:tr w:rsidR="00F61C54" w:rsidRPr="00F61C54" w14:paraId="72A7F6E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820C2A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BD76E1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glomerular capillary formation</w:t>
            </w:r>
          </w:p>
        </w:tc>
      </w:tr>
      <w:tr w:rsidR="00F61C54" w:rsidRPr="00F61C54" w14:paraId="3967FF6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0B891E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3C2209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glomerulus development</w:t>
            </w:r>
          </w:p>
        </w:tc>
      </w:tr>
      <w:tr w:rsidR="00F61C54" w:rsidRPr="00F61C54" w14:paraId="34AF426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5BD795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0E3F80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glomerulus morphogenesis</w:t>
            </w:r>
          </w:p>
        </w:tc>
      </w:tr>
      <w:tr w:rsidR="00F61C54" w:rsidRPr="00F61C54" w14:paraId="09C73BA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293D1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E6368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kidney rudiment formation</w:t>
            </w:r>
          </w:p>
        </w:tc>
      </w:tr>
      <w:tr w:rsidR="00F61C54" w:rsidRPr="00F61C54" w14:paraId="4E1D0C1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B474DC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97EBCC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kidney vasculature morphogenesis</w:t>
            </w:r>
          </w:p>
        </w:tc>
      </w:tr>
      <w:tr w:rsidR="00F61C54" w:rsidRPr="00F61C54" w14:paraId="07E9FA3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B649F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4C807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learning or memory</w:t>
            </w:r>
          </w:p>
        </w:tc>
      </w:tr>
      <w:tr w:rsidR="00F61C54" w:rsidRPr="00F61C54" w14:paraId="1809607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63058C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7C9E95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lung development</w:t>
            </w:r>
          </w:p>
        </w:tc>
      </w:tr>
      <w:tr w:rsidR="00F61C54" w:rsidRPr="00F61C54" w14:paraId="1C03137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AC5543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3CD6A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mammary gland formation</w:t>
            </w:r>
          </w:p>
        </w:tc>
      </w:tr>
      <w:tr w:rsidR="00F61C54" w:rsidRPr="00F61C54" w14:paraId="09F56BC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D0DA2E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F3045D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mating</w:t>
            </w:r>
          </w:p>
        </w:tc>
      </w:tr>
      <w:tr w:rsidR="00F61C54" w:rsidRPr="00F61C54" w14:paraId="7410044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73597F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E14190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adult behavior</w:t>
            </w:r>
          </w:p>
        </w:tc>
      </w:tr>
      <w:tr w:rsidR="00F61C54" w:rsidRPr="00F61C54" w14:paraId="2B8B77C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5809AC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BF1B6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multi-organism reproductive behavior</w:t>
            </w:r>
          </w:p>
        </w:tc>
      </w:tr>
      <w:tr w:rsidR="00F61C54" w:rsidRPr="00F61C54" w14:paraId="5E51B76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07F68C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2E2B54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multicellular organismal movement</w:t>
            </w:r>
          </w:p>
        </w:tc>
      </w:tr>
      <w:tr w:rsidR="00F61C54" w:rsidRPr="00F61C54" w14:paraId="22C10BB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FF64E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71D1BD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myoblast proliferation</w:t>
            </w:r>
          </w:p>
        </w:tc>
      </w:tr>
      <w:tr w:rsidR="00F61C54" w:rsidRPr="00F61C54" w14:paraId="10C60F4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2EAA5A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EE1A00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nephron morphogenesis</w:t>
            </w:r>
          </w:p>
        </w:tc>
      </w:tr>
      <w:tr w:rsidR="00F61C54" w:rsidRPr="00F61C54" w14:paraId="7C90684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944061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1AB1D5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neural precursor cell proliferation</w:t>
            </w:r>
          </w:p>
        </w:tc>
      </w:tr>
      <w:tr w:rsidR="00F61C54" w:rsidRPr="00F61C54" w14:paraId="60B9699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AFDE41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924B82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neural tube development</w:t>
            </w:r>
          </w:p>
        </w:tc>
      </w:tr>
      <w:tr w:rsidR="00F61C54" w:rsidRPr="00F61C54" w14:paraId="7130D5D7"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4413986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ECA47C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optic cup formation involved in camera-type eye development</w:t>
            </w:r>
          </w:p>
        </w:tc>
      </w:tr>
      <w:tr w:rsidR="00F61C54" w:rsidRPr="00F61C54" w14:paraId="7B09DF6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988818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4DF068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 growth</w:t>
            </w:r>
          </w:p>
        </w:tc>
      </w:tr>
      <w:tr w:rsidR="00F61C54" w:rsidRPr="00F61C54" w14:paraId="5E0CCC7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4CB55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79C9BA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osteoblast proliferation</w:t>
            </w:r>
          </w:p>
        </w:tc>
      </w:tr>
      <w:tr w:rsidR="00F61C54" w:rsidRPr="00F61C54" w14:paraId="6F3211E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C0D70F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AB364E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pancreas development</w:t>
            </w:r>
          </w:p>
        </w:tc>
      </w:tr>
      <w:tr w:rsidR="00F61C54" w:rsidRPr="00F61C54" w14:paraId="46FD8F5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EE6E3E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AC0F18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photoreceptor cell maintenance</w:t>
            </w:r>
          </w:p>
        </w:tc>
      </w:tr>
      <w:tr w:rsidR="00F61C54" w:rsidRPr="00F61C54" w14:paraId="78A90E1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87106A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17F1E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circadian rhythm</w:t>
            </w:r>
          </w:p>
        </w:tc>
      </w:tr>
      <w:tr w:rsidR="00F61C54" w:rsidRPr="00F61C54" w14:paraId="17A7214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88DEE3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7F8321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neurotransmitter levels</w:t>
            </w:r>
          </w:p>
        </w:tc>
      </w:tr>
      <w:tr w:rsidR="00F61C54" w:rsidRPr="00F61C54" w14:paraId="0589D98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B3A6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40A988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renal system vasculature morphogenesis</w:t>
            </w:r>
          </w:p>
        </w:tc>
      </w:tr>
      <w:tr w:rsidR="00F61C54" w:rsidRPr="00F61C54" w14:paraId="5B95D03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469A9F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4A93CF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reproductive behavior</w:t>
            </w:r>
          </w:p>
        </w:tc>
      </w:tr>
      <w:tr w:rsidR="00F61C54" w:rsidRPr="00F61C54" w14:paraId="080478B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D609B3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E2EE49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respiratory tube development</w:t>
            </w:r>
          </w:p>
        </w:tc>
      </w:tr>
      <w:tr w:rsidR="00F61C54" w:rsidRPr="00F61C54" w14:paraId="4AAF96D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E986B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86BCD4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sex differentiation</w:t>
            </w:r>
          </w:p>
        </w:tc>
      </w:tr>
      <w:tr w:rsidR="00F61C54" w:rsidRPr="00F61C54" w14:paraId="67226E4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D3A220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A38264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spinal cord development</w:t>
            </w:r>
          </w:p>
        </w:tc>
      </w:tr>
      <w:tr w:rsidR="00F61C54" w:rsidRPr="00F61C54" w14:paraId="44C3884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EED81D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89C06F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stem cell proliferation</w:t>
            </w:r>
          </w:p>
        </w:tc>
      </w:tr>
      <w:tr w:rsidR="00F61C54" w:rsidRPr="00F61C54" w14:paraId="261CA23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C5094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A55BC1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synapse organization</w:t>
            </w:r>
          </w:p>
        </w:tc>
      </w:tr>
      <w:tr w:rsidR="00F61C54" w:rsidRPr="00F61C54" w14:paraId="3135BAE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387906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2BBFF1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synaptic vesicle transport</w:t>
            </w:r>
          </w:p>
        </w:tc>
      </w:tr>
      <w:tr w:rsidR="00F61C54" w:rsidRPr="00F61C54" w14:paraId="5D83B3E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54FBD2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F196D5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tissue remodeling</w:t>
            </w:r>
          </w:p>
        </w:tc>
      </w:tr>
      <w:tr w:rsidR="00F61C54" w:rsidRPr="00F61C54" w14:paraId="1B3C5B3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09ACD2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DBD88F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ureter development</w:t>
            </w:r>
          </w:p>
        </w:tc>
      </w:tr>
      <w:tr w:rsidR="00F61C54" w:rsidRPr="00F61C54" w14:paraId="5D31323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5847E5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6EF80E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angiogenesis</w:t>
            </w:r>
          </w:p>
        </w:tc>
      </w:tr>
      <w:tr w:rsidR="00F61C54" w:rsidRPr="00F61C54" w14:paraId="31626A7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35FBA5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A7CD0C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blood coagulation, fibrin clot formation</w:t>
            </w:r>
          </w:p>
        </w:tc>
      </w:tr>
      <w:tr w:rsidR="00F61C54" w:rsidRPr="00F61C54" w14:paraId="2A52959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79A261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FB47DF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blood vessel development</w:t>
            </w:r>
          </w:p>
        </w:tc>
      </w:tr>
      <w:tr w:rsidR="00F61C54" w:rsidRPr="00F61C54" w14:paraId="4508670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D40FE7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1701CA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blood vessel morphogenesis</w:t>
            </w:r>
          </w:p>
        </w:tc>
      </w:tr>
      <w:tr w:rsidR="00F61C54" w:rsidRPr="00F61C54" w14:paraId="72134B7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E650C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5A4105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brain development</w:t>
            </w:r>
          </w:p>
        </w:tc>
      </w:tr>
      <w:tr w:rsidR="00F61C54" w:rsidRPr="00F61C54" w14:paraId="51F9B32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94221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90F7B4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cardiac chamber development</w:t>
            </w:r>
          </w:p>
        </w:tc>
      </w:tr>
      <w:tr w:rsidR="00F61C54" w:rsidRPr="00F61C54" w14:paraId="1C8606B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359CC6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702ABC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cardiac chamber morphogenesis</w:t>
            </w:r>
          </w:p>
        </w:tc>
      </w:tr>
      <w:tr w:rsidR="00F61C54" w:rsidRPr="00F61C54" w14:paraId="6C15595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CBD084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AF4600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dendritic cell migration</w:t>
            </w:r>
          </w:p>
        </w:tc>
      </w:tr>
      <w:tr w:rsidR="00F61C54" w:rsidRPr="00F61C54" w14:paraId="0BECE90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A1051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F19CD7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forebrain development</w:t>
            </w:r>
          </w:p>
        </w:tc>
      </w:tr>
      <w:tr w:rsidR="00F61C54" w:rsidRPr="00F61C54" w14:paraId="1C88CE1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AB3DF3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186697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gland development</w:t>
            </w:r>
          </w:p>
        </w:tc>
      </w:tr>
      <w:tr w:rsidR="00F61C54" w:rsidRPr="00F61C54" w14:paraId="673D9BE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756928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F414D4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gonad development</w:t>
            </w:r>
          </w:p>
        </w:tc>
      </w:tr>
      <w:tr w:rsidR="00F61C54" w:rsidRPr="00F61C54" w14:paraId="6B739CE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193500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B71E53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heart development</w:t>
            </w:r>
          </w:p>
        </w:tc>
      </w:tr>
      <w:tr w:rsidR="00F61C54" w:rsidRPr="00F61C54" w14:paraId="51DF3B3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D56A0D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F65DD1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hematopoietic or lymphoid organ development</w:t>
            </w:r>
          </w:p>
        </w:tc>
      </w:tr>
      <w:tr w:rsidR="00F61C54" w:rsidRPr="00F61C54" w14:paraId="734BF20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BEF2C2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17DD47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inner ear development</w:t>
            </w:r>
          </w:p>
        </w:tc>
      </w:tr>
      <w:tr w:rsidR="00F61C54" w:rsidRPr="00F61C54" w14:paraId="4287805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391D85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D25E9C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kidney development</w:t>
            </w:r>
          </w:p>
        </w:tc>
      </w:tr>
      <w:tr w:rsidR="00F61C54" w:rsidRPr="00F61C54" w14:paraId="2C9D45D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3546BA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B2561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morphogenesis of a branching structure</w:t>
            </w:r>
          </w:p>
        </w:tc>
      </w:tr>
      <w:tr w:rsidR="00F61C54" w:rsidRPr="00F61C54" w14:paraId="489045A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88DE7C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01BBD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muscle cell proliferation</w:t>
            </w:r>
          </w:p>
        </w:tc>
      </w:tr>
      <w:tr w:rsidR="00F61C54" w:rsidRPr="00F61C54" w14:paraId="318B9A4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CCFEF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05F429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muscle structure development</w:t>
            </w:r>
          </w:p>
        </w:tc>
      </w:tr>
      <w:tr w:rsidR="00F61C54" w:rsidRPr="00F61C54" w14:paraId="79B60D8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3A9E7A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28364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nephron development</w:t>
            </w:r>
          </w:p>
        </w:tc>
      </w:tr>
      <w:tr w:rsidR="00F61C54" w:rsidRPr="00F61C54" w14:paraId="313ACAA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83159B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84CB14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nerve development</w:t>
            </w:r>
          </w:p>
        </w:tc>
      </w:tr>
      <w:tr w:rsidR="00F61C54" w:rsidRPr="00F61C54" w14:paraId="13BD459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77DA09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987A47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neural retina development</w:t>
            </w:r>
          </w:p>
        </w:tc>
      </w:tr>
      <w:tr w:rsidR="00F61C54" w:rsidRPr="00F61C54" w14:paraId="253E41D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F2496D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9BA904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 development</w:t>
            </w:r>
          </w:p>
        </w:tc>
      </w:tr>
      <w:tr w:rsidR="00F61C54" w:rsidRPr="00F61C54" w14:paraId="68E8BA4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70E8F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6A5277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 morphogenesis</w:t>
            </w:r>
          </w:p>
        </w:tc>
      </w:tr>
      <w:tr w:rsidR="00F61C54" w:rsidRPr="00F61C54" w14:paraId="25D1ECA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33E334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441A7D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outflow tract morphogenesis</w:t>
            </w:r>
          </w:p>
        </w:tc>
      </w:tr>
      <w:tr w:rsidR="00F61C54" w:rsidRPr="00F61C54" w14:paraId="7185C22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16FB56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59007B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palate development</w:t>
            </w:r>
          </w:p>
        </w:tc>
      </w:tr>
      <w:tr w:rsidR="00F61C54" w:rsidRPr="00F61C54" w14:paraId="0012770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375B44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591A92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pattern specification process</w:t>
            </w:r>
          </w:p>
        </w:tc>
      </w:tr>
      <w:tr w:rsidR="00F61C54" w:rsidRPr="00F61C54" w14:paraId="4DBB6B5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F6D6D8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40EFAE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anatomical structure size</w:t>
            </w:r>
          </w:p>
        </w:tc>
      </w:tr>
      <w:tr w:rsidR="00F61C54" w:rsidRPr="00F61C54" w14:paraId="1A9E629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A12E8F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28104B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blood pressure</w:t>
            </w:r>
          </w:p>
        </w:tc>
      </w:tr>
      <w:tr w:rsidR="00F61C54" w:rsidRPr="00F61C54" w14:paraId="305A11C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938A4E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D1B034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body fluid levels</w:t>
            </w:r>
          </w:p>
        </w:tc>
      </w:tr>
      <w:tr w:rsidR="00F61C54" w:rsidRPr="00F61C54" w14:paraId="6164E56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A68448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D1A9F7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multicellular organismal process</w:t>
            </w:r>
          </w:p>
        </w:tc>
      </w:tr>
      <w:tr w:rsidR="00F61C54" w:rsidRPr="00F61C54" w14:paraId="66DDAE0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6C0C72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CA5FCB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retina development in camera-type eye</w:t>
            </w:r>
          </w:p>
        </w:tc>
      </w:tr>
      <w:tr w:rsidR="00F61C54" w:rsidRPr="00F61C54" w14:paraId="5469F9B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696A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41F00A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retina morphogenesis in camera-type eye</w:t>
            </w:r>
          </w:p>
        </w:tc>
      </w:tr>
      <w:tr w:rsidR="00F61C54" w:rsidRPr="00F61C54" w14:paraId="6888F71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09DA78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312C9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sensory organ development</w:t>
            </w:r>
          </w:p>
        </w:tc>
      </w:tr>
      <w:tr w:rsidR="00F61C54" w:rsidRPr="00F61C54" w14:paraId="274EE1E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97D4A2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691ED7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system development</w:t>
            </w:r>
          </w:p>
        </w:tc>
      </w:tr>
      <w:tr w:rsidR="00F61C54" w:rsidRPr="00F61C54" w14:paraId="1A1DC50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83CB98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CA53CE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system process</w:t>
            </w:r>
          </w:p>
        </w:tc>
      </w:tr>
      <w:tr w:rsidR="00F61C54" w:rsidRPr="00F61C54" w14:paraId="2584578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31D75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C3E851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telencephalon development</w:t>
            </w:r>
          </w:p>
        </w:tc>
      </w:tr>
      <w:tr w:rsidR="00F61C54" w:rsidRPr="00F61C54" w14:paraId="57FEFD7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11E281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CF5AD1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tissue development</w:t>
            </w:r>
          </w:p>
        </w:tc>
      </w:tr>
      <w:tr w:rsidR="00F61C54" w:rsidRPr="00F61C54" w14:paraId="49B92ED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C4D8B9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5F16B9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tissue morphogenesis</w:t>
            </w:r>
          </w:p>
        </w:tc>
      </w:tr>
      <w:tr w:rsidR="00F61C54" w:rsidRPr="00F61C54" w14:paraId="6A5841F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469D6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010AA0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tube development</w:t>
            </w:r>
          </w:p>
        </w:tc>
      </w:tr>
      <w:tr w:rsidR="00F61C54" w:rsidRPr="00F61C54" w14:paraId="2F50553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6E8402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6F20FA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tube formation</w:t>
            </w:r>
          </w:p>
        </w:tc>
      </w:tr>
      <w:tr w:rsidR="00F61C54" w:rsidRPr="00F61C54" w14:paraId="7646D67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7E0D72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7AA95E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tube morphogenesis</w:t>
            </w:r>
          </w:p>
        </w:tc>
      </w:tr>
      <w:tr w:rsidR="00F61C54" w:rsidRPr="00F61C54" w14:paraId="24BCE2D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69DF7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53887C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cochlea development</w:t>
            </w:r>
          </w:p>
        </w:tc>
      </w:tr>
      <w:tr w:rsidR="00F61C54" w:rsidRPr="00F61C54" w14:paraId="4E76D0D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D57F36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2219C5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coagulation</w:t>
            </w:r>
          </w:p>
        </w:tc>
      </w:tr>
      <w:tr w:rsidR="00F61C54" w:rsidRPr="00F61C54" w14:paraId="132D14F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F36231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AED0D8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Sertoli cell differentiation</w:t>
            </w:r>
          </w:p>
        </w:tc>
      </w:tr>
      <w:tr w:rsidR="00F61C54" w:rsidRPr="00F61C54" w14:paraId="3A11217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38B0E0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8A6978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Spemann organizer formation</w:t>
            </w:r>
          </w:p>
        </w:tc>
      </w:tr>
      <w:tr w:rsidR="00F61C54" w:rsidRPr="00F61C54" w14:paraId="44D115E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3CB36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9BA8D7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luteolysis</w:t>
            </w:r>
          </w:p>
        </w:tc>
      </w:tr>
      <w:tr w:rsidR="00F61C54" w:rsidRPr="00F61C54" w14:paraId="27400B3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441D6F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CE0CDB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male pronucleus assembly</w:t>
            </w:r>
          </w:p>
        </w:tc>
      </w:tr>
      <w:tr w:rsidR="00F61C54" w:rsidRPr="00F61C54" w14:paraId="3FDDE0C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EFA35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FDDED1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pallium development</w:t>
            </w:r>
          </w:p>
        </w:tc>
      </w:tr>
      <w:tr w:rsidR="00F61C54" w:rsidRPr="00F61C54" w14:paraId="0B55E3F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040B9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C3D00D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development of primary sexual characteristics</w:t>
            </w:r>
          </w:p>
        </w:tc>
      </w:tr>
      <w:tr w:rsidR="00F61C54" w:rsidRPr="00F61C54" w14:paraId="064E48E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91651F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854550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multicellular organismal development</w:t>
            </w:r>
          </w:p>
        </w:tc>
      </w:tr>
      <w:tr w:rsidR="00F61C54" w:rsidRPr="00F61C54" w14:paraId="3010DA3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44FA69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EB63B6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ventral midline development</w:t>
            </w:r>
          </w:p>
        </w:tc>
      </w:tr>
      <w:tr w:rsidR="00F61C54" w:rsidRPr="00F61C54" w14:paraId="689B1C1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1916C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30958A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homeostatic process</w:t>
            </w:r>
          </w:p>
        </w:tc>
      </w:tr>
      <w:tr w:rsidR="00F61C54" w:rsidRPr="00F61C54" w14:paraId="04619D0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191904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8579E5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insemination</w:t>
            </w:r>
          </w:p>
        </w:tc>
      </w:tr>
      <w:tr w:rsidR="00F61C54" w:rsidRPr="00F61C54" w14:paraId="7182D84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FD235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E619AF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feeding behavior</w:t>
            </w:r>
          </w:p>
        </w:tc>
      </w:tr>
      <w:tr w:rsidR="00F61C54" w:rsidRPr="00F61C54" w14:paraId="2BD570B7"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3AF56B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9E4BF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molting cycle</w:t>
            </w:r>
          </w:p>
        </w:tc>
      </w:tr>
      <w:tr w:rsidR="00F61C54" w:rsidRPr="00F61C54" w14:paraId="0BC2AE2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651ED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01048B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plasma lipoprotein particle organization</w:t>
            </w:r>
          </w:p>
        </w:tc>
      </w:tr>
      <w:tr w:rsidR="00F61C54" w:rsidRPr="00F61C54" w14:paraId="38C6405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6A023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8762DC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reproductive structure development</w:t>
            </w:r>
          </w:p>
        </w:tc>
      </w:tr>
      <w:tr w:rsidR="00F61C54" w:rsidRPr="00F61C54" w14:paraId="6C4A30C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8A04EA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8F579B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semicircular canal development</w:t>
            </w:r>
          </w:p>
        </w:tc>
      </w:tr>
      <w:tr w:rsidR="00F61C54" w:rsidRPr="00F61C54" w14:paraId="233FF2E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53EF67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B825D3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epithelial cell proliferation</w:t>
            </w:r>
          </w:p>
        </w:tc>
      </w:tr>
      <w:tr w:rsidR="00F61C54" w:rsidRPr="00F61C54" w14:paraId="6B93B56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75690E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F012FC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dermatome development</w:t>
            </w:r>
          </w:p>
        </w:tc>
      </w:tr>
      <w:tr w:rsidR="00F61C54" w:rsidRPr="00F61C54" w14:paraId="6BCD056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CA3C41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1A616F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somite development</w:t>
            </w:r>
          </w:p>
        </w:tc>
      </w:tr>
      <w:tr w:rsidR="00F61C54" w:rsidRPr="00F61C54" w14:paraId="3BFCCB5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3555FA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D42EFF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sperm-egg recognition</w:t>
            </w:r>
          </w:p>
        </w:tc>
      </w:tr>
      <w:tr w:rsidR="00F61C54" w:rsidRPr="00F61C54" w14:paraId="65D096F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C10D48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CB6A47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embryo development</w:t>
            </w:r>
          </w:p>
        </w:tc>
      </w:tr>
      <w:tr w:rsidR="00F61C54" w:rsidRPr="00F61C54" w14:paraId="15597E0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E3D4A5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05AC58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embryonic morphogenesis</w:t>
            </w:r>
          </w:p>
        </w:tc>
      </w:tr>
      <w:tr w:rsidR="00F61C54" w:rsidRPr="00F61C54" w14:paraId="7ECAE1F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5458B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80BFBE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embryonic organ development</w:t>
            </w:r>
          </w:p>
        </w:tc>
      </w:tr>
      <w:tr w:rsidR="00F61C54" w:rsidRPr="00F61C54" w14:paraId="0DCFA2B0"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484CC5D5"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Detection and response to stimulus</w:t>
            </w:r>
          </w:p>
        </w:tc>
        <w:tc>
          <w:tcPr>
            <w:tcW w:w="4700" w:type="dxa"/>
            <w:tcBorders>
              <w:top w:val="nil"/>
              <w:left w:val="nil"/>
              <w:bottom w:val="single" w:sz="4" w:space="0" w:color="auto"/>
              <w:right w:val="single" w:sz="4" w:space="0" w:color="auto"/>
            </w:tcBorders>
            <w:shd w:val="clear" w:color="auto" w:fill="auto"/>
            <w:vAlign w:val="bottom"/>
            <w:hideMark/>
          </w:tcPr>
          <w:p w14:paraId="444E604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abiotic stimulus</w:t>
            </w:r>
          </w:p>
        </w:tc>
      </w:tr>
      <w:tr w:rsidR="00F61C54" w:rsidRPr="00F61C54" w14:paraId="0429F60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1A1043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92AA5D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chemical stimulus</w:t>
            </w:r>
          </w:p>
        </w:tc>
      </w:tr>
      <w:tr w:rsidR="00F61C54" w:rsidRPr="00F61C54" w14:paraId="05C5AC1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8CFAC0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2085C3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external stimulus</w:t>
            </w:r>
          </w:p>
        </w:tc>
      </w:tr>
      <w:tr w:rsidR="00F61C54" w:rsidRPr="00F61C54" w14:paraId="70E5E6EF"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0B6835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7D13B8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stimulus involved in sensory perception</w:t>
            </w:r>
          </w:p>
        </w:tc>
      </w:tr>
      <w:tr w:rsidR="00F61C54" w:rsidRPr="00F61C54" w14:paraId="2D0D8B1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D95BC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3A3C6C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response to stimulus</w:t>
            </w:r>
          </w:p>
        </w:tc>
      </w:tr>
      <w:tr w:rsidR="00F61C54" w:rsidRPr="00F61C54" w14:paraId="62F6D58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B9D160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462878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external biotic stimulus</w:t>
            </w:r>
          </w:p>
        </w:tc>
      </w:tr>
      <w:tr w:rsidR="00F61C54" w:rsidRPr="00F61C54" w14:paraId="27C1D68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269B94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CF6164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mechanical stimulus</w:t>
            </w:r>
          </w:p>
        </w:tc>
      </w:tr>
      <w:tr w:rsidR="00F61C54" w:rsidRPr="00F61C54" w14:paraId="64A93BB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24F8AA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086F67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abiotic stimulus</w:t>
            </w:r>
          </w:p>
        </w:tc>
      </w:tr>
      <w:tr w:rsidR="00F61C54" w:rsidRPr="00F61C54" w14:paraId="46A8366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B64E68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8ED677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biotic stimulus</w:t>
            </w:r>
          </w:p>
        </w:tc>
      </w:tr>
      <w:tr w:rsidR="00F61C54" w:rsidRPr="00F61C54" w14:paraId="597A933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E3CAB9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88ECDD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chemical stimulus</w:t>
            </w:r>
          </w:p>
        </w:tc>
      </w:tr>
      <w:tr w:rsidR="00F61C54" w:rsidRPr="00F61C54" w14:paraId="601643F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E6F232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8A3D45A"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endogenous stimulus</w:t>
            </w:r>
          </w:p>
        </w:tc>
      </w:tr>
      <w:tr w:rsidR="00F61C54" w:rsidRPr="00F61C54" w14:paraId="5788BB3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13AD25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8A5465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acid</w:t>
            </w:r>
          </w:p>
        </w:tc>
      </w:tr>
      <w:tr w:rsidR="00F61C54" w:rsidRPr="00F61C54" w14:paraId="35584122"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3841D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E6BB6F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organic substance</w:t>
            </w:r>
          </w:p>
        </w:tc>
      </w:tr>
      <w:tr w:rsidR="00F61C54" w:rsidRPr="00F61C54" w14:paraId="00FD767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5C78FC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3E41B7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oxidative stress</w:t>
            </w:r>
          </w:p>
        </w:tc>
      </w:tr>
      <w:tr w:rsidR="00F61C54" w:rsidRPr="00F61C54" w14:paraId="1BC3A42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6B6D12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E83A7A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toxic substance</w:t>
            </w:r>
          </w:p>
        </w:tc>
      </w:tr>
      <w:tr w:rsidR="00F61C54" w:rsidRPr="00F61C54" w14:paraId="6CB2A4B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B7C11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1B660F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tumor cell</w:t>
            </w:r>
          </w:p>
        </w:tc>
      </w:tr>
      <w:tr w:rsidR="00F61C54" w:rsidRPr="00F61C54" w14:paraId="6A28BBD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C6506A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ABCDAF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wounding</w:t>
            </w:r>
          </w:p>
        </w:tc>
      </w:tr>
      <w:tr w:rsidR="00F61C54" w:rsidRPr="00F61C54" w14:paraId="4680A6F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7BC562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F4288A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xenobiotic stimulus</w:t>
            </w:r>
          </w:p>
        </w:tc>
      </w:tr>
      <w:tr w:rsidR="00F61C54" w:rsidRPr="00F61C54" w14:paraId="4BCBC0F9"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0920B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DD8A8A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biotic stimulus</w:t>
            </w:r>
          </w:p>
        </w:tc>
      </w:tr>
      <w:tr w:rsidR="00F61C54" w:rsidRPr="00F61C54" w14:paraId="4A246FE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2B6FF4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16C131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other organism</w:t>
            </w:r>
          </w:p>
        </w:tc>
      </w:tr>
      <w:tr w:rsidR="00F61C54" w:rsidRPr="00F61C54" w14:paraId="5043DB3E"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72E6E7DB"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cycle</w:t>
            </w:r>
          </w:p>
        </w:tc>
        <w:tc>
          <w:tcPr>
            <w:tcW w:w="4700" w:type="dxa"/>
            <w:tcBorders>
              <w:top w:val="nil"/>
              <w:left w:val="nil"/>
              <w:bottom w:val="single" w:sz="4" w:space="0" w:color="auto"/>
              <w:right w:val="single" w:sz="4" w:space="0" w:color="auto"/>
            </w:tcBorders>
            <w:shd w:val="clear" w:color="auto" w:fill="auto"/>
            <w:vAlign w:val="bottom"/>
            <w:hideMark/>
          </w:tcPr>
          <w:p w14:paraId="1F59BA1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packaging</w:t>
            </w:r>
          </w:p>
        </w:tc>
      </w:tr>
      <w:tr w:rsidR="00F61C54" w:rsidRPr="00F61C54" w14:paraId="2A17E5D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63EB4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EAA660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repair</w:t>
            </w:r>
          </w:p>
        </w:tc>
      </w:tr>
      <w:tr w:rsidR="00F61C54" w:rsidRPr="00F61C54" w14:paraId="26ED457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1D8584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3BF24A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localization</w:t>
            </w:r>
          </w:p>
        </w:tc>
      </w:tr>
      <w:tr w:rsidR="00F61C54" w:rsidRPr="00F61C54" w14:paraId="06A2B88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78F1F0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8A5405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transport</w:t>
            </w:r>
          </w:p>
        </w:tc>
      </w:tr>
      <w:tr w:rsidR="00F61C54" w:rsidRPr="00F61C54" w14:paraId="5536705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B8EDC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2B6ADC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actin filament-based process</w:t>
            </w:r>
          </w:p>
        </w:tc>
      </w:tr>
      <w:tr w:rsidR="00F61C54" w:rsidRPr="00F61C54" w14:paraId="13FCD1C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48045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E6955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cycle</w:t>
            </w:r>
          </w:p>
        </w:tc>
      </w:tr>
      <w:tr w:rsidR="00F61C54" w:rsidRPr="00F61C54" w14:paraId="6C52CD6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50778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AAF90C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cycle process</w:t>
            </w:r>
          </w:p>
        </w:tc>
      </w:tr>
      <w:tr w:rsidR="00F61C54" w:rsidRPr="00F61C54" w14:paraId="64619E7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F9EECD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EEFE64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development</w:t>
            </w:r>
          </w:p>
        </w:tc>
      </w:tr>
      <w:tr w:rsidR="00F61C54" w:rsidRPr="00F61C54" w14:paraId="4E5F8E5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008F3F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2839E60"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division</w:t>
            </w:r>
          </w:p>
        </w:tc>
      </w:tr>
      <w:tr w:rsidR="00F61C54" w:rsidRPr="00F61C54" w14:paraId="44EA2A0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2E43B5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8C4E74C"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chromosome organization</w:t>
            </w:r>
          </w:p>
        </w:tc>
      </w:tr>
      <w:tr w:rsidR="00F61C54" w:rsidRPr="00F61C54" w14:paraId="1E65721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65AF2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A1EE5D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chromosome segregation</w:t>
            </w:r>
          </w:p>
        </w:tc>
      </w:tr>
      <w:tr w:rsidR="00F61C54" w:rsidRPr="00F61C54" w14:paraId="68012EB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4D7445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165588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cytoskeleton organization</w:t>
            </w:r>
          </w:p>
        </w:tc>
      </w:tr>
      <w:tr w:rsidR="00F61C54" w:rsidRPr="00F61C54" w14:paraId="7BB122C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06A2B3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409168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histone modification</w:t>
            </w:r>
          </w:p>
        </w:tc>
      </w:tr>
      <w:tr w:rsidR="00F61C54" w:rsidRPr="00F61C54" w14:paraId="40982018"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591582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3EEF0C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membrane disassembly</w:t>
            </w:r>
          </w:p>
        </w:tc>
      </w:tr>
      <w:tr w:rsidR="00F61C54" w:rsidRPr="00F61C54" w14:paraId="7485402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71400B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56CA86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membrane organization</w:t>
            </w:r>
          </w:p>
        </w:tc>
      </w:tr>
      <w:tr w:rsidR="00F61C54" w:rsidRPr="00F61C54" w14:paraId="65B7B36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36FBC02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306C4C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microtubule organizing center organization</w:t>
            </w:r>
          </w:p>
        </w:tc>
      </w:tr>
      <w:tr w:rsidR="00F61C54" w:rsidRPr="00F61C54" w14:paraId="797AF6FE"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36A376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CDB709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microtubule-based process</w:t>
            </w:r>
          </w:p>
        </w:tc>
      </w:tr>
      <w:tr w:rsidR="00F61C54" w:rsidRPr="00F61C54" w14:paraId="13F5F53F"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7D6259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113141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nucleobase-containing compound metabolic process</w:t>
            </w:r>
          </w:p>
        </w:tc>
      </w:tr>
      <w:tr w:rsidR="00F61C54" w:rsidRPr="00F61C54" w14:paraId="67633941"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5DCE2B4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95F483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nucleobase-containing small molecule metabolic process</w:t>
            </w:r>
          </w:p>
        </w:tc>
      </w:tr>
      <w:tr w:rsidR="00F61C54" w:rsidRPr="00F61C54" w14:paraId="72697DB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4985E6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46BB0C6"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ribonucleoprotein complex biogenesis</w:t>
            </w:r>
          </w:p>
        </w:tc>
      </w:tr>
      <w:tr w:rsidR="00F61C54" w:rsidRPr="00F61C54" w14:paraId="2136A5F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4088A8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6B74DF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telomere maintenance</w:t>
            </w:r>
          </w:p>
        </w:tc>
      </w:tr>
      <w:tr w:rsidR="00F61C54" w:rsidRPr="00F61C54" w14:paraId="29C028DC"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888E4A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6B85C7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translational initiation</w:t>
            </w:r>
          </w:p>
        </w:tc>
      </w:tr>
      <w:tr w:rsidR="00F61C54" w:rsidRPr="00F61C54" w14:paraId="42C37843"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4BEC3B6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40B033E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membrane budding</w:t>
            </w:r>
          </w:p>
        </w:tc>
      </w:tr>
      <w:tr w:rsidR="00F61C54" w:rsidRPr="00F61C54" w14:paraId="34D8696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FE9724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9D2537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transposition</w:t>
            </w:r>
          </w:p>
        </w:tc>
      </w:tr>
      <w:tr w:rsidR="00F61C54" w:rsidRPr="00F61C54" w14:paraId="603F3404"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D513D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0BA258B"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death</w:t>
            </w:r>
          </w:p>
        </w:tc>
      </w:tr>
      <w:tr w:rsidR="00F61C54" w:rsidRPr="00F61C54" w14:paraId="720C805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3BB543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49ACF38"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execution phase of apoptosis</w:t>
            </w:r>
          </w:p>
        </w:tc>
      </w:tr>
      <w:tr w:rsidR="00F61C54" w:rsidRPr="00F61C54" w14:paraId="4F15BC3D"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64A38FB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1CC8BA2"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sequence-specific DNA binding transcription factor activity</w:t>
            </w:r>
          </w:p>
        </w:tc>
      </w:tr>
      <w:tr w:rsidR="00F61C54" w:rsidRPr="00F61C54" w14:paraId="19D1FF50"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FE349B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D8F3431"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viral RNA genome replication</w:t>
            </w:r>
          </w:p>
        </w:tc>
      </w:tr>
      <w:tr w:rsidR="00F61C54" w:rsidRPr="00F61C54" w14:paraId="27866B61"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83C6CC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1265B3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viral gene expression</w:t>
            </w:r>
          </w:p>
        </w:tc>
      </w:tr>
      <w:tr w:rsidR="00F61C54" w:rsidRPr="00F61C54" w14:paraId="0AF8B73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AD241A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F2C8BB7"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viral process</w:t>
            </w:r>
          </w:p>
        </w:tc>
      </w:tr>
      <w:tr w:rsidR="00F61C54" w:rsidRPr="00F61C54" w14:paraId="75BC4015" w14:textId="77777777" w:rsidTr="00F61C54">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029A44C7"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adhesion and interaction with other cells</w:t>
            </w:r>
          </w:p>
        </w:tc>
        <w:tc>
          <w:tcPr>
            <w:tcW w:w="4700" w:type="dxa"/>
            <w:tcBorders>
              <w:top w:val="nil"/>
              <w:left w:val="nil"/>
              <w:bottom w:val="single" w:sz="4" w:space="0" w:color="auto"/>
              <w:right w:val="single" w:sz="4" w:space="0" w:color="auto"/>
            </w:tcBorders>
            <w:shd w:val="clear" w:color="auto" w:fill="auto"/>
            <w:vAlign w:val="bottom"/>
            <w:hideMark/>
          </w:tcPr>
          <w:p w14:paraId="734D40C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communication</w:t>
            </w:r>
          </w:p>
        </w:tc>
      </w:tr>
      <w:tr w:rsidR="00F61C54" w:rsidRPr="00F61C54" w14:paraId="0388166A"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1F3525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EAB0FB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junction organization</w:t>
            </w:r>
          </w:p>
        </w:tc>
      </w:tr>
      <w:tr w:rsidR="00F61C54" w:rsidRPr="00F61C54" w14:paraId="21915EAD"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16D0961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5B1A789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adhesion</w:t>
            </w:r>
          </w:p>
        </w:tc>
      </w:tr>
      <w:tr w:rsidR="00F61C54" w:rsidRPr="00F61C54" w14:paraId="259956A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60E9C53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33F11C5"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cell-cell signaling</w:t>
            </w:r>
          </w:p>
        </w:tc>
      </w:tr>
      <w:tr w:rsidR="00F61C54" w:rsidRPr="00F61C54" w14:paraId="684C108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069F403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266E15E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cell-substrate adhesion</w:t>
            </w:r>
          </w:p>
        </w:tc>
      </w:tr>
      <w:tr w:rsidR="00F61C54" w:rsidRPr="00F61C54" w14:paraId="25B255F1"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4923907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746A1B9D"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entry into other organism involved in symbiotic interaction</w:t>
            </w:r>
          </w:p>
        </w:tc>
      </w:tr>
      <w:tr w:rsidR="00F61C54" w:rsidRPr="00F61C54" w14:paraId="3764BBDF" w14:textId="77777777" w:rsidTr="00F61C54">
        <w:trPr>
          <w:trHeight w:val="600"/>
        </w:trPr>
        <w:tc>
          <w:tcPr>
            <w:tcW w:w="2360" w:type="dxa"/>
            <w:vMerge/>
            <w:tcBorders>
              <w:top w:val="nil"/>
              <w:left w:val="single" w:sz="4" w:space="0" w:color="auto"/>
              <w:bottom w:val="single" w:sz="4" w:space="0" w:color="auto"/>
              <w:right w:val="single" w:sz="4" w:space="0" w:color="auto"/>
            </w:tcBorders>
            <w:vAlign w:val="center"/>
            <w:hideMark/>
          </w:tcPr>
          <w:p w14:paraId="4597B46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7F18413"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symbiosis, encompassing mutualism through parasitism</w:t>
            </w:r>
          </w:p>
        </w:tc>
      </w:tr>
      <w:tr w:rsidR="00F61C54" w:rsidRPr="00F61C54" w14:paraId="0613467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E88343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A486339"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movement in host environment</w:t>
            </w:r>
          </w:p>
        </w:tc>
      </w:tr>
      <w:tr w:rsidR="00F61C54" w:rsidRPr="00F61C54" w14:paraId="79B35C5B"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2C841FE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63C78E8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transport of virus</w:t>
            </w:r>
          </w:p>
        </w:tc>
      </w:tr>
      <w:tr w:rsidR="00F61C54" w:rsidRPr="00F61C54" w14:paraId="04138D56"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0EAF9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016B150F"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recognition</w:t>
            </w:r>
          </w:p>
        </w:tc>
      </w:tr>
      <w:tr w:rsidR="00F61C54" w:rsidRPr="00F61C54" w14:paraId="1DF4C3A5"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7D21C82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14085014"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multi-organism membrane fusion</w:t>
            </w:r>
          </w:p>
        </w:tc>
      </w:tr>
      <w:tr w:rsidR="00F61C54" w:rsidRPr="00F61C54" w14:paraId="36473BBF" w14:textId="77777777" w:rsidTr="00F61C54">
        <w:trPr>
          <w:trHeight w:val="300"/>
        </w:trPr>
        <w:tc>
          <w:tcPr>
            <w:tcW w:w="2360" w:type="dxa"/>
            <w:vMerge/>
            <w:tcBorders>
              <w:top w:val="nil"/>
              <w:left w:val="single" w:sz="4" w:space="0" w:color="auto"/>
              <w:bottom w:val="single" w:sz="4" w:space="0" w:color="auto"/>
              <w:right w:val="single" w:sz="4" w:space="0" w:color="auto"/>
            </w:tcBorders>
            <w:vAlign w:val="center"/>
            <w:hideMark/>
          </w:tcPr>
          <w:p w14:paraId="520243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4700" w:type="dxa"/>
            <w:tcBorders>
              <w:top w:val="nil"/>
              <w:left w:val="nil"/>
              <w:bottom w:val="single" w:sz="4" w:space="0" w:color="auto"/>
              <w:right w:val="single" w:sz="4" w:space="0" w:color="auto"/>
            </w:tcBorders>
            <w:shd w:val="clear" w:color="auto" w:fill="auto"/>
            <w:vAlign w:val="bottom"/>
            <w:hideMark/>
          </w:tcPr>
          <w:p w14:paraId="3BD6B0BE" w14:textId="77777777" w:rsidR="00F61C54" w:rsidRPr="00F61C54" w:rsidRDefault="00F61C54" w:rsidP="00F61C54">
            <w:pPr>
              <w:spacing w:after="0" w:line="240" w:lineRule="auto"/>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 killing</w:t>
            </w:r>
          </w:p>
        </w:tc>
      </w:tr>
    </w:tbl>
    <w:p w14:paraId="27D3B7F3" w14:textId="77777777" w:rsidR="00F61C54" w:rsidRDefault="00F61C54" w:rsidP="00F61C54"/>
    <w:p w14:paraId="0044B89A" w14:textId="77777777" w:rsidR="00F61C54" w:rsidRDefault="00F61C54" w:rsidP="00F61C54"/>
    <w:p w14:paraId="676A9ED2" w14:textId="494EFD4C" w:rsidR="00F61C54" w:rsidRPr="00F61C54" w:rsidRDefault="00F61C54" w:rsidP="00F61C54">
      <w:pPr>
        <w:pStyle w:val="Caption"/>
        <w:rPr>
          <w:b/>
          <w:i w:val="0"/>
          <w:color w:val="auto"/>
        </w:rPr>
      </w:pPr>
      <w:r w:rsidRPr="00F61C54">
        <w:rPr>
          <w:b/>
          <w:i w:val="0"/>
          <w:color w:val="auto"/>
        </w:rPr>
        <w:t xml:space="preserve">Table S </w:t>
      </w:r>
      <w:r w:rsidRPr="00F61C54">
        <w:rPr>
          <w:b/>
          <w:i w:val="0"/>
          <w:color w:val="auto"/>
        </w:rPr>
        <w:fldChar w:fldCharType="begin"/>
      </w:r>
      <w:r w:rsidRPr="00F61C54">
        <w:rPr>
          <w:b/>
          <w:i w:val="0"/>
          <w:color w:val="auto"/>
        </w:rPr>
        <w:instrText xml:space="preserve"> SEQ Table_S \* ARABIC </w:instrText>
      </w:r>
      <w:r w:rsidRPr="00F61C54">
        <w:rPr>
          <w:b/>
          <w:i w:val="0"/>
          <w:color w:val="auto"/>
        </w:rPr>
        <w:fldChar w:fldCharType="separate"/>
      </w:r>
      <w:r w:rsidR="00F85D63">
        <w:rPr>
          <w:b/>
          <w:i w:val="0"/>
          <w:noProof/>
          <w:color w:val="auto"/>
        </w:rPr>
        <w:t>8</w:t>
      </w:r>
      <w:r w:rsidRPr="00F61C54">
        <w:rPr>
          <w:b/>
          <w:i w:val="0"/>
          <w:color w:val="auto"/>
        </w:rPr>
        <w:fldChar w:fldCharType="end"/>
      </w:r>
      <w:r w:rsidRPr="00F61C54">
        <w:rPr>
          <w:b/>
          <w:i w:val="0"/>
          <w:color w:val="auto"/>
        </w:rPr>
        <w:t>. Classification of sixth-generation GO terms used for Figure 13</w:t>
      </w:r>
    </w:p>
    <w:tbl>
      <w:tblPr>
        <w:tblW w:w="9000" w:type="dxa"/>
        <w:tblInd w:w="-5" w:type="dxa"/>
        <w:tblLook w:val="04A0" w:firstRow="1" w:lastRow="0" w:firstColumn="1" w:lastColumn="0" w:noHBand="0" w:noVBand="1"/>
      </w:tblPr>
      <w:tblGrid>
        <w:gridCol w:w="3995"/>
        <w:gridCol w:w="5026"/>
      </w:tblGrid>
      <w:tr w:rsidR="00F61C54" w:rsidRPr="00F61C54" w14:paraId="0BD4DDE3" w14:textId="77777777" w:rsidTr="00F61C54">
        <w:trPr>
          <w:trHeight w:val="300"/>
        </w:trPr>
        <w:tc>
          <w:tcPr>
            <w:tcW w:w="3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EC888"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Umbrella term</w:t>
            </w:r>
          </w:p>
        </w:tc>
        <w:tc>
          <w:tcPr>
            <w:tcW w:w="5400" w:type="dxa"/>
            <w:tcBorders>
              <w:top w:val="single" w:sz="4" w:space="0" w:color="auto"/>
              <w:left w:val="nil"/>
              <w:bottom w:val="single" w:sz="4" w:space="0" w:color="auto"/>
              <w:right w:val="single" w:sz="4" w:space="0" w:color="auto"/>
            </w:tcBorders>
            <w:shd w:val="clear" w:color="auto" w:fill="auto"/>
            <w:noWrap/>
            <w:vAlign w:val="center"/>
            <w:hideMark/>
          </w:tcPr>
          <w:p w14:paraId="326FF348"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Sixth-generation GO-term</w:t>
            </w:r>
          </w:p>
        </w:tc>
      </w:tr>
      <w:tr w:rsidR="00F61C54" w:rsidRPr="00F61C54" w14:paraId="4BEF3719"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5100F2"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Amino acid metabolism</w:t>
            </w:r>
          </w:p>
        </w:tc>
        <w:tc>
          <w:tcPr>
            <w:tcW w:w="5400" w:type="dxa"/>
            <w:tcBorders>
              <w:top w:val="nil"/>
              <w:left w:val="nil"/>
              <w:bottom w:val="single" w:sz="4" w:space="0" w:color="auto"/>
              <w:right w:val="single" w:sz="4" w:space="0" w:color="auto"/>
            </w:tcBorders>
            <w:shd w:val="clear" w:color="auto" w:fill="auto"/>
            <w:noWrap/>
            <w:vAlign w:val="center"/>
            <w:hideMark/>
          </w:tcPr>
          <w:p w14:paraId="3E9DEF3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amino acid catabolic process</w:t>
            </w:r>
          </w:p>
        </w:tc>
      </w:tr>
      <w:tr w:rsidR="00F61C54" w:rsidRPr="00F61C54" w14:paraId="2EA83B2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2196B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9EF19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monocarboxylic acid metabolic process</w:t>
            </w:r>
          </w:p>
        </w:tc>
      </w:tr>
      <w:tr w:rsidR="00F61C54" w:rsidRPr="00F61C54" w14:paraId="4942E20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6F116B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A01270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monocarboxylic acid catabolic process</w:t>
            </w:r>
          </w:p>
        </w:tc>
      </w:tr>
      <w:tr w:rsidR="00F61C54" w:rsidRPr="00F61C54" w14:paraId="717122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5E6000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39B21E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alpha-amino acid catabolic process</w:t>
            </w:r>
          </w:p>
        </w:tc>
      </w:tr>
      <w:tr w:rsidR="00F61C54" w:rsidRPr="00F61C54" w14:paraId="1631D91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C403C8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75DD7E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monocarboxylic acid biosynthetic process</w:t>
            </w:r>
          </w:p>
        </w:tc>
      </w:tr>
      <w:tr w:rsidR="00F61C54" w:rsidRPr="00F61C54" w14:paraId="60E60C6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615AF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EEA630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aspartate family amino acid catabolic process</w:t>
            </w:r>
          </w:p>
        </w:tc>
      </w:tr>
      <w:tr w:rsidR="00F61C54" w:rsidRPr="00F61C54" w14:paraId="7699DDE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477F90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99A7C2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carboxylic acid biosynthetic process</w:t>
            </w:r>
          </w:p>
        </w:tc>
      </w:tr>
      <w:tr w:rsidR="00F61C54" w:rsidRPr="00F61C54" w14:paraId="7442F80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7E3AD4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47C6BD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lysine metabolic process</w:t>
            </w:r>
          </w:p>
        </w:tc>
      </w:tr>
      <w:tr w:rsidR="00F61C54" w:rsidRPr="00F61C54" w14:paraId="4ACCD81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8319F8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C1AB1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amino acid metabolic process</w:t>
            </w:r>
          </w:p>
        </w:tc>
      </w:tr>
      <w:tr w:rsidR="00F61C54" w:rsidRPr="00F61C54" w14:paraId="2FFA658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F8B8CB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7A1A9C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amino acid stimulus</w:t>
            </w:r>
          </w:p>
        </w:tc>
      </w:tr>
      <w:tr w:rsidR="00F61C54" w:rsidRPr="00F61C54" w14:paraId="21D7B0E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167F2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E19E0F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L-amino acid import</w:t>
            </w:r>
          </w:p>
        </w:tc>
      </w:tr>
      <w:tr w:rsidR="00F61C54" w:rsidRPr="00F61C54" w14:paraId="584E72D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AB6E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B949B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amino acid import</w:t>
            </w:r>
          </w:p>
        </w:tc>
      </w:tr>
      <w:tr w:rsidR="00F61C54" w:rsidRPr="00F61C54" w14:paraId="11ACC99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99394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5379DC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peptidyl-amino acid modification</w:t>
            </w:r>
          </w:p>
        </w:tc>
      </w:tr>
      <w:tr w:rsidR="00F61C54" w:rsidRPr="00F61C54" w14:paraId="0376DCA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CBE67B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F9DCAB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biogenic amine metabolic process</w:t>
            </w:r>
          </w:p>
        </w:tc>
      </w:tr>
      <w:tr w:rsidR="00F61C54" w:rsidRPr="00F61C54" w14:paraId="2CA742B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1FA893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36DF6F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carnitine biosynthetic process</w:t>
            </w:r>
          </w:p>
        </w:tc>
      </w:tr>
      <w:tr w:rsidR="00F61C54" w:rsidRPr="00F61C54" w14:paraId="7D028F3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7B8063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9D289F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dicarboxylic acid catabolic process</w:t>
            </w:r>
          </w:p>
        </w:tc>
      </w:tr>
      <w:tr w:rsidR="00F61C54" w:rsidRPr="00F61C54" w14:paraId="14E33C1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3E37F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F5845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tricarboxylic acid metabolic process</w:t>
            </w:r>
          </w:p>
        </w:tc>
      </w:tr>
      <w:tr w:rsidR="00F61C54" w:rsidRPr="00F61C54" w14:paraId="0BC8151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C84748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078224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phosphatidylserine metabolic process</w:t>
            </w:r>
          </w:p>
        </w:tc>
      </w:tr>
      <w:tr w:rsidR="00F61C54" w:rsidRPr="00F61C54" w14:paraId="1481E80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DD49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58A36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glutamine family amino acid catabolic process</w:t>
            </w:r>
          </w:p>
        </w:tc>
      </w:tr>
      <w:tr w:rsidR="00F61C54" w:rsidRPr="00F61C54" w14:paraId="0F2C35B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AF628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163DD4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branched-chain amino acid catabolic process</w:t>
            </w:r>
          </w:p>
        </w:tc>
      </w:tr>
      <w:tr w:rsidR="00F61C54" w:rsidRPr="00F61C54" w14:paraId="023BC49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E15C0A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8C238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carboxylic acid transport</w:t>
            </w:r>
          </w:p>
        </w:tc>
      </w:tr>
      <w:tr w:rsidR="00F61C54" w:rsidRPr="00F61C54" w14:paraId="7BFC7A5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9F29B5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3D5BE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neutral amino acid transport</w:t>
            </w:r>
          </w:p>
        </w:tc>
      </w:tr>
      <w:tr w:rsidR="00F61C54" w:rsidRPr="00F61C54" w14:paraId="2BF2A43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EE8DD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DC50F8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amino acid metabolic process</w:t>
            </w:r>
          </w:p>
        </w:tc>
      </w:tr>
      <w:tr w:rsidR="00F61C54" w:rsidRPr="00F61C54" w14:paraId="5F9C648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936FF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13BD66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amino acid transmembrane transport</w:t>
            </w:r>
          </w:p>
        </w:tc>
      </w:tr>
      <w:tr w:rsidR="00F61C54" w:rsidRPr="00F61C54" w14:paraId="79D7777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DC8D98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4E8F2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amino acid transport</w:t>
            </w:r>
          </w:p>
        </w:tc>
      </w:tr>
      <w:tr w:rsidR="00F61C54" w:rsidRPr="00F61C54" w14:paraId="314CEE1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A0F841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04C7C6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aromatic amino acid family catabolic process</w:t>
            </w:r>
          </w:p>
        </w:tc>
      </w:tr>
      <w:tr w:rsidR="00F61C54" w:rsidRPr="00F61C54" w14:paraId="57360EA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5668B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0FCA44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carboxylic acid catabolic process</w:t>
            </w:r>
          </w:p>
        </w:tc>
      </w:tr>
      <w:tr w:rsidR="00F61C54" w:rsidRPr="00F61C54" w14:paraId="2A52670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DE047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5E78F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monocarboxylic acid transport</w:t>
            </w:r>
          </w:p>
        </w:tc>
      </w:tr>
      <w:tr w:rsidR="00F61C54" w:rsidRPr="00F61C54" w14:paraId="178F4B4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64666B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DF035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dicarboxylic acid metabolic process</w:t>
            </w:r>
          </w:p>
        </w:tc>
      </w:tr>
      <w:tr w:rsidR="00F61C54" w:rsidRPr="00F61C54" w14:paraId="6CA7B5D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47277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7C1460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carnitine transport</w:t>
            </w:r>
          </w:p>
        </w:tc>
      </w:tr>
      <w:tr w:rsidR="00F61C54" w:rsidRPr="00F61C54" w14:paraId="59684447"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F796EC"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adhesion/communication/differentiation</w:t>
            </w:r>
          </w:p>
        </w:tc>
        <w:tc>
          <w:tcPr>
            <w:tcW w:w="5400" w:type="dxa"/>
            <w:tcBorders>
              <w:top w:val="nil"/>
              <w:left w:val="nil"/>
              <w:bottom w:val="single" w:sz="4" w:space="0" w:color="auto"/>
              <w:right w:val="single" w:sz="4" w:space="0" w:color="auto"/>
            </w:tcBorders>
            <w:shd w:val="clear" w:color="auto" w:fill="auto"/>
            <w:noWrap/>
            <w:vAlign w:val="center"/>
            <w:hideMark/>
          </w:tcPr>
          <w:p w14:paraId="4D65E75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cell-substrate adhesion</w:t>
            </w:r>
          </w:p>
        </w:tc>
      </w:tr>
      <w:tr w:rsidR="00F61C54" w:rsidRPr="00F61C54" w14:paraId="34C69DE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0102B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640FF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collagen biosynthetic process</w:t>
            </w:r>
          </w:p>
        </w:tc>
      </w:tr>
      <w:tr w:rsidR="00F61C54" w:rsidRPr="00F61C54" w14:paraId="168DB49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A5635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DE0DD1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collagen catabolic process</w:t>
            </w:r>
          </w:p>
        </w:tc>
      </w:tr>
      <w:tr w:rsidR="00F61C54" w:rsidRPr="00F61C54" w14:paraId="5C07F5A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554B48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D9F86E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hyaluronan biosynthetic process</w:t>
            </w:r>
          </w:p>
        </w:tc>
      </w:tr>
      <w:tr w:rsidR="00F61C54" w:rsidRPr="00F61C54" w14:paraId="2EEFEB1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690E4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15542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hyaluronan metabolic process</w:t>
            </w:r>
          </w:p>
        </w:tc>
      </w:tr>
      <w:tr w:rsidR="00F61C54" w:rsidRPr="00F61C54" w14:paraId="5AEC44C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19C10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80FA2F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collagen biosynthetic process</w:t>
            </w:r>
          </w:p>
        </w:tc>
      </w:tr>
      <w:tr w:rsidR="00F61C54" w:rsidRPr="00F61C54" w14:paraId="32726FA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51899E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D62C6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apical junction assembly</w:t>
            </w:r>
          </w:p>
        </w:tc>
      </w:tr>
      <w:tr w:rsidR="00F61C54" w:rsidRPr="00F61C54" w14:paraId="10A378B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B32BD7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49AC5D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tight junction assembly</w:t>
            </w:r>
          </w:p>
        </w:tc>
      </w:tr>
      <w:tr w:rsidR="00F61C54" w:rsidRPr="00F61C54" w14:paraId="27B8935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5B724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13CE20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 shape</w:t>
            </w:r>
          </w:p>
        </w:tc>
      </w:tr>
      <w:tr w:rsidR="00F61C54" w:rsidRPr="00F61C54" w14:paraId="096A2B4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EF863A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A14576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columnar/cuboidal epithelial cell differentiation</w:t>
            </w:r>
          </w:p>
        </w:tc>
      </w:tr>
      <w:tr w:rsidR="00F61C54" w:rsidRPr="00F61C54" w14:paraId="3091411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90B8F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7B9F0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generation of neurons</w:t>
            </w:r>
          </w:p>
        </w:tc>
      </w:tr>
      <w:tr w:rsidR="00F61C54" w:rsidRPr="00F61C54" w14:paraId="17C1851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7BC06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990816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fat cell differentiation</w:t>
            </w:r>
          </w:p>
        </w:tc>
      </w:tr>
      <w:tr w:rsidR="00F61C54" w:rsidRPr="00F61C54" w14:paraId="22A12BA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1C9F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32FFA4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myeloid cell differentiation</w:t>
            </w:r>
          </w:p>
        </w:tc>
      </w:tr>
      <w:tr w:rsidR="00F61C54" w:rsidRPr="00F61C54" w14:paraId="14F9F87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C15099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1E218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myeloid leukocyte differentiation</w:t>
            </w:r>
          </w:p>
        </w:tc>
      </w:tr>
      <w:tr w:rsidR="00F61C54" w:rsidRPr="00F61C54" w14:paraId="4E8924E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BCAED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8C32E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myeloid leukocyte differentiation</w:t>
            </w:r>
          </w:p>
        </w:tc>
      </w:tr>
      <w:tr w:rsidR="00F61C54" w:rsidRPr="00F61C54" w14:paraId="598102A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5A789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FD1AA5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striated muscle cell differentiation</w:t>
            </w:r>
          </w:p>
        </w:tc>
      </w:tr>
      <w:tr w:rsidR="00F61C54" w:rsidRPr="00F61C54" w14:paraId="4103ACF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4FB74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370D3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axonogenesis</w:t>
            </w:r>
          </w:p>
        </w:tc>
      </w:tr>
      <w:tr w:rsidR="00F61C54" w:rsidRPr="00F61C54" w14:paraId="1D45D36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0F1E0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FFECE8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cardiac muscle tissue development</w:t>
            </w:r>
          </w:p>
        </w:tc>
      </w:tr>
      <w:tr w:rsidR="00F61C54" w:rsidRPr="00F61C54" w14:paraId="0C90265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ACCFA6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4AF1A4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neuron projection morphogenesis</w:t>
            </w:r>
          </w:p>
        </w:tc>
      </w:tr>
      <w:tr w:rsidR="00F61C54" w:rsidRPr="00F61C54" w14:paraId="0A562DC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1B4D1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F6A414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hemidesmosome assembly</w:t>
            </w:r>
          </w:p>
        </w:tc>
      </w:tr>
      <w:tr w:rsidR="00F61C54" w:rsidRPr="00F61C54" w14:paraId="68EAFFD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727435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84E8FA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 utero embryonic development</w:t>
            </w:r>
          </w:p>
        </w:tc>
      </w:tr>
      <w:tr w:rsidR="00F61C54" w:rsidRPr="00F61C54" w14:paraId="1EE999D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A64ED9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CFA71B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gastrulation</w:t>
            </w:r>
          </w:p>
        </w:tc>
      </w:tr>
      <w:tr w:rsidR="00F61C54" w:rsidRPr="00F61C54" w14:paraId="5DECBB0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BF28C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A8BBD5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striated muscle tissue development</w:t>
            </w:r>
          </w:p>
        </w:tc>
      </w:tr>
      <w:tr w:rsidR="00F61C54" w:rsidRPr="00F61C54" w14:paraId="0FA0190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DCF0FD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BA0B72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metanephros development</w:t>
            </w:r>
          </w:p>
        </w:tc>
      </w:tr>
      <w:tr w:rsidR="00F61C54" w:rsidRPr="00F61C54" w14:paraId="3361F53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BED201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F530E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cilium morphogenesis</w:t>
            </w:r>
          </w:p>
        </w:tc>
      </w:tr>
      <w:tr w:rsidR="00F61C54" w:rsidRPr="00F61C54" w14:paraId="42B4B6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0A37D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30E328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branching morphogenesis of an epithelial tube</w:t>
            </w:r>
          </w:p>
        </w:tc>
      </w:tr>
      <w:tr w:rsidR="00F61C54" w:rsidRPr="00F61C54" w14:paraId="471165F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9D9008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4F506C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projection morphogenesis</w:t>
            </w:r>
          </w:p>
        </w:tc>
      </w:tr>
      <w:tr w:rsidR="00F61C54" w:rsidRPr="00F61C54" w14:paraId="15E973F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182A47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ECC90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cell development</w:t>
            </w:r>
          </w:p>
        </w:tc>
      </w:tr>
      <w:tr w:rsidR="00F61C54" w:rsidRPr="00F61C54" w14:paraId="710C045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13200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0C001A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canonical Wnt signaling pathway</w:t>
            </w:r>
          </w:p>
        </w:tc>
      </w:tr>
      <w:tr w:rsidR="00F61C54" w:rsidRPr="00F61C54" w14:paraId="112DD46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50F389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3FA377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central nervous system neuron differentiation</w:t>
            </w:r>
          </w:p>
        </w:tc>
      </w:tr>
      <w:tr w:rsidR="00F61C54" w:rsidRPr="00F61C54" w14:paraId="679D1BA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639370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01AED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mesenchymal cell development</w:t>
            </w:r>
          </w:p>
        </w:tc>
      </w:tr>
      <w:tr w:rsidR="00F61C54" w:rsidRPr="00F61C54" w14:paraId="43BD8B7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3B0D0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16F3E8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mesenchymal cell differentiation</w:t>
            </w:r>
          </w:p>
        </w:tc>
      </w:tr>
      <w:tr w:rsidR="00F61C54" w:rsidRPr="00F61C54" w14:paraId="287613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99D363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34D25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Wnt signaling pathway</w:t>
            </w:r>
          </w:p>
        </w:tc>
      </w:tr>
      <w:tr w:rsidR="00F61C54" w:rsidRPr="00F61C54" w14:paraId="2BA7ECA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DA8C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F5A70D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canonical Wnt signaling pathway</w:t>
            </w:r>
          </w:p>
        </w:tc>
      </w:tr>
      <w:tr w:rsidR="00F61C54" w:rsidRPr="00F61C54" w14:paraId="4A59A8E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42EA8D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11438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morphogenesis involved in differentiation</w:t>
            </w:r>
          </w:p>
        </w:tc>
      </w:tr>
      <w:tr w:rsidR="00F61C54" w:rsidRPr="00F61C54" w14:paraId="404444D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CB18BB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4AF27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morphogenesis involved in neuron differentiation</w:t>
            </w:r>
          </w:p>
        </w:tc>
      </w:tr>
      <w:tr w:rsidR="00F61C54" w:rsidRPr="00F61C54" w14:paraId="24268EE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122AA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1FAF8C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axon extension involved in axon guidance</w:t>
            </w:r>
          </w:p>
        </w:tc>
      </w:tr>
      <w:tr w:rsidR="00F61C54" w:rsidRPr="00F61C54" w14:paraId="6E89305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4639D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25F73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myeloid leukocyte differentiation</w:t>
            </w:r>
          </w:p>
        </w:tc>
      </w:tr>
      <w:tr w:rsidR="00F61C54" w:rsidRPr="00F61C54" w14:paraId="46AA7BD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11AC6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1103AB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leukocyte differentiation</w:t>
            </w:r>
          </w:p>
        </w:tc>
      </w:tr>
      <w:tr w:rsidR="00F61C54" w:rsidRPr="00F61C54" w14:paraId="48F90A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5EBC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68E3D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myeloid leukocyte differentiation</w:t>
            </w:r>
          </w:p>
        </w:tc>
      </w:tr>
      <w:tr w:rsidR="00F61C54" w:rsidRPr="00F61C54" w14:paraId="0F644B2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07D87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908BDC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neuron projection extension involved in neuron projection guidance</w:t>
            </w:r>
          </w:p>
        </w:tc>
      </w:tr>
      <w:tr w:rsidR="00F61C54" w:rsidRPr="00F61C54" w14:paraId="5470457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A3562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62C16B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 development</w:t>
            </w:r>
          </w:p>
        </w:tc>
      </w:tr>
      <w:tr w:rsidR="00F61C54" w:rsidRPr="00F61C54" w14:paraId="0ACD543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224ED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DB8EF9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 morphogenesis involved in differentiation</w:t>
            </w:r>
          </w:p>
        </w:tc>
      </w:tr>
      <w:tr w:rsidR="00F61C54" w:rsidRPr="00F61C54" w14:paraId="2F1D969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25B22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31588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ureteric bud morphogenesis</w:t>
            </w:r>
          </w:p>
        </w:tc>
      </w:tr>
      <w:tr w:rsidR="00F61C54" w:rsidRPr="00F61C54" w14:paraId="471EC22C"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264F0F"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cycle</w:t>
            </w:r>
          </w:p>
        </w:tc>
        <w:tc>
          <w:tcPr>
            <w:tcW w:w="5400" w:type="dxa"/>
            <w:tcBorders>
              <w:top w:val="nil"/>
              <w:left w:val="nil"/>
              <w:bottom w:val="single" w:sz="4" w:space="0" w:color="auto"/>
              <w:right w:val="single" w:sz="4" w:space="0" w:color="auto"/>
            </w:tcBorders>
            <w:shd w:val="clear" w:color="auto" w:fill="auto"/>
            <w:noWrap/>
            <w:vAlign w:val="center"/>
            <w:hideMark/>
          </w:tcPr>
          <w:p w14:paraId="61B3BB2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actin filament depolymerization</w:t>
            </w:r>
          </w:p>
        </w:tc>
      </w:tr>
      <w:tr w:rsidR="00F61C54" w:rsidRPr="00F61C54" w14:paraId="6BAF359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0BDC0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044A9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single-organism membrane budding</w:t>
            </w:r>
          </w:p>
        </w:tc>
      </w:tr>
      <w:tr w:rsidR="00F61C54" w:rsidRPr="00F61C54" w14:paraId="7226128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A8AAF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0B2B06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actin polymerization or depolymerization</w:t>
            </w:r>
          </w:p>
        </w:tc>
      </w:tr>
      <w:tr w:rsidR="00F61C54" w:rsidRPr="00F61C54" w14:paraId="0DF2D0E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9A14D8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27624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mitotic interphase</w:t>
            </w:r>
          </w:p>
        </w:tc>
      </w:tr>
      <w:tr w:rsidR="00F61C54" w:rsidRPr="00F61C54" w14:paraId="2D17073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4613B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6EA0A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mitotic chromosome condensation</w:t>
            </w:r>
          </w:p>
        </w:tc>
      </w:tr>
      <w:tr w:rsidR="00F61C54" w:rsidRPr="00F61C54" w14:paraId="1649350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77C477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5CF219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microtubule cytoskeleton organization</w:t>
            </w:r>
          </w:p>
        </w:tc>
      </w:tr>
      <w:tr w:rsidR="00F61C54" w:rsidRPr="00F61C54" w14:paraId="711C527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84928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5F6335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mitosis</w:t>
            </w:r>
          </w:p>
        </w:tc>
      </w:tr>
      <w:tr w:rsidR="00F61C54" w:rsidRPr="00F61C54" w14:paraId="337BDEA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94927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CC3ED8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mitotic recombination</w:t>
            </w:r>
          </w:p>
        </w:tc>
      </w:tr>
      <w:tr w:rsidR="00F61C54" w:rsidRPr="00F61C54" w14:paraId="032E5E7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21AB1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1CF6A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G1/S transition of mitotic cell cycle</w:t>
            </w:r>
          </w:p>
        </w:tc>
      </w:tr>
      <w:tr w:rsidR="00F61C54" w:rsidRPr="00F61C54" w14:paraId="66C45CD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4EB159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9A7D5D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spindle organization</w:t>
            </w:r>
          </w:p>
        </w:tc>
      </w:tr>
      <w:tr w:rsidR="00F61C54" w:rsidRPr="00F61C54" w14:paraId="57EBA3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2BABD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46BD58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cell cycle phase transition</w:t>
            </w:r>
          </w:p>
        </w:tc>
      </w:tr>
      <w:tr w:rsidR="00F61C54" w:rsidRPr="00F61C54" w14:paraId="1517441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5E702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A4F08F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mitotic cell cycle phase transition</w:t>
            </w:r>
          </w:p>
        </w:tc>
      </w:tr>
      <w:tr w:rsidR="00F61C54" w:rsidRPr="00F61C54" w14:paraId="3E36C91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9C233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FEB37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 cycle phase transition</w:t>
            </w:r>
          </w:p>
        </w:tc>
      </w:tr>
      <w:tr w:rsidR="00F61C54" w:rsidRPr="00F61C54" w14:paraId="3C74E89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CC9B4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6D76D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 cycle process</w:t>
            </w:r>
          </w:p>
        </w:tc>
      </w:tr>
      <w:tr w:rsidR="00F61C54" w:rsidRPr="00F61C54" w14:paraId="3C9CBFE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C0C354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B64299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cell cycle process</w:t>
            </w:r>
          </w:p>
        </w:tc>
      </w:tr>
      <w:tr w:rsidR="00F61C54" w:rsidRPr="00F61C54" w14:paraId="72766E6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47ADB4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3B353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actin cytoskeleton reorganization</w:t>
            </w:r>
          </w:p>
        </w:tc>
      </w:tr>
      <w:tr w:rsidR="00F61C54" w:rsidRPr="00F61C54" w14:paraId="0869A6D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7742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E4AD8B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actin filament bundle organization</w:t>
            </w:r>
          </w:p>
        </w:tc>
      </w:tr>
      <w:tr w:rsidR="00F61C54" w:rsidRPr="00F61C54" w14:paraId="047F286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831B02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54007F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mitotic sister chromatid segregation</w:t>
            </w:r>
          </w:p>
        </w:tc>
      </w:tr>
      <w:tr w:rsidR="00F61C54" w:rsidRPr="00F61C54" w14:paraId="31CF5D8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D3D2FA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59599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cytoskeleton organization</w:t>
            </w:r>
          </w:p>
        </w:tc>
      </w:tr>
      <w:tr w:rsidR="00F61C54" w:rsidRPr="00F61C54" w14:paraId="4C7D6A1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B441C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070CA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epithelial cell proliferation</w:t>
            </w:r>
          </w:p>
        </w:tc>
      </w:tr>
      <w:tr w:rsidR="00F61C54" w:rsidRPr="00F61C54" w14:paraId="668FDF5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5ACA5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11665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actin cytoskeleton organization</w:t>
            </w:r>
          </w:p>
        </w:tc>
      </w:tr>
      <w:tr w:rsidR="00F61C54" w:rsidRPr="00F61C54" w14:paraId="44E12E3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76EA6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0AA82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actin filament bundle assembly</w:t>
            </w:r>
          </w:p>
        </w:tc>
      </w:tr>
      <w:tr w:rsidR="00F61C54" w:rsidRPr="00F61C54" w14:paraId="654CD34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DB5E1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5A13A7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mesenchymal cell proliferation</w:t>
            </w:r>
          </w:p>
        </w:tc>
      </w:tr>
      <w:tr w:rsidR="00F61C54" w:rsidRPr="00F61C54" w14:paraId="62C9323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5221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E6F17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microtubule bundle formation</w:t>
            </w:r>
          </w:p>
        </w:tc>
      </w:tr>
      <w:tr w:rsidR="00F61C54" w:rsidRPr="00F61C54" w14:paraId="683CE88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989B0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8816CF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actin filament length</w:t>
            </w:r>
          </w:p>
        </w:tc>
      </w:tr>
      <w:tr w:rsidR="00F61C54" w:rsidRPr="00F61C54" w14:paraId="5C2461F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3B1B63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3A7819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actin polymerization or depolymerization</w:t>
            </w:r>
          </w:p>
        </w:tc>
      </w:tr>
      <w:tr w:rsidR="00F61C54" w:rsidRPr="00F61C54" w14:paraId="288872C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AD00DB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AAAE10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epithelial cell proliferation</w:t>
            </w:r>
          </w:p>
        </w:tc>
      </w:tr>
      <w:tr w:rsidR="00F61C54" w:rsidRPr="00F61C54" w14:paraId="03612DC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A8524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56A202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smooth muscle cell proliferation</w:t>
            </w:r>
          </w:p>
        </w:tc>
      </w:tr>
      <w:tr w:rsidR="00F61C54" w:rsidRPr="00F61C54" w14:paraId="2019485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25CD1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F399BC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endothelial cell proliferation</w:t>
            </w:r>
          </w:p>
        </w:tc>
      </w:tr>
      <w:tr w:rsidR="00F61C54" w:rsidRPr="00F61C54" w14:paraId="1AA42F77"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F98D99"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death</w:t>
            </w:r>
          </w:p>
        </w:tc>
        <w:tc>
          <w:tcPr>
            <w:tcW w:w="5400" w:type="dxa"/>
            <w:tcBorders>
              <w:top w:val="nil"/>
              <w:left w:val="nil"/>
              <w:bottom w:val="single" w:sz="4" w:space="0" w:color="auto"/>
              <w:right w:val="single" w:sz="4" w:space="0" w:color="auto"/>
            </w:tcBorders>
            <w:shd w:val="clear" w:color="auto" w:fill="auto"/>
            <w:noWrap/>
            <w:vAlign w:val="center"/>
            <w:hideMark/>
          </w:tcPr>
          <w:p w14:paraId="74B9E57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apoptotic process</w:t>
            </w:r>
          </w:p>
        </w:tc>
      </w:tr>
      <w:tr w:rsidR="00F61C54" w:rsidRPr="00F61C54" w14:paraId="303811D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7BDB52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3DC947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programmed cell death</w:t>
            </w:r>
          </w:p>
        </w:tc>
      </w:tr>
      <w:tr w:rsidR="00F61C54" w:rsidRPr="00F61C54" w14:paraId="5814E3D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210331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8449E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intrinsic apoptotic signaling pathway by p53 class mediator</w:t>
            </w:r>
          </w:p>
        </w:tc>
      </w:tr>
      <w:tr w:rsidR="00F61C54" w:rsidRPr="00F61C54" w14:paraId="418B569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75616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25C1D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intrinsic apoptotic signaling pathway in response to DNA damage by p53 class mediator</w:t>
            </w:r>
          </w:p>
        </w:tc>
      </w:tr>
      <w:tr w:rsidR="00F61C54" w:rsidRPr="00F61C54" w14:paraId="724F767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868D4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9E6477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apoptotic signaling pathway</w:t>
            </w:r>
          </w:p>
        </w:tc>
      </w:tr>
      <w:tr w:rsidR="00F61C54" w:rsidRPr="00F61C54" w14:paraId="420CFF5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D7FB65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826FE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extrinsic apoptotic signaling pathway</w:t>
            </w:r>
          </w:p>
        </w:tc>
      </w:tr>
      <w:tr w:rsidR="00F61C54" w:rsidRPr="00F61C54" w14:paraId="1A47E46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7AB71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3152F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extrinsic apoptotic signaling pathway via death domain receptors</w:t>
            </w:r>
          </w:p>
        </w:tc>
      </w:tr>
      <w:tr w:rsidR="00F61C54" w:rsidRPr="00F61C54" w14:paraId="024C714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3114E9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A01635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extrinsic apoptotic signaling pathway</w:t>
            </w:r>
          </w:p>
        </w:tc>
      </w:tr>
      <w:tr w:rsidR="00F61C54" w:rsidRPr="00F61C54" w14:paraId="39C4CA25"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A14EA9"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Cell motility</w:t>
            </w:r>
          </w:p>
        </w:tc>
        <w:tc>
          <w:tcPr>
            <w:tcW w:w="5400" w:type="dxa"/>
            <w:tcBorders>
              <w:top w:val="nil"/>
              <w:left w:val="nil"/>
              <w:bottom w:val="single" w:sz="4" w:space="0" w:color="auto"/>
              <w:right w:val="single" w:sz="4" w:space="0" w:color="auto"/>
            </w:tcBorders>
            <w:shd w:val="clear" w:color="auto" w:fill="auto"/>
            <w:noWrap/>
            <w:vAlign w:val="center"/>
            <w:hideMark/>
          </w:tcPr>
          <w:p w14:paraId="4C537BE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cell motility</w:t>
            </w:r>
          </w:p>
        </w:tc>
      </w:tr>
      <w:tr w:rsidR="00F61C54" w:rsidRPr="00F61C54" w14:paraId="1AC152C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D8BD1F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803F45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 motility</w:t>
            </w:r>
          </w:p>
        </w:tc>
      </w:tr>
      <w:tr w:rsidR="00F61C54" w:rsidRPr="00F61C54" w14:paraId="7A2BB24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5912D0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D78463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ameboidal cell migration</w:t>
            </w:r>
          </w:p>
        </w:tc>
      </w:tr>
      <w:tr w:rsidR="00F61C54" w:rsidRPr="00F61C54" w14:paraId="3F0435D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96354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A8565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 chemotaxis</w:t>
            </w:r>
          </w:p>
        </w:tc>
      </w:tr>
      <w:tr w:rsidR="00F61C54" w:rsidRPr="00F61C54" w14:paraId="696B5F3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937AC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D9610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endothelial cell migration</w:t>
            </w:r>
          </w:p>
        </w:tc>
      </w:tr>
      <w:tr w:rsidR="00F61C54" w:rsidRPr="00F61C54" w14:paraId="568EB39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730CAE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5E5A8F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muscle cell migration</w:t>
            </w:r>
          </w:p>
        </w:tc>
      </w:tr>
      <w:tr w:rsidR="00F61C54" w:rsidRPr="00F61C54" w14:paraId="643D4B5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8B73E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FE94D0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 migration</w:t>
            </w:r>
          </w:p>
        </w:tc>
      </w:tr>
      <w:tr w:rsidR="00F61C54" w:rsidRPr="00F61C54" w14:paraId="20379CB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80A9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903574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chemotaxis</w:t>
            </w:r>
          </w:p>
        </w:tc>
      </w:tr>
      <w:tr w:rsidR="00F61C54" w:rsidRPr="00F61C54" w14:paraId="60FC176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083666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BFD56E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chemotaxis</w:t>
            </w:r>
          </w:p>
        </w:tc>
      </w:tr>
      <w:tr w:rsidR="00F61C54" w:rsidRPr="00F61C54" w14:paraId="116990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1A1CA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EC973B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neuron migration</w:t>
            </w:r>
          </w:p>
        </w:tc>
      </w:tr>
      <w:tr w:rsidR="00F61C54" w:rsidRPr="00F61C54" w14:paraId="12C3DB5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DCF1F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C3B1C9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 migration</w:t>
            </w:r>
          </w:p>
        </w:tc>
      </w:tr>
      <w:tr w:rsidR="00F61C54" w:rsidRPr="00F61C54" w14:paraId="1BEB46D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C26B5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39C3D6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ruffle assembly</w:t>
            </w:r>
          </w:p>
        </w:tc>
      </w:tr>
      <w:tr w:rsidR="00F61C54" w:rsidRPr="00F61C54" w14:paraId="64411CA2"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09A470"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Defense</w:t>
            </w:r>
          </w:p>
        </w:tc>
        <w:tc>
          <w:tcPr>
            <w:tcW w:w="5400" w:type="dxa"/>
            <w:tcBorders>
              <w:top w:val="nil"/>
              <w:left w:val="nil"/>
              <w:bottom w:val="single" w:sz="4" w:space="0" w:color="auto"/>
              <w:right w:val="single" w:sz="4" w:space="0" w:color="auto"/>
            </w:tcBorders>
            <w:shd w:val="clear" w:color="auto" w:fill="auto"/>
            <w:noWrap/>
            <w:vAlign w:val="center"/>
            <w:hideMark/>
          </w:tcPr>
          <w:p w14:paraId="08F6199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defense response</w:t>
            </w:r>
          </w:p>
        </w:tc>
      </w:tr>
      <w:tr w:rsidR="00F61C54" w:rsidRPr="00F61C54" w14:paraId="3F22677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0F45E1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9C9D5F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innate immune response</w:t>
            </w:r>
          </w:p>
        </w:tc>
      </w:tr>
      <w:tr w:rsidR="00F61C54" w:rsidRPr="00F61C54" w14:paraId="45D393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5E8B21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B054FC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defense response to virus</w:t>
            </w:r>
          </w:p>
        </w:tc>
      </w:tr>
      <w:tr w:rsidR="00F61C54" w:rsidRPr="00F61C54" w14:paraId="61AA6C9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0C1798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95F8CD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 cell proliferation</w:t>
            </w:r>
          </w:p>
        </w:tc>
      </w:tr>
      <w:tr w:rsidR="00F61C54" w:rsidRPr="00F61C54" w14:paraId="70A09D3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215CDE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987FA7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antigen processing and presentation of endogenous peptide antigen via MHC class I via ER pathway</w:t>
            </w:r>
          </w:p>
        </w:tc>
      </w:tr>
      <w:tr w:rsidR="00F61C54" w:rsidRPr="00F61C54" w14:paraId="6E5AE6F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CBD30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10094D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interferon-gamma</w:t>
            </w:r>
          </w:p>
        </w:tc>
      </w:tr>
      <w:tr w:rsidR="00F61C54" w:rsidRPr="00F61C54" w14:paraId="103C773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05AF93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D18172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type I interferon</w:t>
            </w:r>
          </w:p>
        </w:tc>
      </w:tr>
      <w:tr w:rsidR="00F61C54" w:rsidRPr="00F61C54" w14:paraId="6947C77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AB6B9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07620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complement activation, lectin pathway</w:t>
            </w:r>
          </w:p>
        </w:tc>
      </w:tr>
      <w:tr w:rsidR="00F61C54" w:rsidRPr="00F61C54" w14:paraId="25F5191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1BBC0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AD2D9A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immune response-activating cell surface receptor signaling pathway</w:t>
            </w:r>
          </w:p>
        </w:tc>
      </w:tr>
      <w:tr w:rsidR="00F61C54" w:rsidRPr="00F61C54" w14:paraId="5185B10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6D0590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1F43AE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immune response-regulating cell surface receptor signaling pathway</w:t>
            </w:r>
          </w:p>
        </w:tc>
      </w:tr>
      <w:tr w:rsidR="00F61C54" w:rsidRPr="00F61C54" w14:paraId="62182B7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0E60B7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453134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immunoglobulin mediated immune response</w:t>
            </w:r>
          </w:p>
        </w:tc>
      </w:tr>
      <w:tr w:rsidR="00F61C54" w:rsidRPr="00F61C54" w14:paraId="41EE3CE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4955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59F3E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interferon-gamma-mediated signaling pathway</w:t>
            </w:r>
          </w:p>
        </w:tc>
      </w:tr>
      <w:tr w:rsidR="00F61C54" w:rsidRPr="00F61C54" w14:paraId="232995F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BA36A4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30B8A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chemotaxis</w:t>
            </w:r>
          </w:p>
        </w:tc>
      </w:tr>
      <w:tr w:rsidR="00F61C54" w:rsidRPr="00F61C54" w14:paraId="04B8E76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D6C26B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914F99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lymphocyte proliferation</w:t>
            </w:r>
          </w:p>
        </w:tc>
      </w:tr>
      <w:tr w:rsidR="00F61C54" w:rsidRPr="00F61C54" w14:paraId="2041B86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9265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F57A42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complement activation</w:t>
            </w:r>
          </w:p>
        </w:tc>
      </w:tr>
      <w:tr w:rsidR="00F61C54" w:rsidRPr="00F61C54" w14:paraId="6DFD8F4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44CE6E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439D7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humoral immune response</w:t>
            </w:r>
          </w:p>
        </w:tc>
      </w:tr>
      <w:tr w:rsidR="00F61C54" w:rsidRPr="00F61C54" w14:paraId="7AEA6A0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6DE8C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A88532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adaptive immune response</w:t>
            </w:r>
          </w:p>
        </w:tc>
      </w:tr>
      <w:tr w:rsidR="00F61C54" w:rsidRPr="00F61C54" w14:paraId="1679EC3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DF2D2E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92D17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leukocyte mediated immunity</w:t>
            </w:r>
          </w:p>
        </w:tc>
      </w:tr>
      <w:tr w:rsidR="00F61C54" w:rsidRPr="00F61C54" w14:paraId="4EB30C0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E67BFB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33939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complement activation</w:t>
            </w:r>
          </w:p>
        </w:tc>
      </w:tr>
      <w:tr w:rsidR="00F61C54" w:rsidRPr="00F61C54" w14:paraId="02B73B7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E278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30444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defense response to virus</w:t>
            </w:r>
          </w:p>
        </w:tc>
      </w:tr>
      <w:tr w:rsidR="00F61C54" w:rsidRPr="00F61C54" w14:paraId="78D1B0A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A722E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969543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leukocyte mediated cytotoxicity</w:t>
            </w:r>
          </w:p>
        </w:tc>
      </w:tr>
      <w:tr w:rsidR="00F61C54" w:rsidRPr="00F61C54" w14:paraId="0C8ED3C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73DB1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AA950D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lymphocyte activation</w:t>
            </w:r>
          </w:p>
        </w:tc>
      </w:tr>
      <w:tr w:rsidR="00F61C54" w:rsidRPr="00F61C54" w14:paraId="4A0931D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E5FF97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F271E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lymphocyte mediated immunity</w:t>
            </w:r>
          </w:p>
        </w:tc>
      </w:tr>
      <w:tr w:rsidR="00F61C54" w:rsidRPr="00F61C54" w14:paraId="369117C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DC9ED6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6A582A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lymphocyte proliferation</w:t>
            </w:r>
          </w:p>
        </w:tc>
      </w:tr>
      <w:tr w:rsidR="00F61C54" w:rsidRPr="00F61C54" w14:paraId="008D83F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74A1D7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1590E7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type I interferon signaling pathway</w:t>
            </w:r>
          </w:p>
        </w:tc>
      </w:tr>
      <w:tr w:rsidR="00F61C54" w:rsidRPr="00F61C54" w14:paraId="5A8DDEF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0D4BC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920634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leukocyte proliferation</w:t>
            </w:r>
          </w:p>
        </w:tc>
      </w:tr>
      <w:tr w:rsidR="00F61C54" w:rsidRPr="00F61C54" w14:paraId="1F95A27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FAF250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2BACE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lymphocyte activation</w:t>
            </w:r>
          </w:p>
        </w:tc>
      </w:tr>
      <w:tr w:rsidR="00F61C54" w:rsidRPr="00F61C54" w14:paraId="5E96273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A877D8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AE8C33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leukocyte activation</w:t>
            </w:r>
          </w:p>
        </w:tc>
      </w:tr>
      <w:tr w:rsidR="00F61C54" w:rsidRPr="00F61C54" w14:paraId="343CDE6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16C3E9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A9916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mononuclear cell proliferation</w:t>
            </w:r>
          </w:p>
        </w:tc>
      </w:tr>
      <w:tr w:rsidR="00F61C54" w:rsidRPr="00F61C54" w14:paraId="1BEB98F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2C431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315F1D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acute inflammatory response</w:t>
            </w:r>
          </w:p>
        </w:tc>
      </w:tr>
      <w:tr w:rsidR="00F61C54" w:rsidRPr="00F61C54" w14:paraId="4791561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5785E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0B9EBA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inflammatory response</w:t>
            </w:r>
          </w:p>
        </w:tc>
      </w:tr>
      <w:tr w:rsidR="00F61C54" w:rsidRPr="00F61C54" w14:paraId="4C38218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DA122C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9BEEA8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viral genome replication</w:t>
            </w:r>
          </w:p>
        </w:tc>
      </w:tr>
      <w:tr w:rsidR="00F61C54" w:rsidRPr="00F61C54" w14:paraId="6DC0BAC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6ADB6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E701AC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viral process</w:t>
            </w:r>
          </w:p>
        </w:tc>
      </w:tr>
      <w:tr w:rsidR="00F61C54" w:rsidRPr="00F61C54" w14:paraId="70D45A1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CB619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66C390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viral genome replication</w:t>
            </w:r>
          </w:p>
        </w:tc>
      </w:tr>
      <w:tr w:rsidR="00F61C54" w:rsidRPr="00F61C54" w14:paraId="14DCD3C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D9220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A05A02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bacterium</w:t>
            </w:r>
          </w:p>
        </w:tc>
      </w:tr>
      <w:tr w:rsidR="00F61C54" w:rsidRPr="00F61C54" w14:paraId="03C6E5A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B53F3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46736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activation of immune response</w:t>
            </w:r>
          </w:p>
        </w:tc>
      </w:tr>
      <w:tr w:rsidR="00F61C54" w:rsidRPr="00F61C54" w14:paraId="55215E5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065155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0F0134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 cell activation</w:t>
            </w:r>
          </w:p>
        </w:tc>
      </w:tr>
      <w:tr w:rsidR="00F61C54" w:rsidRPr="00F61C54" w14:paraId="7D5361B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C2E2BD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255B6D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complement activation</w:t>
            </w:r>
          </w:p>
        </w:tc>
      </w:tr>
      <w:tr w:rsidR="00F61C54" w:rsidRPr="00F61C54" w14:paraId="7664CD0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D98C7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EF88E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immune response-activating signal transduction</w:t>
            </w:r>
          </w:p>
        </w:tc>
      </w:tr>
      <w:tr w:rsidR="00F61C54" w:rsidRPr="00F61C54" w14:paraId="2BA4A2B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41B84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EBCCA2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leukocyte migration</w:t>
            </w:r>
          </w:p>
        </w:tc>
      </w:tr>
      <w:tr w:rsidR="00F61C54" w:rsidRPr="00F61C54" w14:paraId="008A01E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044C0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E5B62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T cell activation</w:t>
            </w:r>
          </w:p>
        </w:tc>
      </w:tr>
      <w:tr w:rsidR="00F61C54" w:rsidRPr="00F61C54" w14:paraId="218E8E2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978184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F47D3A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adaptive immune response based on somatic recombination of immune receptors built from immunoglobulin superfamily domains</w:t>
            </w:r>
          </w:p>
        </w:tc>
      </w:tr>
      <w:tr w:rsidR="00F61C54" w:rsidRPr="00F61C54" w14:paraId="07EBCE6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4F006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2E57D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interferon-beta production</w:t>
            </w:r>
          </w:p>
        </w:tc>
      </w:tr>
      <w:tr w:rsidR="00F61C54" w:rsidRPr="00F61C54" w14:paraId="05053230"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5A51AE"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DNA packaging/recombination/repair/replication</w:t>
            </w:r>
          </w:p>
        </w:tc>
        <w:tc>
          <w:tcPr>
            <w:tcW w:w="5400" w:type="dxa"/>
            <w:tcBorders>
              <w:top w:val="nil"/>
              <w:left w:val="nil"/>
              <w:bottom w:val="single" w:sz="4" w:space="0" w:color="auto"/>
              <w:right w:val="single" w:sz="4" w:space="0" w:color="auto"/>
            </w:tcBorders>
            <w:shd w:val="clear" w:color="auto" w:fill="auto"/>
            <w:noWrap/>
            <w:vAlign w:val="center"/>
            <w:hideMark/>
          </w:tcPr>
          <w:p w14:paraId="2FFC819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conformation change</w:t>
            </w:r>
          </w:p>
        </w:tc>
      </w:tr>
      <w:tr w:rsidR="00F61C54" w:rsidRPr="00F61C54" w14:paraId="04BD915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63203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D7FAC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nucleosome organization</w:t>
            </w:r>
          </w:p>
        </w:tc>
      </w:tr>
      <w:tr w:rsidR="00F61C54" w:rsidRPr="00F61C54" w14:paraId="1056FB2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77DB50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C95F7F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nucleosome assembly</w:t>
            </w:r>
          </w:p>
        </w:tc>
      </w:tr>
      <w:tr w:rsidR="00F61C54" w:rsidRPr="00F61C54" w14:paraId="5BB2915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EEC0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95C799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chromatin assembly</w:t>
            </w:r>
          </w:p>
        </w:tc>
      </w:tr>
      <w:tr w:rsidR="00F61C54" w:rsidRPr="00F61C54" w14:paraId="7610AA0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C7F9D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6C4C6E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chromatin assembly or disassembly</w:t>
            </w:r>
          </w:p>
        </w:tc>
      </w:tr>
      <w:tr w:rsidR="00F61C54" w:rsidRPr="00F61C54" w14:paraId="5354FFC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858657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3AC2E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packaging</w:t>
            </w:r>
          </w:p>
        </w:tc>
      </w:tr>
      <w:tr w:rsidR="00F61C54" w:rsidRPr="00F61C54" w14:paraId="4336093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E61F2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D45360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replication-independent nucleosome organization</w:t>
            </w:r>
          </w:p>
        </w:tc>
      </w:tr>
      <w:tr w:rsidR="00F61C54" w:rsidRPr="00F61C54" w14:paraId="445D542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B0BC9E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E4CD39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centromere complex assembly</w:t>
            </w:r>
          </w:p>
        </w:tc>
      </w:tr>
      <w:tr w:rsidR="00F61C54" w:rsidRPr="00F61C54" w14:paraId="7D5D97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B72BE1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F2D18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chromatin modification</w:t>
            </w:r>
          </w:p>
        </w:tc>
      </w:tr>
      <w:tr w:rsidR="00F61C54" w:rsidRPr="00F61C54" w14:paraId="62880AF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A98C9D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84FA6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chromatin remodeling</w:t>
            </w:r>
          </w:p>
        </w:tc>
      </w:tr>
      <w:tr w:rsidR="00F61C54" w:rsidRPr="00F61C54" w14:paraId="16208C8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81906F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2BE5E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covalent chromatin modification</w:t>
            </w:r>
          </w:p>
        </w:tc>
      </w:tr>
      <w:tr w:rsidR="00F61C54" w:rsidRPr="00F61C54" w14:paraId="5AC17FD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9BC62F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B2EBAC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histone exchange</w:t>
            </w:r>
          </w:p>
        </w:tc>
      </w:tr>
      <w:tr w:rsidR="00F61C54" w:rsidRPr="00F61C54" w14:paraId="6C8848F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C5384B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B16961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histone modification</w:t>
            </w:r>
          </w:p>
        </w:tc>
      </w:tr>
      <w:tr w:rsidR="00F61C54" w:rsidRPr="00F61C54" w14:paraId="18D0B0A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36330E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58B2D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DNA recombination</w:t>
            </w:r>
          </w:p>
        </w:tc>
      </w:tr>
      <w:tr w:rsidR="00F61C54" w:rsidRPr="00F61C54" w14:paraId="793F740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16B1E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B357E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recombination</w:t>
            </w:r>
          </w:p>
        </w:tc>
      </w:tr>
      <w:tr w:rsidR="00F61C54" w:rsidRPr="00F61C54" w14:paraId="079B9BE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254401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2A6CC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base-excision repair</w:t>
            </w:r>
          </w:p>
        </w:tc>
      </w:tr>
      <w:tr w:rsidR="00F61C54" w:rsidRPr="00F61C54" w14:paraId="1B6EB60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7B9D58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F423EC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nucleotide-excision repair, DNA gap filling</w:t>
            </w:r>
          </w:p>
        </w:tc>
      </w:tr>
      <w:tr w:rsidR="00F61C54" w:rsidRPr="00F61C54" w14:paraId="52E2F67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14AEA3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0708A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recombinational repair</w:t>
            </w:r>
          </w:p>
        </w:tc>
      </w:tr>
      <w:tr w:rsidR="00F61C54" w:rsidRPr="00F61C54" w14:paraId="47137BF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816CAE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72C59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double-strand break repair</w:t>
            </w:r>
          </w:p>
        </w:tc>
      </w:tr>
      <w:tr w:rsidR="00F61C54" w:rsidRPr="00F61C54" w14:paraId="62F2D5D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1867B9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F40C5D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repair</w:t>
            </w:r>
          </w:p>
        </w:tc>
      </w:tr>
      <w:tr w:rsidR="00F61C54" w:rsidRPr="00F61C54" w14:paraId="3916340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01B7C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1F402A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nucleotide-excision repair</w:t>
            </w:r>
          </w:p>
        </w:tc>
      </w:tr>
      <w:tr w:rsidR="00F61C54" w:rsidRPr="00F61C54" w14:paraId="5BF3A4A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3D5EFE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160DC6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mismatch repair</w:t>
            </w:r>
          </w:p>
        </w:tc>
      </w:tr>
      <w:tr w:rsidR="00F61C54" w:rsidRPr="00F61C54" w14:paraId="0B9F2E8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D00304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47C6B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telomere maintenance via recombination</w:t>
            </w:r>
          </w:p>
        </w:tc>
      </w:tr>
      <w:tr w:rsidR="00F61C54" w:rsidRPr="00F61C54" w14:paraId="4758058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4C9A9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7B116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DNA-dependent DNA replication</w:t>
            </w:r>
          </w:p>
        </w:tc>
      </w:tr>
      <w:tr w:rsidR="00F61C54" w:rsidRPr="00F61C54" w14:paraId="2FE9887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D89C7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EF6DF8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replication</w:t>
            </w:r>
          </w:p>
        </w:tc>
      </w:tr>
      <w:tr w:rsidR="00F61C54" w:rsidRPr="00F61C54" w14:paraId="471E9EE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D2542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96D749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DNA replication</w:t>
            </w:r>
          </w:p>
        </w:tc>
      </w:tr>
      <w:tr w:rsidR="00F61C54" w:rsidRPr="00F61C54" w14:paraId="545C55A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CC383F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3A9CE4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strand elongation</w:t>
            </w:r>
          </w:p>
        </w:tc>
      </w:tr>
      <w:tr w:rsidR="00F61C54" w:rsidRPr="00F61C54" w14:paraId="28BFD22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550023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971406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strand elongation involved in DNA replication</w:t>
            </w:r>
          </w:p>
        </w:tc>
      </w:tr>
      <w:tr w:rsidR="00F61C54" w:rsidRPr="00F61C54" w14:paraId="4A03CA54"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ED36B8"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DNA/RNA metabolism</w:t>
            </w:r>
          </w:p>
        </w:tc>
        <w:tc>
          <w:tcPr>
            <w:tcW w:w="5400" w:type="dxa"/>
            <w:tcBorders>
              <w:top w:val="nil"/>
              <w:left w:val="nil"/>
              <w:bottom w:val="single" w:sz="4" w:space="0" w:color="auto"/>
              <w:right w:val="single" w:sz="4" w:space="0" w:color="auto"/>
            </w:tcBorders>
            <w:shd w:val="clear" w:color="auto" w:fill="auto"/>
            <w:noWrap/>
            <w:vAlign w:val="center"/>
            <w:hideMark/>
          </w:tcPr>
          <w:p w14:paraId="64591E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catabolic process, endonucleolytic</w:t>
            </w:r>
          </w:p>
        </w:tc>
      </w:tr>
      <w:tr w:rsidR="00F61C54" w:rsidRPr="00F61C54" w14:paraId="7355963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E75D1C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FCBFC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DNA metabolic process</w:t>
            </w:r>
          </w:p>
        </w:tc>
      </w:tr>
      <w:tr w:rsidR="00F61C54" w:rsidRPr="00F61C54" w14:paraId="1892700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56FEDC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00ED0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catabolic process</w:t>
            </w:r>
          </w:p>
        </w:tc>
      </w:tr>
      <w:tr w:rsidR="00F61C54" w:rsidRPr="00F61C54" w14:paraId="535CA94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DF81E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871C7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phosphate biosynthetic process</w:t>
            </w:r>
          </w:p>
        </w:tc>
      </w:tr>
      <w:tr w:rsidR="00F61C54" w:rsidRPr="00F61C54" w14:paraId="1652C0F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4D6AF4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102B1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nucleotide catabolic process</w:t>
            </w:r>
          </w:p>
        </w:tc>
      </w:tr>
      <w:tr w:rsidR="00F61C54" w:rsidRPr="00F61C54" w14:paraId="3935B63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FC19DD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1D23B3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nucleoside metabolic process</w:t>
            </w:r>
          </w:p>
        </w:tc>
      </w:tr>
      <w:tr w:rsidR="00F61C54" w:rsidRPr="00F61C54" w14:paraId="26BFB93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C9C600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61BE22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nucleotide metabolic process</w:t>
            </w:r>
          </w:p>
        </w:tc>
      </w:tr>
      <w:tr w:rsidR="00F61C54" w:rsidRPr="00F61C54" w14:paraId="712124B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430BAD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7D61E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monophosphate catabolic process</w:t>
            </w:r>
          </w:p>
        </w:tc>
      </w:tr>
      <w:tr w:rsidR="00F61C54" w:rsidRPr="00F61C54" w14:paraId="204A777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8B80C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D8914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nucleoside monophosphate catabolic process</w:t>
            </w:r>
          </w:p>
        </w:tc>
      </w:tr>
      <w:tr w:rsidR="00F61C54" w:rsidRPr="00F61C54" w14:paraId="5901C0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3D4B5F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5599F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ribonucleoside monophosphate catabolic process</w:t>
            </w:r>
          </w:p>
        </w:tc>
      </w:tr>
      <w:tr w:rsidR="00F61C54" w:rsidRPr="00F61C54" w14:paraId="103A9A4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469C4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6E527F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nucleobase metabolic process</w:t>
            </w:r>
          </w:p>
        </w:tc>
      </w:tr>
      <w:tr w:rsidR="00F61C54" w:rsidRPr="00F61C54" w14:paraId="378F4BF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3D591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38F327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deoxyribonucleotide metabolic process</w:t>
            </w:r>
          </w:p>
        </w:tc>
      </w:tr>
      <w:tr w:rsidR="00F61C54" w:rsidRPr="00F61C54" w14:paraId="4D169B2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F62ACB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8965E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 nucleoside biosynthetic process</w:t>
            </w:r>
          </w:p>
        </w:tc>
      </w:tr>
      <w:tr w:rsidR="00F61C54" w:rsidRPr="00F61C54" w14:paraId="45F6783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74AA09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4FF01D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nucleic acid phosphodiester bond hydrolysis</w:t>
            </w:r>
          </w:p>
        </w:tc>
      </w:tr>
      <w:tr w:rsidR="00F61C54" w:rsidRPr="00F61C54" w14:paraId="1D174F7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B6F7B8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E39D5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pyridine nucleotide metabolic process</w:t>
            </w:r>
          </w:p>
        </w:tc>
      </w:tr>
      <w:tr w:rsidR="00F61C54" w:rsidRPr="00F61C54" w14:paraId="54CF910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250920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7FECB7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triphosphate biosynthetic process</w:t>
            </w:r>
          </w:p>
        </w:tc>
      </w:tr>
      <w:tr w:rsidR="00F61C54" w:rsidRPr="00F61C54" w14:paraId="63AF3BC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9FBB7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8C4098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nucleoside triphosphate biosynthetic process</w:t>
            </w:r>
          </w:p>
        </w:tc>
      </w:tr>
      <w:tr w:rsidR="00F61C54" w:rsidRPr="00F61C54" w14:paraId="03D8205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959ED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AFC15A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nucleoside monophosphate biosynthetic process</w:t>
            </w:r>
          </w:p>
        </w:tc>
      </w:tr>
      <w:tr w:rsidR="00F61C54" w:rsidRPr="00F61C54" w14:paraId="6CAE810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5E17B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5C11E2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nicotinamide nucleotide metabolic process</w:t>
            </w:r>
          </w:p>
        </w:tc>
      </w:tr>
      <w:tr w:rsidR="00F61C54" w:rsidRPr="00F61C54" w14:paraId="497C755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97DE1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630641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nucleotide biosynthetic process</w:t>
            </w:r>
          </w:p>
        </w:tc>
      </w:tr>
      <w:tr w:rsidR="00F61C54" w:rsidRPr="00F61C54" w14:paraId="257638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6AE39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4ECA4A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nucleobase-containing compound metabolic process</w:t>
            </w:r>
          </w:p>
        </w:tc>
      </w:tr>
      <w:tr w:rsidR="00F61C54" w:rsidRPr="00F61C54" w14:paraId="2AC3F4C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365FE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ADF7CC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nucleotide-sugar biosynthetic process</w:t>
            </w:r>
          </w:p>
        </w:tc>
      </w:tr>
      <w:tr w:rsidR="00F61C54" w:rsidRPr="00F61C54" w14:paraId="199F5D2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A925F7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663F8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nucleotide-sugar metabolic process</w:t>
            </w:r>
          </w:p>
        </w:tc>
      </w:tr>
      <w:tr w:rsidR="00F61C54" w:rsidRPr="00F61C54" w14:paraId="1CA8B04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C595D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411DF1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protein-DNA complex assembly</w:t>
            </w:r>
          </w:p>
        </w:tc>
      </w:tr>
      <w:tr w:rsidR="00F61C54" w:rsidRPr="00F61C54" w14:paraId="33E1DE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E805B3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38B76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catabolic process</w:t>
            </w:r>
          </w:p>
        </w:tc>
      </w:tr>
      <w:tr w:rsidR="00F61C54" w:rsidRPr="00F61C54" w14:paraId="4EA22C7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B1C62B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04B50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ncRNA metabolic process</w:t>
            </w:r>
          </w:p>
        </w:tc>
      </w:tr>
      <w:tr w:rsidR="00F61C54" w:rsidRPr="00F61C54" w14:paraId="194C78A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E9046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FF0F0A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metabolic process</w:t>
            </w:r>
          </w:p>
        </w:tc>
      </w:tr>
      <w:tr w:rsidR="00F61C54" w:rsidRPr="00F61C54" w14:paraId="1F7B132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5BC830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BFC0C9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mitochondrial RNA metabolic process</w:t>
            </w:r>
          </w:p>
        </w:tc>
      </w:tr>
      <w:tr w:rsidR="00F61C54" w:rsidRPr="00F61C54" w14:paraId="5FFFCBD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99CDE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A7BF20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ncRNA processing</w:t>
            </w:r>
          </w:p>
        </w:tc>
      </w:tr>
      <w:tr w:rsidR="00F61C54" w:rsidRPr="00F61C54" w14:paraId="66468C7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3C72F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1124D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ribonucleoside triphosphate biosynthetic process</w:t>
            </w:r>
          </w:p>
        </w:tc>
      </w:tr>
      <w:tr w:rsidR="00F61C54" w:rsidRPr="00F61C54" w14:paraId="4D9192A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88B6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6D8FD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ribonucleoside monophosphate biosynthetic process</w:t>
            </w:r>
          </w:p>
        </w:tc>
      </w:tr>
      <w:tr w:rsidR="00F61C54" w:rsidRPr="00F61C54" w14:paraId="5A0A566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4B42E0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F563A6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biosynthetic process</w:t>
            </w:r>
          </w:p>
        </w:tc>
      </w:tr>
      <w:tr w:rsidR="00F61C54" w:rsidRPr="00F61C54" w14:paraId="4AF5D5D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9A2A6F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ECD00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 metabolic process</w:t>
            </w:r>
          </w:p>
        </w:tc>
      </w:tr>
      <w:tr w:rsidR="00F61C54" w:rsidRPr="00F61C54" w14:paraId="26023DD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197A8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7DD28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metabolic process</w:t>
            </w:r>
          </w:p>
        </w:tc>
      </w:tr>
      <w:tr w:rsidR="00F61C54" w:rsidRPr="00F61C54" w14:paraId="68B6506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F0B2EF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B153C4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monophosphate biosynthetic process</w:t>
            </w:r>
          </w:p>
        </w:tc>
      </w:tr>
      <w:tr w:rsidR="00F61C54" w:rsidRPr="00F61C54" w14:paraId="3C9D6E0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53651E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F0313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monophosphate metabolic process</w:t>
            </w:r>
          </w:p>
        </w:tc>
      </w:tr>
      <w:tr w:rsidR="00F61C54" w:rsidRPr="00F61C54" w14:paraId="7C763AE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92515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E465D4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phosphate metabolic process</w:t>
            </w:r>
          </w:p>
        </w:tc>
      </w:tr>
      <w:tr w:rsidR="00F61C54" w:rsidRPr="00F61C54" w14:paraId="32FF418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EBE60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8990FC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nucleoside salvage</w:t>
            </w:r>
          </w:p>
        </w:tc>
      </w:tr>
      <w:tr w:rsidR="00F61C54" w:rsidRPr="00F61C54" w14:paraId="5055345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58191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6BDF46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 biosynthetic process</w:t>
            </w:r>
          </w:p>
        </w:tc>
      </w:tr>
      <w:tr w:rsidR="00F61C54" w:rsidRPr="00F61C54" w14:paraId="62E7398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C58DD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8DEB58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nucleotide metabolic process</w:t>
            </w:r>
          </w:p>
        </w:tc>
      </w:tr>
      <w:tr w:rsidR="00F61C54" w:rsidRPr="00F61C54" w14:paraId="1F86A6B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9724C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06A77E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 nucleobase metabolic process</w:t>
            </w:r>
          </w:p>
        </w:tc>
      </w:tr>
      <w:tr w:rsidR="00F61C54" w:rsidRPr="00F61C54" w14:paraId="0A5DD8B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BB5C2F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0588C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 nucleoside metabolic process</w:t>
            </w:r>
          </w:p>
        </w:tc>
      </w:tr>
      <w:tr w:rsidR="00F61C54" w:rsidRPr="00F61C54" w14:paraId="3FF5445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D50DA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1E1D6A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 nucleoside salvage</w:t>
            </w:r>
          </w:p>
        </w:tc>
      </w:tr>
      <w:tr w:rsidR="00F61C54" w:rsidRPr="00F61C54" w14:paraId="71A134D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F4AF4B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99A5A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 nucleotide metabolic process</w:t>
            </w:r>
          </w:p>
        </w:tc>
      </w:tr>
      <w:tr w:rsidR="00F61C54" w:rsidRPr="00F61C54" w14:paraId="176B38C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75C86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1968B4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pyrimidine-containing compound salvage</w:t>
            </w:r>
          </w:p>
        </w:tc>
      </w:tr>
      <w:tr w:rsidR="00F61C54" w:rsidRPr="00F61C54" w14:paraId="44D1823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76D22E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E0A2C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RNA biosynthetic process</w:t>
            </w:r>
          </w:p>
        </w:tc>
      </w:tr>
      <w:tr w:rsidR="00F61C54" w:rsidRPr="00F61C54" w14:paraId="5B4CEBE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7E1EC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6E80B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RNA metabolic process</w:t>
            </w:r>
          </w:p>
        </w:tc>
      </w:tr>
      <w:tr w:rsidR="00F61C54" w:rsidRPr="00F61C54" w14:paraId="5ED870F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104088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C8726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nucleoside monophosphate metabolic process</w:t>
            </w:r>
          </w:p>
        </w:tc>
      </w:tr>
      <w:tr w:rsidR="00F61C54" w:rsidRPr="00F61C54" w14:paraId="36324C1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07388E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5710F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ribonucleoside monophosphate metabolic process</w:t>
            </w:r>
          </w:p>
        </w:tc>
      </w:tr>
      <w:tr w:rsidR="00F61C54" w:rsidRPr="00F61C54" w14:paraId="214717A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9DD3F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BD97AC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nucleoside biosynthetic process</w:t>
            </w:r>
          </w:p>
        </w:tc>
      </w:tr>
      <w:tr w:rsidR="00F61C54" w:rsidRPr="00F61C54" w14:paraId="2832128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F633DD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D47D7E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purine nucleotide biosynthetic process</w:t>
            </w:r>
          </w:p>
        </w:tc>
      </w:tr>
      <w:tr w:rsidR="00F61C54" w:rsidRPr="00F61C54" w14:paraId="24AB9E7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3FEAB6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03464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ribonucleoside biosynthetic process</w:t>
            </w:r>
          </w:p>
        </w:tc>
      </w:tr>
      <w:tr w:rsidR="00F61C54" w:rsidRPr="00F61C54" w14:paraId="55611EC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EABCC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659FD8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ribonucleotide biosynthetic process</w:t>
            </w:r>
          </w:p>
        </w:tc>
      </w:tr>
      <w:tr w:rsidR="00F61C54" w:rsidRPr="00F61C54" w14:paraId="0623CE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9E7A61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DBB7B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ribose phosphate biosynthetic process</w:t>
            </w:r>
          </w:p>
        </w:tc>
      </w:tr>
      <w:tr w:rsidR="00F61C54" w:rsidRPr="00F61C54" w14:paraId="6772C6E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6C4810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97BE7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RNA metabolic process</w:t>
            </w:r>
          </w:p>
        </w:tc>
      </w:tr>
      <w:tr w:rsidR="00F61C54" w:rsidRPr="00F61C54" w14:paraId="1FA96536"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45666F"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Endocytosis/Secretion</w:t>
            </w:r>
          </w:p>
        </w:tc>
        <w:tc>
          <w:tcPr>
            <w:tcW w:w="5400" w:type="dxa"/>
            <w:tcBorders>
              <w:top w:val="nil"/>
              <w:left w:val="nil"/>
              <w:bottom w:val="single" w:sz="4" w:space="0" w:color="auto"/>
              <w:right w:val="single" w:sz="4" w:space="0" w:color="auto"/>
            </w:tcBorders>
            <w:shd w:val="clear" w:color="auto" w:fill="auto"/>
            <w:noWrap/>
            <w:vAlign w:val="center"/>
            <w:hideMark/>
          </w:tcPr>
          <w:p w14:paraId="367773F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retrograde vesicle-mediated transport, Golgi to ER</w:t>
            </w:r>
          </w:p>
        </w:tc>
      </w:tr>
      <w:tr w:rsidR="00F61C54" w:rsidRPr="00F61C54" w14:paraId="50C9FBC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09C9A3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2D5026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endocytosis</w:t>
            </w:r>
          </w:p>
        </w:tc>
      </w:tr>
      <w:tr w:rsidR="00F61C54" w:rsidRPr="00F61C54" w14:paraId="3A4187B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CC599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D9578A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secretion</w:t>
            </w:r>
          </w:p>
        </w:tc>
      </w:tr>
      <w:tr w:rsidR="00F61C54" w:rsidRPr="00F61C54" w14:paraId="6AAE3A8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FF448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1F5B85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protein secretion</w:t>
            </w:r>
          </w:p>
        </w:tc>
      </w:tr>
      <w:tr w:rsidR="00F61C54" w:rsidRPr="00F61C54" w14:paraId="568C4CB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907FAC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2B69F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exocytosis</w:t>
            </w:r>
          </w:p>
        </w:tc>
      </w:tr>
      <w:tr w:rsidR="00F61C54" w:rsidRPr="00F61C54" w14:paraId="663C74A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F68069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4D18DD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secretion</w:t>
            </w:r>
          </w:p>
        </w:tc>
      </w:tr>
      <w:tr w:rsidR="00F61C54" w:rsidRPr="00F61C54" w14:paraId="74B177E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85355C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0E6E7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peptide hormone secretion</w:t>
            </w:r>
          </w:p>
        </w:tc>
      </w:tr>
      <w:tr w:rsidR="00F61C54" w:rsidRPr="00F61C54" w14:paraId="338F694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752495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AD54A4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peptide secretion</w:t>
            </w:r>
          </w:p>
        </w:tc>
      </w:tr>
      <w:tr w:rsidR="00F61C54" w:rsidRPr="00F61C54" w14:paraId="6EAB13E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C76A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05A98F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insulin secretion</w:t>
            </w:r>
          </w:p>
        </w:tc>
      </w:tr>
      <w:tr w:rsidR="00F61C54" w:rsidRPr="00F61C54" w14:paraId="7F25D2F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28168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F62CE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insulin secretion</w:t>
            </w:r>
          </w:p>
        </w:tc>
      </w:tr>
      <w:tr w:rsidR="00F61C54" w:rsidRPr="00F61C54" w14:paraId="76DDCC0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91C26C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80870D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peptide hormone secretion</w:t>
            </w:r>
          </w:p>
        </w:tc>
      </w:tr>
      <w:tr w:rsidR="00F61C54" w:rsidRPr="00F61C54" w14:paraId="344B145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5EA414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6D714E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peptide secretion</w:t>
            </w:r>
          </w:p>
        </w:tc>
      </w:tr>
      <w:tr w:rsidR="00F61C54" w:rsidRPr="00F61C54" w14:paraId="6BB51EB1"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58A087"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Function by differentated tissue</w:t>
            </w:r>
          </w:p>
        </w:tc>
        <w:tc>
          <w:tcPr>
            <w:tcW w:w="5400" w:type="dxa"/>
            <w:tcBorders>
              <w:top w:val="nil"/>
              <w:left w:val="nil"/>
              <w:bottom w:val="single" w:sz="4" w:space="0" w:color="auto"/>
              <w:right w:val="single" w:sz="4" w:space="0" w:color="auto"/>
            </w:tcBorders>
            <w:shd w:val="clear" w:color="auto" w:fill="auto"/>
            <w:noWrap/>
            <w:vAlign w:val="center"/>
            <w:hideMark/>
          </w:tcPr>
          <w:p w14:paraId="4613411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detection of visible light</w:t>
            </w:r>
          </w:p>
        </w:tc>
      </w:tr>
      <w:tr w:rsidR="00F61C54" w:rsidRPr="00F61C54" w14:paraId="05F28A5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67588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DBAE51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blood coagulation, fibrin clot formation</w:t>
            </w:r>
          </w:p>
        </w:tc>
      </w:tr>
      <w:tr w:rsidR="00F61C54" w:rsidRPr="00F61C54" w14:paraId="515D303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B27C2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E50EB3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actin-myosin filament sliding</w:t>
            </w:r>
          </w:p>
        </w:tc>
      </w:tr>
      <w:tr w:rsidR="00F61C54" w:rsidRPr="00F61C54" w14:paraId="5064B36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F0EA80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50374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heart contraction</w:t>
            </w:r>
          </w:p>
        </w:tc>
      </w:tr>
      <w:tr w:rsidR="00F61C54" w:rsidRPr="00F61C54" w14:paraId="399AFAF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4404F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6800DB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learning or memory</w:t>
            </w:r>
          </w:p>
        </w:tc>
      </w:tr>
      <w:tr w:rsidR="00F61C54" w:rsidRPr="00F61C54" w14:paraId="16F81C7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99B05F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B40909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blood coagulation</w:t>
            </w:r>
          </w:p>
        </w:tc>
      </w:tr>
      <w:tr w:rsidR="00F61C54" w:rsidRPr="00F61C54" w14:paraId="564F0E4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767F33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9EB635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phototransduction</w:t>
            </w:r>
          </w:p>
        </w:tc>
      </w:tr>
      <w:tr w:rsidR="00F61C54" w:rsidRPr="00F61C54" w14:paraId="5CE5C60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1E43F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6B569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blood coagulation</w:t>
            </w:r>
          </w:p>
        </w:tc>
      </w:tr>
      <w:tr w:rsidR="00F61C54" w:rsidRPr="00F61C54" w14:paraId="7CBAAB3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5EAFF5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3519B2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heart rate</w:t>
            </w:r>
          </w:p>
        </w:tc>
      </w:tr>
      <w:tr w:rsidR="00F61C54" w:rsidRPr="00F61C54" w14:paraId="488C5D1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48559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207992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muscle contraction</w:t>
            </w:r>
          </w:p>
        </w:tc>
      </w:tr>
      <w:tr w:rsidR="00F61C54" w:rsidRPr="00F61C54" w14:paraId="7E43CF1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BDB297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1D2C7B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muscle hypertrophy</w:t>
            </w:r>
          </w:p>
        </w:tc>
      </w:tr>
      <w:tr w:rsidR="00F61C54" w:rsidRPr="00F61C54" w14:paraId="18FBD46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A6D17A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320BC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striated muscle contraction</w:t>
            </w:r>
          </w:p>
        </w:tc>
      </w:tr>
      <w:tr w:rsidR="00F61C54" w:rsidRPr="00F61C54" w14:paraId="6959F7A3"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0F27FE"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Ion metabolism</w:t>
            </w:r>
          </w:p>
        </w:tc>
        <w:tc>
          <w:tcPr>
            <w:tcW w:w="5400" w:type="dxa"/>
            <w:tcBorders>
              <w:top w:val="nil"/>
              <w:left w:val="nil"/>
              <w:bottom w:val="single" w:sz="4" w:space="0" w:color="auto"/>
              <w:right w:val="single" w:sz="4" w:space="0" w:color="auto"/>
            </w:tcBorders>
            <w:shd w:val="clear" w:color="auto" w:fill="auto"/>
            <w:noWrap/>
            <w:vAlign w:val="center"/>
            <w:hideMark/>
          </w:tcPr>
          <w:p w14:paraId="307DE8D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hydrogen ion transmembrane transport</w:t>
            </w:r>
          </w:p>
        </w:tc>
      </w:tr>
      <w:tr w:rsidR="00F61C54" w:rsidRPr="00F61C54" w14:paraId="0E91034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7E144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DC255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potassium ion transmembrane transport</w:t>
            </w:r>
          </w:p>
        </w:tc>
      </w:tr>
      <w:tr w:rsidR="00F61C54" w:rsidRPr="00F61C54" w14:paraId="271BA66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C3857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8740CC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metal ion transport</w:t>
            </w:r>
          </w:p>
        </w:tc>
      </w:tr>
      <w:tr w:rsidR="00F61C54" w:rsidRPr="00F61C54" w14:paraId="39AAA09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CAC0E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56A2A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metal ion transport</w:t>
            </w:r>
          </w:p>
        </w:tc>
      </w:tr>
      <w:tr w:rsidR="00F61C54" w:rsidRPr="00F61C54" w14:paraId="228073E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1DF4BB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E68B8A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ion transmembrane transporter activity</w:t>
            </w:r>
          </w:p>
        </w:tc>
      </w:tr>
      <w:tr w:rsidR="00F61C54" w:rsidRPr="00F61C54" w14:paraId="70ED6C6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EA1B5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428811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transmembrane transporter activity</w:t>
            </w:r>
          </w:p>
        </w:tc>
      </w:tr>
      <w:tr w:rsidR="00F61C54" w:rsidRPr="00F61C54" w14:paraId="2D9BFF5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F64A0D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7AD72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ion transport</w:t>
            </w:r>
          </w:p>
        </w:tc>
      </w:tr>
      <w:tr w:rsidR="00F61C54" w:rsidRPr="00F61C54" w14:paraId="6DC4D00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9F1A6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6C48F9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transporter activity</w:t>
            </w:r>
          </w:p>
        </w:tc>
      </w:tr>
      <w:tr w:rsidR="00F61C54" w:rsidRPr="00F61C54" w14:paraId="4D878F3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26E278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6EEAD9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divalent inorganic cation transport</w:t>
            </w:r>
          </w:p>
        </w:tc>
      </w:tr>
      <w:tr w:rsidR="00F61C54" w:rsidRPr="00F61C54" w14:paraId="5F3133E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48E24B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C247F3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divalent metal ion transport</w:t>
            </w:r>
          </w:p>
        </w:tc>
      </w:tr>
      <w:tr w:rsidR="00F61C54" w:rsidRPr="00F61C54" w14:paraId="4BC09F1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A1E7D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748B7D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ion transmembrane transporter activity</w:t>
            </w:r>
          </w:p>
        </w:tc>
      </w:tr>
      <w:tr w:rsidR="00F61C54" w:rsidRPr="00F61C54" w14:paraId="265DA8B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A54C1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63FFE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organic anion transport</w:t>
            </w:r>
          </w:p>
        </w:tc>
      </w:tr>
      <w:tr w:rsidR="00F61C54" w:rsidRPr="00F61C54" w14:paraId="62B201A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21F811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DA7A00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ion transmembrane transporter activity</w:t>
            </w:r>
          </w:p>
        </w:tc>
      </w:tr>
      <w:tr w:rsidR="00F61C54" w:rsidRPr="00F61C54" w14:paraId="260CA9E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1F5715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009765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sodium ion transport</w:t>
            </w:r>
          </w:p>
        </w:tc>
      </w:tr>
      <w:tr w:rsidR="00F61C54" w:rsidRPr="00F61C54" w14:paraId="0B542E4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EDE469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047535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cation homeostasis</w:t>
            </w:r>
          </w:p>
        </w:tc>
      </w:tr>
      <w:tr w:rsidR="00F61C54" w:rsidRPr="00F61C54" w14:paraId="19250C1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8145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542A79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ion homeostasis</w:t>
            </w:r>
          </w:p>
        </w:tc>
      </w:tr>
      <w:tr w:rsidR="00F61C54" w:rsidRPr="00F61C54" w14:paraId="753F3B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D4E01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4A83D2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anion transport</w:t>
            </w:r>
          </w:p>
        </w:tc>
      </w:tr>
      <w:tr w:rsidR="00F61C54" w:rsidRPr="00F61C54" w14:paraId="55CB412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D5472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17CA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calcium ion transmembrane transport</w:t>
            </w:r>
          </w:p>
        </w:tc>
      </w:tr>
      <w:tr w:rsidR="00F61C54" w:rsidRPr="00F61C54" w14:paraId="2A366C8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18F87F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5F6F1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cation homeostasis</w:t>
            </w:r>
          </w:p>
        </w:tc>
      </w:tr>
      <w:tr w:rsidR="00F61C54" w:rsidRPr="00F61C54" w14:paraId="6898D32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4ED307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A69D18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monovalent inorganic cation transport</w:t>
            </w:r>
          </w:p>
        </w:tc>
      </w:tr>
      <w:tr w:rsidR="00F61C54" w:rsidRPr="00F61C54" w14:paraId="437ADB5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9E9839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6929F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calcium ion transport</w:t>
            </w:r>
          </w:p>
        </w:tc>
      </w:tr>
      <w:tr w:rsidR="00F61C54" w:rsidRPr="00F61C54" w14:paraId="4C0146B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3D7B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0C3A0E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ion transmembrane transport</w:t>
            </w:r>
          </w:p>
        </w:tc>
      </w:tr>
      <w:tr w:rsidR="00F61C54" w:rsidRPr="00F61C54" w14:paraId="0AB54BD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802B12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A53C4E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potassium ion transmembrane transport</w:t>
            </w:r>
          </w:p>
        </w:tc>
      </w:tr>
      <w:tr w:rsidR="00F61C54" w:rsidRPr="00F61C54" w14:paraId="253E22D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82BA8A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F32E2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potassium ion transport</w:t>
            </w:r>
          </w:p>
        </w:tc>
      </w:tr>
      <w:tr w:rsidR="00F61C54" w:rsidRPr="00F61C54" w14:paraId="3F27A87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CBBDC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3BE75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ferric iron transport</w:t>
            </w:r>
          </w:p>
        </w:tc>
      </w:tr>
      <w:tr w:rsidR="00F61C54" w:rsidRPr="00F61C54" w14:paraId="60A601F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7784B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72C7C3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transition metal ion transport</w:t>
            </w:r>
          </w:p>
        </w:tc>
      </w:tr>
      <w:tr w:rsidR="00F61C54" w:rsidRPr="00F61C54" w14:paraId="10C0630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A5BB6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13C02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trivalent inorganic cation transport</w:t>
            </w:r>
          </w:p>
        </w:tc>
      </w:tr>
      <w:tr w:rsidR="00F61C54" w:rsidRPr="00F61C54" w14:paraId="3EA9C25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FA4C8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FA7425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sodium ion transmembrane transport</w:t>
            </w:r>
          </w:p>
        </w:tc>
      </w:tr>
      <w:tr w:rsidR="00F61C54" w:rsidRPr="00F61C54" w14:paraId="3521BA47"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91C500"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Lipid metabolism</w:t>
            </w:r>
          </w:p>
        </w:tc>
        <w:tc>
          <w:tcPr>
            <w:tcW w:w="5400" w:type="dxa"/>
            <w:tcBorders>
              <w:top w:val="nil"/>
              <w:left w:val="nil"/>
              <w:bottom w:val="single" w:sz="4" w:space="0" w:color="auto"/>
              <w:right w:val="single" w:sz="4" w:space="0" w:color="auto"/>
            </w:tcBorders>
            <w:shd w:val="clear" w:color="auto" w:fill="auto"/>
            <w:noWrap/>
            <w:vAlign w:val="center"/>
            <w:hideMark/>
          </w:tcPr>
          <w:p w14:paraId="203F3D5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lipid oxidation</w:t>
            </w:r>
          </w:p>
        </w:tc>
      </w:tr>
      <w:tr w:rsidR="00F61C54" w:rsidRPr="00F61C54" w14:paraId="2F18603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9F417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4251EB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fatty acid oxidation</w:t>
            </w:r>
          </w:p>
        </w:tc>
      </w:tr>
      <w:tr w:rsidR="00F61C54" w:rsidRPr="00F61C54" w14:paraId="717145B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5311DD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52897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fatty acid catabolic process</w:t>
            </w:r>
          </w:p>
        </w:tc>
      </w:tr>
      <w:tr w:rsidR="00F61C54" w:rsidRPr="00F61C54" w14:paraId="76F8274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18C7E5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5D8531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fatty acid beta-oxidation</w:t>
            </w:r>
          </w:p>
        </w:tc>
      </w:tr>
      <w:tr w:rsidR="00F61C54" w:rsidRPr="00F61C54" w14:paraId="00460E0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90839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B9FE5F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short-chain fatty acid metabolic process</w:t>
            </w:r>
          </w:p>
        </w:tc>
      </w:tr>
      <w:tr w:rsidR="00F61C54" w:rsidRPr="00F61C54" w14:paraId="562D716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A95A99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A98E24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glycerolipid catabolic process</w:t>
            </w:r>
          </w:p>
        </w:tc>
      </w:tr>
      <w:tr w:rsidR="00F61C54" w:rsidRPr="00F61C54" w14:paraId="1EC480C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8643D8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8995E5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triglyceride metabolic process</w:t>
            </w:r>
          </w:p>
        </w:tc>
      </w:tr>
      <w:tr w:rsidR="00F61C54" w:rsidRPr="00F61C54" w14:paraId="00A2090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8D17F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6DDA8D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glycerolipid biosynthetic process</w:t>
            </w:r>
          </w:p>
        </w:tc>
      </w:tr>
      <w:tr w:rsidR="00F61C54" w:rsidRPr="00F61C54" w14:paraId="146AD65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34241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DB201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long-chain fatty acid metabolic process</w:t>
            </w:r>
          </w:p>
        </w:tc>
      </w:tr>
      <w:tr w:rsidR="00F61C54" w:rsidRPr="00F61C54" w14:paraId="753BD74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1ACB1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92901E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glycerophospholipid metabolic process</w:t>
            </w:r>
          </w:p>
        </w:tc>
      </w:tr>
      <w:tr w:rsidR="00F61C54" w:rsidRPr="00F61C54" w14:paraId="7CE1CEE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3BDE9F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C5DD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fatty acid elongation</w:t>
            </w:r>
          </w:p>
        </w:tc>
      </w:tr>
      <w:tr w:rsidR="00F61C54" w:rsidRPr="00F61C54" w14:paraId="1E6EB7C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CC7E4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914CFA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short-chain fatty acid catabolic process</w:t>
            </w:r>
          </w:p>
        </w:tc>
      </w:tr>
      <w:tr w:rsidR="00F61C54" w:rsidRPr="00F61C54" w14:paraId="1CDCB4F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88DD23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C58DC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fatty acid transport</w:t>
            </w:r>
          </w:p>
        </w:tc>
      </w:tr>
      <w:tr w:rsidR="00F61C54" w:rsidRPr="00F61C54" w14:paraId="23D8D2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A16CE2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F096E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long-chain fatty acid transport</w:t>
            </w:r>
          </w:p>
        </w:tc>
      </w:tr>
      <w:tr w:rsidR="00F61C54" w:rsidRPr="00F61C54" w14:paraId="751C653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1F1B3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46300A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unsaturated fatty acid metabolic process</w:t>
            </w:r>
          </w:p>
        </w:tc>
      </w:tr>
      <w:tr w:rsidR="00F61C54" w:rsidRPr="00F61C54" w14:paraId="20ECB07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D6521A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C85EE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glycerophospholipid biosynthetic process</w:t>
            </w:r>
          </w:p>
        </w:tc>
      </w:tr>
      <w:tr w:rsidR="00F61C54" w:rsidRPr="00F61C54" w14:paraId="6FE2AE3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33A66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283A87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phospholipid biosynthetic process</w:t>
            </w:r>
          </w:p>
        </w:tc>
      </w:tr>
      <w:tr w:rsidR="00F61C54" w:rsidRPr="00F61C54" w14:paraId="5B49E70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42CE7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BF7C4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fatty acid metabolic process</w:t>
            </w:r>
          </w:p>
        </w:tc>
      </w:tr>
      <w:tr w:rsidR="00F61C54" w:rsidRPr="00F61C54" w14:paraId="067EF6C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D30BC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1C9D1B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lipase activity</w:t>
            </w:r>
          </w:p>
        </w:tc>
      </w:tr>
      <w:tr w:rsidR="00F61C54" w:rsidRPr="00F61C54" w14:paraId="127A285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CE0AF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E872A9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lipase activity</w:t>
            </w:r>
          </w:p>
        </w:tc>
      </w:tr>
      <w:tr w:rsidR="00F61C54" w:rsidRPr="00F61C54" w14:paraId="300D2E9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6B707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C7838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phospholipid transport</w:t>
            </w:r>
          </w:p>
        </w:tc>
      </w:tr>
      <w:tr w:rsidR="00F61C54" w:rsidRPr="00F61C54" w14:paraId="1BDABDE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4C1A71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433A20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sphingolipid biosynthetic process</w:t>
            </w:r>
          </w:p>
        </w:tc>
      </w:tr>
      <w:tr w:rsidR="00F61C54" w:rsidRPr="00F61C54" w14:paraId="4619B1F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1B33F7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495E90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sterol biosynthetic process</w:t>
            </w:r>
          </w:p>
        </w:tc>
      </w:tr>
      <w:tr w:rsidR="00F61C54" w:rsidRPr="00F61C54" w14:paraId="45DCDCF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2CD5DA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8F5C8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phospholipase activity</w:t>
            </w:r>
          </w:p>
        </w:tc>
      </w:tr>
      <w:tr w:rsidR="00F61C54" w:rsidRPr="00F61C54" w14:paraId="50803E4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14CAD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9B56F6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lipid translocation</w:t>
            </w:r>
          </w:p>
        </w:tc>
      </w:tr>
      <w:tr w:rsidR="00F61C54" w:rsidRPr="00F61C54" w14:paraId="57A22F4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2E10A0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4B3E4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glycosphingolipid metabolic process</w:t>
            </w:r>
          </w:p>
        </w:tc>
      </w:tr>
      <w:tr w:rsidR="00F61C54" w:rsidRPr="00F61C54" w14:paraId="4F548C6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3FC4A8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C2E19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acyl-CoA biosynthetic process</w:t>
            </w:r>
          </w:p>
        </w:tc>
      </w:tr>
      <w:tr w:rsidR="00F61C54" w:rsidRPr="00F61C54" w14:paraId="4453FEC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99B60F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E42B0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acylglycerol metabolic process</w:t>
            </w:r>
          </w:p>
        </w:tc>
      </w:tr>
      <w:tr w:rsidR="00F61C54" w:rsidRPr="00F61C54" w14:paraId="52B4EEF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56180C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895B7B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terpenoid metabolic process</w:t>
            </w:r>
          </w:p>
        </w:tc>
      </w:tr>
      <w:tr w:rsidR="00F61C54" w:rsidRPr="00F61C54" w14:paraId="7794A90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241837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65DCD2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lipid biosynthetic process</w:t>
            </w:r>
          </w:p>
        </w:tc>
      </w:tr>
      <w:tr w:rsidR="00F61C54" w:rsidRPr="00F61C54" w14:paraId="622C73F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D25BAE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B7EFF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lipid metabolic process</w:t>
            </w:r>
          </w:p>
        </w:tc>
      </w:tr>
      <w:tr w:rsidR="00F61C54" w:rsidRPr="00F61C54" w14:paraId="33E072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E6ADC1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48B6CF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neutral lipid catabolic process</w:t>
            </w:r>
          </w:p>
        </w:tc>
      </w:tr>
      <w:tr w:rsidR="00F61C54" w:rsidRPr="00F61C54" w14:paraId="34333D2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A42D8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974782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lipid kinase activity</w:t>
            </w:r>
          </w:p>
        </w:tc>
      </w:tr>
      <w:tr w:rsidR="00F61C54" w:rsidRPr="00F61C54" w14:paraId="0AF4DF9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CBDBCB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5FE61A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lipid metabolic process</w:t>
            </w:r>
          </w:p>
        </w:tc>
      </w:tr>
      <w:tr w:rsidR="00F61C54" w:rsidRPr="00F61C54" w14:paraId="51EF97B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3380B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5DE084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lipid catabolic process</w:t>
            </w:r>
          </w:p>
        </w:tc>
      </w:tr>
      <w:tr w:rsidR="00F61C54" w:rsidRPr="00F61C54" w14:paraId="349EDAA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9CACE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8A2478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acylglycerol catabolic process</w:t>
            </w:r>
          </w:p>
        </w:tc>
      </w:tr>
      <w:tr w:rsidR="00F61C54" w:rsidRPr="00F61C54" w14:paraId="34983CD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D367BD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E393AF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sphingolipid metabolic process</w:t>
            </w:r>
          </w:p>
        </w:tc>
      </w:tr>
      <w:tr w:rsidR="00F61C54" w:rsidRPr="00F61C54" w14:paraId="25FBFA8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62206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80E5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unsaturated fatty acid biosynthetic process</w:t>
            </w:r>
          </w:p>
        </w:tc>
      </w:tr>
      <w:tr w:rsidR="00F61C54" w:rsidRPr="00F61C54" w14:paraId="442E650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EC6005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D0782B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steroid metabolic process</w:t>
            </w:r>
          </w:p>
        </w:tc>
      </w:tr>
      <w:tr w:rsidR="00F61C54" w:rsidRPr="00F61C54" w14:paraId="6A69C36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2E74A8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E23470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steroid biosynthetic process</w:t>
            </w:r>
          </w:p>
        </w:tc>
      </w:tr>
      <w:tr w:rsidR="00F61C54" w:rsidRPr="00F61C54" w14:paraId="1DB8F82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79D55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AF9D6F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lipid biosynthetic process</w:t>
            </w:r>
          </w:p>
        </w:tc>
      </w:tr>
      <w:tr w:rsidR="00F61C54" w:rsidRPr="00F61C54" w14:paraId="221B901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C15E1D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E86BD5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glycerol metabolic process</w:t>
            </w:r>
          </w:p>
        </w:tc>
      </w:tr>
      <w:tr w:rsidR="00F61C54" w:rsidRPr="00F61C54" w14:paraId="7C4A986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72E2F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07A3B8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glycolipid metabolic process</w:t>
            </w:r>
          </w:p>
        </w:tc>
      </w:tr>
      <w:tr w:rsidR="00F61C54" w:rsidRPr="00F61C54" w14:paraId="4D9E3692"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5E356"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Metabolism</w:t>
            </w:r>
          </w:p>
        </w:tc>
        <w:tc>
          <w:tcPr>
            <w:tcW w:w="5400" w:type="dxa"/>
            <w:tcBorders>
              <w:top w:val="nil"/>
              <w:left w:val="nil"/>
              <w:bottom w:val="single" w:sz="4" w:space="0" w:color="auto"/>
              <w:right w:val="single" w:sz="4" w:space="0" w:color="auto"/>
            </w:tcBorders>
            <w:shd w:val="clear" w:color="auto" w:fill="auto"/>
            <w:noWrap/>
            <w:vAlign w:val="center"/>
            <w:hideMark/>
          </w:tcPr>
          <w:p w14:paraId="46AF495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glucan biosynthetic process</w:t>
            </w:r>
          </w:p>
        </w:tc>
      </w:tr>
      <w:tr w:rsidR="00F61C54" w:rsidRPr="00F61C54" w14:paraId="32E133A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9A06B4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41A19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glycogen biosynthetic process</w:t>
            </w:r>
          </w:p>
        </w:tc>
      </w:tr>
      <w:tr w:rsidR="00F61C54" w:rsidRPr="00F61C54" w14:paraId="6445C44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486D1E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32E5A2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acetyl-CoA metabolic process</w:t>
            </w:r>
          </w:p>
        </w:tc>
      </w:tr>
      <w:tr w:rsidR="00F61C54" w:rsidRPr="00F61C54" w14:paraId="155E543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3882C3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A1511F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glucose metabolic process</w:t>
            </w:r>
          </w:p>
        </w:tc>
      </w:tr>
      <w:tr w:rsidR="00F61C54" w:rsidRPr="00F61C54" w14:paraId="22545CD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ED0CF9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B7B98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ethanol metabolic process</w:t>
            </w:r>
          </w:p>
        </w:tc>
      </w:tr>
      <w:tr w:rsidR="00F61C54" w:rsidRPr="00F61C54" w14:paraId="5DA6FB7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794DF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DB0AB4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diterpenoid metabolic process</w:t>
            </w:r>
          </w:p>
        </w:tc>
      </w:tr>
      <w:tr w:rsidR="00F61C54" w:rsidRPr="00F61C54" w14:paraId="1821F69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09BAB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24C674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ethanolamine-containing compound metabolic process</w:t>
            </w:r>
          </w:p>
        </w:tc>
      </w:tr>
      <w:tr w:rsidR="00F61C54" w:rsidRPr="00F61C54" w14:paraId="4D4467D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9FEC23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6EC33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monosaccharide biosynthetic process</w:t>
            </w:r>
          </w:p>
        </w:tc>
      </w:tr>
      <w:tr w:rsidR="00F61C54" w:rsidRPr="00F61C54" w14:paraId="4525C0F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500F4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65DEE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hexose biosynthetic process</w:t>
            </w:r>
          </w:p>
        </w:tc>
      </w:tr>
      <w:tr w:rsidR="00F61C54" w:rsidRPr="00F61C54" w14:paraId="5D4EBA0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468137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C00A0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phosphorus metabolic process</w:t>
            </w:r>
          </w:p>
        </w:tc>
      </w:tr>
      <w:tr w:rsidR="00F61C54" w:rsidRPr="00F61C54" w14:paraId="48F560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042F9C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47433D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macromolecule biosynthetic process</w:t>
            </w:r>
          </w:p>
        </w:tc>
      </w:tr>
      <w:tr w:rsidR="00F61C54" w:rsidRPr="00F61C54" w14:paraId="59C0AFD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887AE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4B3F1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tetrahydrofolate metabolic process</w:t>
            </w:r>
          </w:p>
        </w:tc>
      </w:tr>
      <w:tr w:rsidR="00F61C54" w:rsidRPr="00F61C54" w14:paraId="18D923B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26E4C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23BB6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glucose transport</w:t>
            </w:r>
          </w:p>
        </w:tc>
      </w:tr>
      <w:tr w:rsidR="00F61C54" w:rsidRPr="00F61C54" w14:paraId="635D773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D3C712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CDFC8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hexose transport</w:t>
            </w:r>
          </w:p>
        </w:tc>
      </w:tr>
      <w:tr w:rsidR="00F61C54" w:rsidRPr="00F61C54" w14:paraId="638029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3B397C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BD19C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glycosaminoglycan biosynthetic process</w:t>
            </w:r>
          </w:p>
        </w:tc>
      </w:tr>
      <w:tr w:rsidR="00F61C54" w:rsidRPr="00F61C54" w14:paraId="05B4B53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6B8245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156457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glycosaminoglycan catabolic process</w:t>
            </w:r>
          </w:p>
        </w:tc>
      </w:tr>
      <w:tr w:rsidR="00F61C54" w:rsidRPr="00F61C54" w14:paraId="2EF5236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0999D1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02B0F4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transferase activity</w:t>
            </w:r>
          </w:p>
        </w:tc>
      </w:tr>
      <w:tr w:rsidR="00F61C54" w:rsidRPr="00F61C54" w14:paraId="2839E19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D5C164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0CE5FB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bicarbonate transport</w:t>
            </w:r>
          </w:p>
        </w:tc>
      </w:tr>
      <w:tr w:rsidR="00F61C54" w:rsidRPr="00F61C54" w14:paraId="3BD25F2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90C06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31FD6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macromolecule glycosylation</w:t>
            </w:r>
          </w:p>
        </w:tc>
      </w:tr>
      <w:tr w:rsidR="00F61C54" w:rsidRPr="00F61C54" w14:paraId="16C50F7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09A6C1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F32467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glucose transport</w:t>
            </w:r>
          </w:p>
        </w:tc>
      </w:tr>
      <w:tr w:rsidR="00F61C54" w:rsidRPr="00F61C54" w14:paraId="0208A36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EF9E8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3A1676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monooxygenase activity</w:t>
            </w:r>
          </w:p>
        </w:tc>
      </w:tr>
      <w:tr w:rsidR="00F61C54" w:rsidRPr="00F61C54" w14:paraId="717FEA4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7156C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19BD4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modification-dependent macromolecule catabolic process</w:t>
            </w:r>
          </w:p>
        </w:tc>
      </w:tr>
      <w:tr w:rsidR="00F61C54" w:rsidRPr="00F61C54" w14:paraId="76B66E0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34B34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7377CA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modification-dependent protein catabolic process</w:t>
            </w:r>
          </w:p>
        </w:tc>
      </w:tr>
      <w:tr w:rsidR="00F61C54" w:rsidRPr="00F61C54" w14:paraId="1612F89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A909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D665F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protein catabolic process</w:t>
            </w:r>
          </w:p>
        </w:tc>
      </w:tr>
      <w:tr w:rsidR="00F61C54" w:rsidRPr="00F61C54" w14:paraId="591163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0D7B1B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DC992C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cellular biosynthetic process</w:t>
            </w:r>
          </w:p>
        </w:tc>
      </w:tr>
      <w:tr w:rsidR="00F61C54" w:rsidRPr="00F61C54" w14:paraId="2105AF1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B1DDD0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B4FA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cellular protein metabolic process</w:t>
            </w:r>
          </w:p>
        </w:tc>
      </w:tr>
      <w:tr w:rsidR="00F61C54" w:rsidRPr="00F61C54" w14:paraId="3D81D6D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219BB9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03DCA2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glucose import</w:t>
            </w:r>
          </w:p>
        </w:tc>
      </w:tr>
      <w:tr w:rsidR="00F61C54" w:rsidRPr="00F61C54" w14:paraId="7608BED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91B122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E94302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hydrogen peroxide</w:t>
            </w:r>
          </w:p>
        </w:tc>
      </w:tr>
      <w:tr w:rsidR="00F61C54" w:rsidRPr="00F61C54" w14:paraId="157C0DE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88DC9B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8077A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hydrogen peroxide catabolic process</w:t>
            </w:r>
          </w:p>
        </w:tc>
      </w:tr>
      <w:tr w:rsidR="00F61C54" w:rsidRPr="00F61C54" w14:paraId="64044D6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32E198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96533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acetyl-CoA biosynthetic process</w:t>
            </w:r>
          </w:p>
        </w:tc>
      </w:tr>
      <w:tr w:rsidR="00F61C54" w:rsidRPr="00F61C54" w14:paraId="77D6D1E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4199CF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5A78CF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alditol metabolic process</w:t>
            </w:r>
          </w:p>
        </w:tc>
      </w:tr>
      <w:tr w:rsidR="00F61C54" w:rsidRPr="00F61C54" w14:paraId="2C00F83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73EF79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5AD14B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biotin metabolic process</w:t>
            </w:r>
          </w:p>
        </w:tc>
      </w:tr>
      <w:tr w:rsidR="00F61C54" w:rsidRPr="00F61C54" w14:paraId="5E2598A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C401FB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30E7ED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glucan metabolic process</w:t>
            </w:r>
          </w:p>
        </w:tc>
      </w:tr>
      <w:tr w:rsidR="00F61C54" w:rsidRPr="00F61C54" w14:paraId="7038C52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35E63F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72DB9A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glycogen metabolic process</w:t>
            </w:r>
          </w:p>
        </w:tc>
      </w:tr>
      <w:tr w:rsidR="00F61C54" w:rsidRPr="00F61C54" w14:paraId="5CFD52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CEFBEC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475F9C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nucleobase-containing compound metabolic process</w:t>
            </w:r>
          </w:p>
        </w:tc>
      </w:tr>
      <w:tr w:rsidR="00F61C54" w:rsidRPr="00F61C54" w14:paraId="7A91DAB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45F88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5C937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cellular protein metabolic process</w:t>
            </w:r>
          </w:p>
        </w:tc>
      </w:tr>
      <w:tr w:rsidR="00F61C54" w:rsidRPr="00F61C54" w14:paraId="332B808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880E8A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4699FF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protein metabolic process</w:t>
            </w:r>
          </w:p>
        </w:tc>
      </w:tr>
      <w:tr w:rsidR="00F61C54" w:rsidRPr="00F61C54" w14:paraId="55CEDC8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6EEB02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DE8C4B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cellular protein metabolic process</w:t>
            </w:r>
          </w:p>
        </w:tc>
      </w:tr>
      <w:tr w:rsidR="00F61C54" w:rsidRPr="00F61C54" w14:paraId="2294E44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BEEBDD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0F5038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cellular catabolic process</w:t>
            </w:r>
          </w:p>
        </w:tc>
      </w:tr>
      <w:tr w:rsidR="00F61C54" w:rsidRPr="00F61C54" w14:paraId="7FAA25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054A6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046BD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hydrolase activity</w:t>
            </w:r>
          </w:p>
        </w:tc>
      </w:tr>
      <w:tr w:rsidR="00F61C54" w:rsidRPr="00F61C54" w14:paraId="02FB3D8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D60CB7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69B2C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ketone biosynthetic process</w:t>
            </w:r>
          </w:p>
        </w:tc>
      </w:tr>
      <w:tr w:rsidR="00F61C54" w:rsidRPr="00F61C54" w14:paraId="5F0A49F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B742C5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2D6370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endopeptidase activity</w:t>
            </w:r>
          </w:p>
        </w:tc>
      </w:tr>
      <w:tr w:rsidR="00F61C54" w:rsidRPr="00F61C54" w14:paraId="415E8D9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8C509B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134C3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peptidase activity</w:t>
            </w:r>
          </w:p>
        </w:tc>
      </w:tr>
      <w:tr w:rsidR="00F61C54" w:rsidRPr="00F61C54" w14:paraId="57FB827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36A2CD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466E1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macromolecule biosynthetic process</w:t>
            </w:r>
          </w:p>
        </w:tc>
      </w:tr>
      <w:tr w:rsidR="00F61C54" w:rsidRPr="00F61C54" w14:paraId="7757031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C7E12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D1630B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proton transport</w:t>
            </w:r>
          </w:p>
        </w:tc>
      </w:tr>
      <w:tr w:rsidR="00F61C54" w:rsidRPr="00F61C54" w14:paraId="7DE235E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01E6EC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A8DD2F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ATP synthesis coupled electron transport</w:t>
            </w:r>
          </w:p>
        </w:tc>
      </w:tr>
      <w:tr w:rsidR="00F61C54" w:rsidRPr="00F61C54" w14:paraId="2B81936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3B9E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C476F3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mitochondrial ATP synthesis coupled electron transport</w:t>
            </w:r>
          </w:p>
        </w:tc>
      </w:tr>
      <w:tr w:rsidR="00F61C54" w:rsidRPr="00F61C54" w14:paraId="6C3AAAB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5009FC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3FE421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mitochondrial electron transport, NADH to ubiquinone</w:t>
            </w:r>
          </w:p>
        </w:tc>
      </w:tr>
      <w:tr w:rsidR="00F61C54" w:rsidRPr="00F61C54" w14:paraId="776A1AB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1B5504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3D5AD6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energy coupled proton transport, down electrochemical gradient</w:t>
            </w:r>
          </w:p>
        </w:tc>
      </w:tr>
      <w:tr w:rsidR="00F61C54" w:rsidRPr="00F61C54" w14:paraId="1D50B24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C8EBCB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AEA65D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protein catabolic process</w:t>
            </w:r>
          </w:p>
        </w:tc>
      </w:tr>
      <w:tr w:rsidR="00F61C54" w:rsidRPr="00F61C54" w14:paraId="6CC1087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D4463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9960EC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mitochondrion organization</w:t>
            </w:r>
          </w:p>
        </w:tc>
      </w:tr>
      <w:tr w:rsidR="00F61C54" w:rsidRPr="00F61C54" w14:paraId="02F63FD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6E647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A12168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mitochondrial membrane permeability</w:t>
            </w:r>
          </w:p>
        </w:tc>
      </w:tr>
      <w:tr w:rsidR="00F61C54" w:rsidRPr="00F61C54" w14:paraId="4948B5D3"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FAC616"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Protein degradation/folding/modification/targeting</w:t>
            </w:r>
          </w:p>
        </w:tc>
        <w:tc>
          <w:tcPr>
            <w:tcW w:w="5400" w:type="dxa"/>
            <w:tcBorders>
              <w:top w:val="nil"/>
              <w:left w:val="nil"/>
              <w:bottom w:val="single" w:sz="4" w:space="0" w:color="auto"/>
              <w:right w:val="single" w:sz="4" w:space="0" w:color="auto"/>
            </w:tcBorders>
            <w:shd w:val="clear" w:color="auto" w:fill="auto"/>
            <w:noWrap/>
            <w:vAlign w:val="center"/>
            <w:hideMark/>
          </w:tcPr>
          <w:p w14:paraId="1E8E045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insertion into mitochondrial membrane</w:t>
            </w:r>
          </w:p>
        </w:tc>
      </w:tr>
      <w:tr w:rsidR="00F61C54" w:rsidRPr="00F61C54" w14:paraId="31E33B7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57439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6BD293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proteasomal protein catabolic process</w:t>
            </w:r>
          </w:p>
        </w:tc>
      </w:tr>
      <w:tr w:rsidR="00F61C54" w:rsidRPr="00F61C54" w14:paraId="236C254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56CE9D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53E45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proteasome-mediated ubiquitin-dependent protein catabolic process</w:t>
            </w:r>
          </w:p>
        </w:tc>
      </w:tr>
      <w:tr w:rsidR="00F61C54" w:rsidRPr="00F61C54" w14:paraId="0AD893F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6DF649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32202F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ubiquitin-protein ligase activity</w:t>
            </w:r>
          </w:p>
        </w:tc>
      </w:tr>
      <w:tr w:rsidR="00F61C54" w:rsidRPr="00F61C54" w14:paraId="69D937B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1B193E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4847DC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unfolded protein</w:t>
            </w:r>
          </w:p>
        </w:tc>
      </w:tr>
      <w:tr w:rsidR="00F61C54" w:rsidRPr="00F61C54" w14:paraId="39166E1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D3B692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3EF3A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endoplasmic reticulum unfolded protein response</w:t>
            </w:r>
          </w:p>
        </w:tc>
      </w:tr>
      <w:tr w:rsidR="00F61C54" w:rsidRPr="00F61C54" w14:paraId="7BB51A0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C8A3E2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E7F10D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'de novo' protein folding</w:t>
            </w:r>
          </w:p>
        </w:tc>
      </w:tr>
      <w:tr w:rsidR="00F61C54" w:rsidRPr="00F61C54" w14:paraId="0C67982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DB4ABA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72909B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folding</w:t>
            </w:r>
          </w:p>
        </w:tc>
      </w:tr>
      <w:tr w:rsidR="00F61C54" w:rsidRPr="00F61C54" w14:paraId="17301BC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454A7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64599F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Golgi transport vesicle coating</w:t>
            </w:r>
          </w:p>
        </w:tc>
      </w:tr>
      <w:tr w:rsidR="00F61C54" w:rsidRPr="00F61C54" w14:paraId="7EC4BDA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BA7727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1DF4E1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Golgi vesicle budding</w:t>
            </w:r>
          </w:p>
        </w:tc>
      </w:tr>
      <w:tr w:rsidR="00F61C54" w:rsidRPr="00F61C54" w14:paraId="6AA4858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CAC609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C02989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post-translational protein modification</w:t>
            </w:r>
          </w:p>
        </w:tc>
      </w:tr>
      <w:tr w:rsidR="00F61C54" w:rsidRPr="00F61C54" w14:paraId="72F4DEC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A2D65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604D89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protein modification process</w:t>
            </w:r>
          </w:p>
        </w:tc>
      </w:tr>
      <w:tr w:rsidR="00F61C54" w:rsidRPr="00F61C54" w14:paraId="2BB27E7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1484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92C833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protein complex disassembly</w:t>
            </w:r>
          </w:p>
        </w:tc>
      </w:tr>
      <w:tr w:rsidR="00F61C54" w:rsidRPr="00F61C54" w14:paraId="690EA2E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9AB735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1760E4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oligomerization</w:t>
            </w:r>
          </w:p>
        </w:tc>
      </w:tr>
      <w:tr w:rsidR="00F61C54" w:rsidRPr="00F61C54" w14:paraId="2E22973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18CE52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3F72C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glycosylation</w:t>
            </w:r>
          </w:p>
        </w:tc>
      </w:tr>
      <w:tr w:rsidR="00F61C54" w:rsidRPr="00F61C54" w14:paraId="293282C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00F831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2554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modification by small protein conjugation or removal</w:t>
            </w:r>
          </w:p>
        </w:tc>
      </w:tr>
      <w:tr w:rsidR="00F61C54" w:rsidRPr="00F61C54" w14:paraId="163267C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CFF92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96972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protein modification process</w:t>
            </w:r>
          </w:p>
        </w:tc>
      </w:tr>
      <w:tr w:rsidR="00F61C54" w:rsidRPr="00F61C54" w14:paraId="58ADC69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6C4DDD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97F6E0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ER to Golgi vesicle-mediated transport</w:t>
            </w:r>
          </w:p>
        </w:tc>
      </w:tr>
      <w:tr w:rsidR="00F61C54" w:rsidRPr="00F61C54" w14:paraId="205B73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DA9190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30F60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post-Golgi vesicle-mediated transport</w:t>
            </w:r>
          </w:p>
        </w:tc>
      </w:tr>
      <w:tr w:rsidR="00F61C54" w:rsidRPr="00F61C54" w14:paraId="2A9D649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F65845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492B10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processing</w:t>
            </w:r>
          </w:p>
        </w:tc>
      </w:tr>
      <w:tr w:rsidR="00F61C54" w:rsidRPr="00F61C54" w14:paraId="266E1CF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286D3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0F29C9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cotranslational protein targeting to membrane</w:t>
            </w:r>
          </w:p>
        </w:tc>
      </w:tr>
      <w:tr w:rsidR="00F61C54" w:rsidRPr="00F61C54" w14:paraId="22CABC9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9599D3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DF172B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targeting to membrane</w:t>
            </w:r>
          </w:p>
        </w:tc>
      </w:tr>
      <w:tr w:rsidR="00F61C54" w:rsidRPr="00F61C54" w14:paraId="265C1E7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B2764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76F5D5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targeting</w:t>
            </w:r>
          </w:p>
        </w:tc>
      </w:tr>
      <w:tr w:rsidR="00F61C54" w:rsidRPr="00F61C54" w14:paraId="0CC5F99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09382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BC459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targeting to mitochondrion</w:t>
            </w:r>
          </w:p>
        </w:tc>
      </w:tr>
      <w:tr w:rsidR="00F61C54" w:rsidRPr="00F61C54" w14:paraId="7DE2849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204B99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50EEB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protein transport</w:t>
            </w:r>
          </w:p>
        </w:tc>
      </w:tr>
      <w:tr w:rsidR="00F61C54" w:rsidRPr="00F61C54" w14:paraId="688DA22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04C7A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06D34C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localization to mitochondrion</w:t>
            </w:r>
          </w:p>
        </w:tc>
      </w:tr>
      <w:tr w:rsidR="00F61C54" w:rsidRPr="00F61C54" w14:paraId="3AD3984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C92D4C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7F91CD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SRP-dependent cotranslational protein targeting to membrane</w:t>
            </w:r>
          </w:p>
        </w:tc>
      </w:tr>
      <w:tr w:rsidR="00F61C54" w:rsidRPr="00F61C54" w14:paraId="3714D10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285BC8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F9E4DA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localization to endoplasmic reticulum</w:t>
            </w:r>
          </w:p>
        </w:tc>
      </w:tr>
      <w:tr w:rsidR="00F61C54" w:rsidRPr="00F61C54" w14:paraId="5F641F5F"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A32A6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29F2BE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targeting to ER</w:t>
            </w:r>
          </w:p>
        </w:tc>
      </w:tr>
      <w:tr w:rsidR="00F61C54" w:rsidRPr="00F61C54" w14:paraId="16A4187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14736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E9CF65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intracellular protein transmembrane transport</w:t>
            </w:r>
          </w:p>
        </w:tc>
      </w:tr>
      <w:tr w:rsidR="00F61C54" w:rsidRPr="00F61C54" w14:paraId="034622A9"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4C50FF"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Signaling</w:t>
            </w:r>
          </w:p>
        </w:tc>
        <w:tc>
          <w:tcPr>
            <w:tcW w:w="5400" w:type="dxa"/>
            <w:tcBorders>
              <w:top w:val="nil"/>
              <w:left w:val="nil"/>
              <w:bottom w:val="single" w:sz="4" w:space="0" w:color="auto"/>
              <w:right w:val="single" w:sz="4" w:space="0" w:color="auto"/>
            </w:tcBorders>
            <w:shd w:val="clear" w:color="auto" w:fill="auto"/>
            <w:noWrap/>
            <w:vAlign w:val="center"/>
            <w:hideMark/>
          </w:tcPr>
          <w:p w14:paraId="7ACC1B7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cyclic nucleotide biosynthetic process</w:t>
            </w:r>
          </w:p>
        </w:tc>
      </w:tr>
      <w:tr w:rsidR="00F61C54" w:rsidRPr="00F61C54" w14:paraId="707A0B7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4AC681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521104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oxidative phosphorylation</w:t>
            </w:r>
          </w:p>
        </w:tc>
      </w:tr>
      <w:tr w:rsidR="00F61C54" w:rsidRPr="00F61C54" w14:paraId="49878C9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516E3B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A2ADDB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cyclic-nucleotide-mediated signaling</w:t>
            </w:r>
          </w:p>
        </w:tc>
      </w:tr>
      <w:tr w:rsidR="00F61C54" w:rsidRPr="00F61C54" w14:paraId="72104C0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0296D0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04855C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dephosphorylation</w:t>
            </w:r>
          </w:p>
        </w:tc>
      </w:tr>
      <w:tr w:rsidR="00F61C54" w:rsidRPr="00F61C54" w14:paraId="7779B92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642598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A70765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second-messenger-mediated signaling</w:t>
            </w:r>
          </w:p>
        </w:tc>
      </w:tr>
      <w:tr w:rsidR="00F61C54" w:rsidRPr="00F61C54" w14:paraId="6323D12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3C1188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1D713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kinase activity</w:t>
            </w:r>
          </w:p>
        </w:tc>
      </w:tr>
      <w:tr w:rsidR="00F61C54" w:rsidRPr="00F61C54" w14:paraId="228ADEF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01C64D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C548B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signal transduction by phosphorylation</w:t>
            </w:r>
          </w:p>
        </w:tc>
      </w:tr>
      <w:tr w:rsidR="00F61C54" w:rsidRPr="00F61C54" w14:paraId="2A3A3B4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97BDA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C54BF4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MAPK cascade</w:t>
            </w:r>
          </w:p>
        </w:tc>
      </w:tr>
      <w:tr w:rsidR="00F61C54" w:rsidRPr="00F61C54" w14:paraId="7770BF4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70075F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7B9A16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calcium-mediated signaling</w:t>
            </w:r>
          </w:p>
        </w:tc>
      </w:tr>
      <w:tr w:rsidR="00F61C54" w:rsidRPr="00F61C54" w14:paraId="565C032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B66299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956147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small GTPase mediated signal transduction</w:t>
            </w:r>
          </w:p>
        </w:tc>
      </w:tr>
      <w:tr w:rsidR="00F61C54" w:rsidRPr="00F61C54" w14:paraId="50CC668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2F2CF6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0B9E8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G-protein coupled receptor signaling pathway</w:t>
            </w:r>
          </w:p>
        </w:tc>
      </w:tr>
      <w:tr w:rsidR="00F61C54" w:rsidRPr="00F61C54" w14:paraId="4F13C63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C86DEB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1B658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signal transduction</w:t>
            </w:r>
          </w:p>
        </w:tc>
      </w:tr>
      <w:tr w:rsidR="00F61C54" w:rsidRPr="00F61C54" w14:paraId="50356EA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A7E65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83CD14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cyclic nucleotide catabolic process</w:t>
            </w:r>
          </w:p>
        </w:tc>
      </w:tr>
      <w:tr w:rsidR="00F61C54" w:rsidRPr="00F61C54" w14:paraId="3E6C359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CE3D39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B3A160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inositol phosphate metabolic process</w:t>
            </w:r>
          </w:p>
        </w:tc>
      </w:tr>
      <w:tr w:rsidR="00F61C54" w:rsidRPr="00F61C54" w14:paraId="249EDD5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851491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16D994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phosphorus metabolic process</w:t>
            </w:r>
          </w:p>
        </w:tc>
      </w:tr>
      <w:tr w:rsidR="00F61C54" w:rsidRPr="00F61C54" w14:paraId="58B39D6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9D24B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095AA5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MAPK cascade</w:t>
            </w:r>
          </w:p>
        </w:tc>
      </w:tr>
      <w:tr w:rsidR="00F61C54" w:rsidRPr="00F61C54" w14:paraId="016B7C5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DAA1FD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93F6B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transmembrane receptor protein tyrosine kinase signaling pathway</w:t>
            </w:r>
          </w:p>
        </w:tc>
      </w:tr>
      <w:tr w:rsidR="00F61C54" w:rsidRPr="00F61C54" w14:paraId="25373F1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38E6E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A2A562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kinase activity</w:t>
            </w:r>
          </w:p>
        </w:tc>
      </w:tr>
      <w:tr w:rsidR="00F61C54" w:rsidRPr="00F61C54" w14:paraId="3D5B5355"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37BE7C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377FE1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enzyme linked receptor protein signaling pathway</w:t>
            </w:r>
          </w:p>
        </w:tc>
      </w:tr>
      <w:tr w:rsidR="00F61C54" w:rsidRPr="00F61C54" w14:paraId="1B494C9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398A65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23235D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ERK1 and ERK2 cascade</w:t>
            </w:r>
          </w:p>
        </w:tc>
      </w:tr>
      <w:tr w:rsidR="00F61C54" w:rsidRPr="00F61C54" w14:paraId="021DCDF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60CB0A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FE2929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G-protein coupled receptor signaling pathway, coupled to cyclic nucleotide second messenger</w:t>
            </w:r>
          </w:p>
        </w:tc>
      </w:tr>
      <w:tr w:rsidR="00F61C54" w:rsidRPr="00F61C54" w14:paraId="0316DB8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C728DC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1B54B4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cyclic nucleotide metabolic process</w:t>
            </w:r>
          </w:p>
        </w:tc>
      </w:tr>
      <w:tr w:rsidR="00F61C54" w:rsidRPr="00F61C54" w14:paraId="46EA2A2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F0D55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835116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cytokine-mediated signaling pathway</w:t>
            </w:r>
          </w:p>
        </w:tc>
      </w:tr>
      <w:tr w:rsidR="00F61C54" w:rsidRPr="00F61C54" w14:paraId="1C4251B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0603D2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716442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inositol lipid-mediated signaling</w:t>
            </w:r>
          </w:p>
        </w:tc>
      </w:tr>
      <w:tr w:rsidR="00F61C54" w:rsidRPr="00F61C54" w14:paraId="2E9D678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746558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04C6A7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intracellular signal transduction</w:t>
            </w:r>
          </w:p>
        </w:tc>
      </w:tr>
      <w:tr w:rsidR="00F61C54" w:rsidRPr="00F61C54" w14:paraId="3523045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79A133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DF148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signal transduction</w:t>
            </w:r>
          </w:p>
        </w:tc>
      </w:tr>
      <w:tr w:rsidR="00F61C54" w:rsidRPr="00F61C54" w14:paraId="4F53234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B6B39A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B8F9BA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transmembrane receptor protein serine/threonine kinase signaling pathway</w:t>
            </w:r>
          </w:p>
        </w:tc>
      </w:tr>
      <w:tr w:rsidR="00F61C54" w:rsidRPr="00F61C54" w14:paraId="0679A81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37DD4F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D6067C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phosphatidylinositol-mediated signaling</w:t>
            </w:r>
          </w:p>
        </w:tc>
      </w:tr>
      <w:tr w:rsidR="00F61C54" w:rsidRPr="00F61C54" w14:paraId="69DFF2C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43244B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781CE9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transmembrane receptor protein serine/threonine kinase signaling pathway</w:t>
            </w:r>
          </w:p>
        </w:tc>
      </w:tr>
      <w:tr w:rsidR="00F61C54" w:rsidRPr="00F61C54" w14:paraId="171485A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F71169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07D042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kinase B signaling</w:t>
            </w:r>
          </w:p>
        </w:tc>
      </w:tr>
      <w:tr w:rsidR="00F61C54" w:rsidRPr="00F61C54" w14:paraId="290017B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958812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35FB06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protein phosphorylation</w:t>
            </w:r>
          </w:p>
        </w:tc>
      </w:tr>
      <w:tr w:rsidR="00F61C54" w:rsidRPr="00F61C54" w14:paraId="115913E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39ACAA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45E511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receptor internalization</w:t>
            </w:r>
          </w:p>
        </w:tc>
      </w:tr>
      <w:tr w:rsidR="00F61C54" w:rsidRPr="00F61C54" w14:paraId="5637CA4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15D622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68A645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BMP signaling pathway</w:t>
            </w:r>
          </w:p>
        </w:tc>
      </w:tr>
      <w:tr w:rsidR="00F61C54" w:rsidRPr="00F61C54" w14:paraId="3638E96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557BE8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23494B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G-protein coupled receptor protein signaling pathway</w:t>
            </w:r>
          </w:p>
        </w:tc>
      </w:tr>
      <w:tr w:rsidR="00F61C54" w:rsidRPr="00F61C54" w14:paraId="6CEFE9A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05EB0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984DD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intracellular signal transduction</w:t>
            </w:r>
          </w:p>
        </w:tc>
      </w:tr>
      <w:tr w:rsidR="00F61C54" w:rsidRPr="00F61C54" w14:paraId="5ED45CB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AE2B73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69C221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lipid kinase activity</w:t>
            </w:r>
          </w:p>
        </w:tc>
      </w:tr>
      <w:tr w:rsidR="00F61C54" w:rsidRPr="00F61C54" w14:paraId="5E7F077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3F4BCD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EFDED2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pathway-restricted SMAD protein phosphorylation</w:t>
            </w:r>
          </w:p>
        </w:tc>
      </w:tr>
      <w:tr w:rsidR="00F61C54" w:rsidRPr="00F61C54" w14:paraId="4FE2116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A4D6EF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7A5D4D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phosphate metabolic process</w:t>
            </w:r>
          </w:p>
        </w:tc>
      </w:tr>
      <w:tr w:rsidR="00F61C54" w:rsidRPr="00F61C54" w14:paraId="71BA684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EC3184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D863C0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phosphatidylinositol 3-kinase signaling</w:t>
            </w:r>
          </w:p>
        </w:tc>
      </w:tr>
      <w:tr w:rsidR="00F61C54" w:rsidRPr="00F61C54" w14:paraId="08BEB39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740714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46448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protein activation cascade</w:t>
            </w:r>
          </w:p>
        </w:tc>
      </w:tr>
      <w:tr w:rsidR="00F61C54" w:rsidRPr="00F61C54" w14:paraId="52DF399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6FBD66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65D42F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protein kinase B signaling</w:t>
            </w:r>
          </w:p>
        </w:tc>
      </w:tr>
      <w:tr w:rsidR="00F61C54" w:rsidRPr="00F61C54" w14:paraId="6C314AA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8B0A48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A5A17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small GTPase mediated signal transduction</w:t>
            </w:r>
          </w:p>
        </w:tc>
      </w:tr>
      <w:tr w:rsidR="00F61C54" w:rsidRPr="00F61C54" w14:paraId="079F5F6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A0A718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DB298D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transmembrane receptor protein serine/threonine kinase signaling pathway</w:t>
            </w:r>
          </w:p>
        </w:tc>
      </w:tr>
      <w:tr w:rsidR="00F61C54" w:rsidRPr="00F61C54" w14:paraId="255BDC2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81BDBB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FC7F70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response to cAMP</w:t>
            </w:r>
          </w:p>
        </w:tc>
      </w:tr>
      <w:tr w:rsidR="00F61C54" w:rsidRPr="00F61C54" w14:paraId="223E5CD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01A52A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CE1EC9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signal transduction by p53 class mediator</w:t>
            </w:r>
          </w:p>
        </w:tc>
      </w:tr>
      <w:tr w:rsidR="00F61C54" w:rsidRPr="00F61C54" w14:paraId="1790D44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D7C3A8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1DD72FB"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icosanoid metabolic process</w:t>
            </w:r>
          </w:p>
        </w:tc>
      </w:tr>
      <w:tr w:rsidR="00F61C54" w:rsidRPr="00F61C54" w14:paraId="0B130E4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A2CCAD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36E572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phosphatidylinositol metabolic process</w:t>
            </w:r>
          </w:p>
        </w:tc>
      </w:tr>
      <w:tr w:rsidR="00F61C54" w:rsidRPr="00F61C54" w14:paraId="2424479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51669D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7E8417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cellular response to transforming growth factor beta stimulus</w:t>
            </w:r>
          </w:p>
        </w:tc>
      </w:tr>
      <w:tr w:rsidR="00F61C54" w:rsidRPr="00F61C54" w14:paraId="198A65A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DAA8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56D9F7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oxidoreductase activity</w:t>
            </w:r>
          </w:p>
        </w:tc>
      </w:tr>
      <w:tr w:rsidR="00F61C54" w:rsidRPr="00F61C54" w14:paraId="7E104FB7"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D6B7D7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B8C2A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nucleobase-containing small molecule interconversion</w:t>
            </w:r>
          </w:p>
        </w:tc>
      </w:tr>
      <w:tr w:rsidR="00F61C54" w:rsidRPr="00F61C54" w14:paraId="697332A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2CF118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CE006D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GTPase activity</w:t>
            </w:r>
          </w:p>
        </w:tc>
      </w:tr>
      <w:tr w:rsidR="00F61C54" w:rsidRPr="00F61C54" w14:paraId="10A1EB39"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36C2FA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86BF4F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GTPase activity</w:t>
            </w:r>
          </w:p>
        </w:tc>
      </w:tr>
      <w:tr w:rsidR="00F61C54" w:rsidRPr="00F61C54" w14:paraId="2436915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EC9995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70D4C5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Ras GTPase activity</w:t>
            </w:r>
          </w:p>
        </w:tc>
      </w:tr>
      <w:tr w:rsidR="00F61C54" w:rsidRPr="00F61C54" w14:paraId="1603A94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C730B2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480A34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I-kappaB kinase/NF-kappaB signaling</w:t>
            </w:r>
          </w:p>
        </w:tc>
      </w:tr>
      <w:tr w:rsidR="00F61C54" w:rsidRPr="00F61C54" w14:paraId="734B7F4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58249F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25C203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I-kappaB kinase/NF-kappaB signaling</w:t>
            </w:r>
          </w:p>
        </w:tc>
      </w:tr>
      <w:tr w:rsidR="00F61C54" w:rsidRPr="00F61C54" w14:paraId="240304D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25F406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35A4E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G-protein coupled receptor protein signaling pathway</w:t>
            </w:r>
          </w:p>
        </w:tc>
      </w:tr>
      <w:tr w:rsidR="00F61C54" w:rsidRPr="00F61C54" w14:paraId="474FAEE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2DD48F4"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E448FD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kinase activity</w:t>
            </w:r>
          </w:p>
        </w:tc>
      </w:tr>
      <w:tr w:rsidR="00F61C54" w:rsidRPr="00F61C54" w14:paraId="1A21F03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F4E44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E638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protein kinase activity</w:t>
            </w:r>
          </w:p>
        </w:tc>
      </w:tr>
      <w:tr w:rsidR="00F61C54" w:rsidRPr="00F61C54" w14:paraId="2C1F8230"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2308BF27"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19A00DA"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intracellular signal transduction</w:t>
            </w:r>
          </w:p>
        </w:tc>
      </w:tr>
      <w:tr w:rsidR="00F61C54" w:rsidRPr="00F61C54" w14:paraId="67D0F512" w14:textId="77777777" w:rsidTr="00F61C54">
        <w:trPr>
          <w:trHeight w:val="300"/>
        </w:trPr>
        <w:tc>
          <w:tcPr>
            <w:tcW w:w="3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D240DB" w14:textId="77777777" w:rsidR="00F61C54" w:rsidRPr="00F61C54" w:rsidRDefault="00F61C54" w:rsidP="00F61C54">
            <w:pPr>
              <w:spacing w:after="0" w:line="240" w:lineRule="auto"/>
              <w:jc w:val="center"/>
              <w:rPr>
                <w:rFonts w:ascii="Calibri" w:eastAsia="Times New Roman" w:hAnsi="Calibri" w:cs="Times New Roman"/>
                <w:b/>
                <w:bCs/>
                <w:color w:val="000000"/>
                <w:lang w:eastAsia="en-AU"/>
              </w:rPr>
            </w:pPr>
            <w:r w:rsidRPr="00F61C54">
              <w:rPr>
                <w:rFonts w:ascii="Calibri" w:eastAsia="Times New Roman" w:hAnsi="Calibri" w:cs="Times New Roman"/>
                <w:b/>
                <w:bCs/>
                <w:color w:val="000000"/>
                <w:lang w:eastAsia="en-AU"/>
              </w:rPr>
              <w:t>Transcription/Translation</w:t>
            </w:r>
          </w:p>
        </w:tc>
        <w:tc>
          <w:tcPr>
            <w:tcW w:w="5400" w:type="dxa"/>
            <w:tcBorders>
              <w:top w:val="nil"/>
              <w:left w:val="nil"/>
              <w:bottom w:val="single" w:sz="4" w:space="0" w:color="auto"/>
              <w:right w:val="single" w:sz="4" w:space="0" w:color="auto"/>
            </w:tcBorders>
            <w:shd w:val="clear" w:color="auto" w:fill="auto"/>
            <w:noWrap/>
            <w:vAlign w:val="center"/>
            <w:hideMark/>
          </w:tcPr>
          <w:p w14:paraId="500EEE1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mRNA catabolic process</w:t>
            </w:r>
          </w:p>
        </w:tc>
      </w:tr>
      <w:tr w:rsidR="00F61C54" w:rsidRPr="00F61C54" w14:paraId="1B96D04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56920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22CCBE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mRNA catabolic process</w:t>
            </w:r>
          </w:p>
        </w:tc>
      </w:tr>
      <w:tr w:rsidR="00F61C54" w:rsidRPr="00F61C54" w14:paraId="1D02480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3C033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F73EAC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transcription, DNA-templated</w:t>
            </w:r>
          </w:p>
        </w:tc>
      </w:tr>
      <w:tr w:rsidR="00F61C54" w:rsidRPr="00F61C54" w14:paraId="0DFC2E0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B91304B"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F6969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DNA-templated transcription, elongation</w:t>
            </w:r>
          </w:p>
        </w:tc>
      </w:tr>
      <w:tr w:rsidR="00F61C54" w:rsidRPr="00F61C54" w14:paraId="7559377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E7F3A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1EABCC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3'-end processing</w:t>
            </w:r>
          </w:p>
        </w:tc>
      </w:tr>
      <w:tr w:rsidR="00F61C54" w:rsidRPr="00F61C54" w14:paraId="21B23F8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AB0F4BD"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1A9FF40"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mRNA metabolic process</w:t>
            </w:r>
          </w:p>
        </w:tc>
      </w:tr>
      <w:tr w:rsidR="00F61C54" w:rsidRPr="00F61C54" w14:paraId="287AB78C"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E3CBD18"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B2F1664"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spliceosomal snRNP assembly</w:t>
            </w:r>
          </w:p>
        </w:tc>
      </w:tr>
      <w:tr w:rsidR="00F61C54" w:rsidRPr="00F61C54" w14:paraId="0DE64AF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6E038B3"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2EBDF6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DNA-templated transcription, termination</w:t>
            </w:r>
          </w:p>
        </w:tc>
      </w:tr>
      <w:tr w:rsidR="00F61C54" w:rsidRPr="00F61C54" w14:paraId="4194F57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6D773D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2841E8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processing</w:t>
            </w:r>
          </w:p>
        </w:tc>
      </w:tr>
      <w:tr w:rsidR="00F61C54" w:rsidRPr="00F61C54" w14:paraId="2F2F581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A98D15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23A294B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splicing</w:t>
            </w:r>
          </w:p>
        </w:tc>
      </w:tr>
      <w:tr w:rsidR="00F61C54" w:rsidRPr="00F61C54" w14:paraId="7D962CD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652512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EFF275E"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mRNA processing</w:t>
            </w:r>
          </w:p>
        </w:tc>
      </w:tr>
      <w:tr w:rsidR="00F61C54" w:rsidRPr="00F61C54" w14:paraId="3AAAFAC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5424EC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BD5F87F"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3'-UTR-mediated mRNA stabilization</w:t>
            </w:r>
          </w:p>
        </w:tc>
      </w:tr>
      <w:tr w:rsidR="00F61C54" w:rsidRPr="00F61C54" w14:paraId="7424DFB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C645C1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12CF0F6"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positive regulation of gene expression</w:t>
            </w:r>
          </w:p>
        </w:tc>
      </w:tr>
      <w:tr w:rsidR="00F61C54" w:rsidRPr="00F61C54" w14:paraId="326C931A"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5A73AD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B89D99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gene expression, epigenetic</w:t>
            </w:r>
          </w:p>
        </w:tc>
      </w:tr>
      <w:tr w:rsidR="00F61C54" w:rsidRPr="00F61C54" w14:paraId="52F84BB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A5416DA"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6FD6AD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transcription from RNA polymerase III promoter</w:t>
            </w:r>
          </w:p>
        </w:tc>
      </w:tr>
      <w:tr w:rsidR="00F61C54" w:rsidRPr="00F61C54" w14:paraId="05B52BD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A7D794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AA1A14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transcription from mitochondrial promoter</w:t>
            </w:r>
          </w:p>
        </w:tc>
      </w:tr>
      <w:tr w:rsidR="00F61C54" w:rsidRPr="00F61C54" w14:paraId="78E485FB"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260758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198AB23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negative regulation of gene expression</w:t>
            </w:r>
          </w:p>
        </w:tc>
      </w:tr>
      <w:tr w:rsidR="00F61C54" w:rsidRPr="00F61C54" w14:paraId="748E479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1F4D46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884AA8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posttranscriptional regulation of gene expression</w:t>
            </w:r>
          </w:p>
        </w:tc>
      </w:tr>
      <w:tr w:rsidR="00F61C54" w:rsidRPr="00F61C54" w14:paraId="472CBA11"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15E650C"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D573F8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transcription, DNA-templated</w:t>
            </w:r>
          </w:p>
        </w:tc>
      </w:tr>
      <w:tr w:rsidR="00F61C54" w:rsidRPr="00F61C54" w14:paraId="7E9AFF82"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9EAF59F"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DD8743"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transcription from RNA polymerase II promoter</w:t>
            </w:r>
          </w:p>
        </w:tc>
      </w:tr>
      <w:tr w:rsidR="00F61C54" w:rsidRPr="00F61C54" w14:paraId="73F623B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B492D31"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1577A27"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translational elongation</w:t>
            </w:r>
          </w:p>
        </w:tc>
      </w:tr>
      <w:tr w:rsidR="00F61C54" w:rsidRPr="00F61C54" w14:paraId="25DE454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4C47BB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0CA2445"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tRNA aminoacylation</w:t>
            </w:r>
          </w:p>
        </w:tc>
      </w:tr>
      <w:tr w:rsidR="00F61C54" w:rsidRPr="00F61C54" w14:paraId="750F6524"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5B14A94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2B0007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tRNA aminoacylation for protein translation</w:t>
            </w:r>
          </w:p>
        </w:tc>
      </w:tr>
      <w:tr w:rsidR="00F61C54" w:rsidRPr="00F61C54" w14:paraId="0A7403AD"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AA81CF2"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E6B6E51"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tRNA metabolic process</w:t>
            </w:r>
          </w:p>
        </w:tc>
      </w:tr>
      <w:tr w:rsidR="00F61C54" w:rsidRPr="00F61C54" w14:paraId="23D2B85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1FBDCD0E"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4F705752"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rRNA metabolic process</w:t>
            </w:r>
          </w:p>
        </w:tc>
      </w:tr>
      <w:tr w:rsidR="00F61C54" w:rsidRPr="00F61C54" w14:paraId="43E16BB6"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65F6830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3D0D5778"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ribonucleoprotein complex assembly</w:t>
            </w:r>
          </w:p>
        </w:tc>
      </w:tr>
      <w:tr w:rsidR="00F61C54" w:rsidRPr="00F61C54" w14:paraId="592068F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39EE0C25"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7C54B7E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RNA transport</w:t>
            </w:r>
          </w:p>
        </w:tc>
      </w:tr>
      <w:tr w:rsidR="00F61C54" w:rsidRPr="00F61C54" w14:paraId="7A07533E"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4B68C226"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0CECF889"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nuclear export</w:t>
            </w:r>
          </w:p>
        </w:tc>
      </w:tr>
      <w:tr w:rsidR="00F61C54" w:rsidRPr="00F61C54" w14:paraId="024DD393"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06116990"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650B6C7D"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regulation of translation</w:t>
            </w:r>
          </w:p>
        </w:tc>
      </w:tr>
      <w:tr w:rsidR="00F61C54" w:rsidRPr="00F61C54" w14:paraId="0B2A1F38" w14:textId="77777777" w:rsidTr="00F61C54">
        <w:trPr>
          <w:trHeight w:val="300"/>
        </w:trPr>
        <w:tc>
          <w:tcPr>
            <w:tcW w:w="3600" w:type="dxa"/>
            <w:vMerge/>
            <w:tcBorders>
              <w:top w:val="nil"/>
              <w:left w:val="single" w:sz="4" w:space="0" w:color="auto"/>
              <w:bottom w:val="single" w:sz="4" w:space="0" w:color="auto"/>
              <w:right w:val="single" w:sz="4" w:space="0" w:color="auto"/>
            </w:tcBorders>
            <w:vAlign w:val="center"/>
            <w:hideMark/>
          </w:tcPr>
          <w:p w14:paraId="7EBA71E9" w14:textId="77777777" w:rsidR="00F61C54" w:rsidRPr="00F61C54" w:rsidRDefault="00F61C54" w:rsidP="00F61C54">
            <w:pPr>
              <w:spacing w:after="0" w:line="240" w:lineRule="auto"/>
              <w:rPr>
                <w:rFonts w:ascii="Calibri" w:eastAsia="Times New Roman" w:hAnsi="Calibri" w:cs="Times New Roman"/>
                <w:b/>
                <w:bCs/>
                <w:color w:val="000000"/>
                <w:lang w:eastAsia="en-AU"/>
              </w:rPr>
            </w:pPr>
          </w:p>
        </w:tc>
        <w:tc>
          <w:tcPr>
            <w:tcW w:w="5400" w:type="dxa"/>
            <w:tcBorders>
              <w:top w:val="nil"/>
              <w:left w:val="nil"/>
              <w:bottom w:val="single" w:sz="4" w:space="0" w:color="auto"/>
              <w:right w:val="single" w:sz="4" w:space="0" w:color="auto"/>
            </w:tcBorders>
            <w:shd w:val="clear" w:color="auto" w:fill="auto"/>
            <w:noWrap/>
            <w:vAlign w:val="center"/>
            <w:hideMark/>
          </w:tcPr>
          <w:p w14:paraId="51B0EABC" w14:textId="77777777" w:rsidR="00F61C54" w:rsidRPr="00F61C54" w:rsidRDefault="00F61C54" w:rsidP="00F61C54">
            <w:pPr>
              <w:spacing w:after="0" w:line="240" w:lineRule="auto"/>
              <w:jc w:val="center"/>
              <w:rPr>
                <w:rFonts w:ascii="Calibri" w:eastAsia="Times New Roman" w:hAnsi="Calibri" w:cs="Times New Roman"/>
                <w:color w:val="000000"/>
                <w:lang w:eastAsia="en-AU"/>
              </w:rPr>
            </w:pPr>
            <w:r w:rsidRPr="00F61C54">
              <w:rPr>
                <w:rFonts w:ascii="Calibri" w:eastAsia="Times New Roman" w:hAnsi="Calibri" w:cs="Times New Roman"/>
                <w:color w:val="000000"/>
                <w:lang w:eastAsia="en-AU"/>
              </w:rPr>
              <w:t>translation</w:t>
            </w:r>
          </w:p>
        </w:tc>
      </w:tr>
    </w:tbl>
    <w:p w14:paraId="23F75B35" w14:textId="77777777" w:rsidR="00F61C54" w:rsidRPr="00F61C54" w:rsidRDefault="00F61C54" w:rsidP="00F61C54"/>
    <w:sectPr w:rsidR="00F61C54" w:rsidRPr="00F61C54" w:rsidSect="00F85FA6">
      <w:type w:val="continuous"/>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C6E62" w14:textId="77777777" w:rsidR="001774B2" w:rsidRDefault="001774B2" w:rsidP="00A3718C">
      <w:pPr>
        <w:spacing w:after="0" w:line="240" w:lineRule="auto"/>
      </w:pPr>
      <w:r>
        <w:separator/>
      </w:r>
    </w:p>
  </w:endnote>
  <w:endnote w:type="continuationSeparator" w:id="0">
    <w:p w14:paraId="1E436C76" w14:textId="77777777" w:rsidR="001774B2" w:rsidRDefault="001774B2" w:rsidP="00A37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4891"/>
      <w:docPartObj>
        <w:docPartGallery w:val="Page Numbers (Bottom of Page)"/>
        <w:docPartUnique/>
      </w:docPartObj>
    </w:sdtPr>
    <w:sdtEndPr>
      <w:rPr>
        <w:noProof/>
      </w:rPr>
    </w:sdtEndPr>
    <w:sdtContent>
      <w:p w14:paraId="2266DAE2" w14:textId="77777777" w:rsidR="00F61C54" w:rsidRDefault="00F61C54">
        <w:pPr>
          <w:pStyle w:val="Footer"/>
          <w:jc w:val="right"/>
        </w:pPr>
        <w:r>
          <w:fldChar w:fldCharType="begin"/>
        </w:r>
        <w:r>
          <w:instrText xml:space="preserve"> PAGE   \* MERGEFORMAT </w:instrText>
        </w:r>
        <w:r>
          <w:fldChar w:fldCharType="separate"/>
        </w:r>
        <w:r w:rsidR="00781646">
          <w:rPr>
            <w:noProof/>
          </w:rPr>
          <w:t>vii</w:t>
        </w:r>
        <w:r>
          <w:rPr>
            <w:noProof/>
          </w:rPr>
          <w:fldChar w:fldCharType="end"/>
        </w:r>
      </w:p>
    </w:sdtContent>
  </w:sdt>
  <w:p w14:paraId="5EE7DD93" w14:textId="77777777" w:rsidR="00F61C54" w:rsidRDefault="00F61C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10904"/>
      <w:docPartObj>
        <w:docPartGallery w:val="Page Numbers (Bottom of Page)"/>
        <w:docPartUnique/>
      </w:docPartObj>
    </w:sdtPr>
    <w:sdtEndPr>
      <w:rPr>
        <w:noProof/>
      </w:rPr>
    </w:sdtEndPr>
    <w:sdtContent>
      <w:p w14:paraId="3E0EE823" w14:textId="77777777" w:rsidR="00F61C54" w:rsidRDefault="00F61C54">
        <w:pPr>
          <w:pStyle w:val="Footer"/>
          <w:jc w:val="right"/>
        </w:pPr>
        <w:r>
          <w:fldChar w:fldCharType="begin"/>
        </w:r>
        <w:r>
          <w:instrText xml:space="preserve"> PAGE   \* MERGEFORMAT </w:instrText>
        </w:r>
        <w:r>
          <w:fldChar w:fldCharType="separate"/>
        </w:r>
        <w:r w:rsidR="00781646">
          <w:rPr>
            <w:noProof/>
          </w:rPr>
          <w:t>1</w:t>
        </w:r>
        <w:r>
          <w:rPr>
            <w:noProof/>
          </w:rPr>
          <w:fldChar w:fldCharType="end"/>
        </w:r>
      </w:p>
    </w:sdtContent>
  </w:sdt>
  <w:p w14:paraId="5CEC63DA" w14:textId="77777777" w:rsidR="00F61C54" w:rsidRDefault="00F61C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17700" w14:textId="77777777" w:rsidR="001774B2" w:rsidRDefault="001774B2" w:rsidP="00A3718C">
      <w:pPr>
        <w:spacing w:after="0" w:line="240" w:lineRule="auto"/>
      </w:pPr>
      <w:r>
        <w:separator/>
      </w:r>
    </w:p>
  </w:footnote>
  <w:footnote w:type="continuationSeparator" w:id="0">
    <w:p w14:paraId="6C7F139C" w14:textId="77777777" w:rsidR="001774B2" w:rsidRDefault="001774B2" w:rsidP="00A371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D1B11"/>
    <w:multiLevelType w:val="hybridMultilevel"/>
    <w:tmpl w:val="F58E005E"/>
    <w:lvl w:ilvl="0" w:tplc="C93CA6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994228"/>
    <w:multiLevelType w:val="hybridMultilevel"/>
    <w:tmpl w:val="69E4D77C"/>
    <w:lvl w:ilvl="0" w:tplc="53A2EF80">
      <w:start w:val="1"/>
      <w:numFmt w:val="bullet"/>
      <w:lvlText w:val="•"/>
      <w:lvlJc w:val="left"/>
      <w:pPr>
        <w:tabs>
          <w:tab w:val="num" w:pos="720"/>
        </w:tabs>
        <w:ind w:left="720" w:hanging="360"/>
      </w:pPr>
      <w:rPr>
        <w:rFonts w:ascii="Arial" w:hAnsi="Arial" w:hint="default"/>
      </w:rPr>
    </w:lvl>
    <w:lvl w:ilvl="1" w:tplc="7FC29AC0" w:tentative="1">
      <w:start w:val="1"/>
      <w:numFmt w:val="bullet"/>
      <w:lvlText w:val="•"/>
      <w:lvlJc w:val="left"/>
      <w:pPr>
        <w:tabs>
          <w:tab w:val="num" w:pos="1440"/>
        </w:tabs>
        <w:ind w:left="1440" w:hanging="360"/>
      </w:pPr>
      <w:rPr>
        <w:rFonts w:ascii="Arial" w:hAnsi="Arial" w:hint="default"/>
      </w:rPr>
    </w:lvl>
    <w:lvl w:ilvl="2" w:tplc="31B44B42" w:tentative="1">
      <w:start w:val="1"/>
      <w:numFmt w:val="bullet"/>
      <w:lvlText w:val="•"/>
      <w:lvlJc w:val="left"/>
      <w:pPr>
        <w:tabs>
          <w:tab w:val="num" w:pos="2160"/>
        </w:tabs>
        <w:ind w:left="2160" w:hanging="360"/>
      </w:pPr>
      <w:rPr>
        <w:rFonts w:ascii="Arial" w:hAnsi="Arial" w:hint="default"/>
      </w:rPr>
    </w:lvl>
    <w:lvl w:ilvl="3" w:tplc="8E84EE42" w:tentative="1">
      <w:start w:val="1"/>
      <w:numFmt w:val="bullet"/>
      <w:lvlText w:val="•"/>
      <w:lvlJc w:val="left"/>
      <w:pPr>
        <w:tabs>
          <w:tab w:val="num" w:pos="2880"/>
        </w:tabs>
        <w:ind w:left="2880" w:hanging="360"/>
      </w:pPr>
      <w:rPr>
        <w:rFonts w:ascii="Arial" w:hAnsi="Arial" w:hint="default"/>
      </w:rPr>
    </w:lvl>
    <w:lvl w:ilvl="4" w:tplc="0EB6B29C" w:tentative="1">
      <w:start w:val="1"/>
      <w:numFmt w:val="bullet"/>
      <w:lvlText w:val="•"/>
      <w:lvlJc w:val="left"/>
      <w:pPr>
        <w:tabs>
          <w:tab w:val="num" w:pos="3600"/>
        </w:tabs>
        <w:ind w:left="3600" w:hanging="360"/>
      </w:pPr>
      <w:rPr>
        <w:rFonts w:ascii="Arial" w:hAnsi="Arial" w:hint="default"/>
      </w:rPr>
    </w:lvl>
    <w:lvl w:ilvl="5" w:tplc="821CD566" w:tentative="1">
      <w:start w:val="1"/>
      <w:numFmt w:val="bullet"/>
      <w:lvlText w:val="•"/>
      <w:lvlJc w:val="left"/>
      <w:pPr>
        <w:tabs>
          <w:tab w:val="num" w:pos="4320"/>
        </w:tabs>
        <w:ind w:left="4320" w:hanging="360"/>
      </w:pPr>
      <w:rPr>
        <w:rFonts w:ascii="Arial" w:hAnsi="Arial" w:hint="default"/>
      </w:rPr>
    </w:lvl>
    <w:lvl w:ilvl="6" w:tplc="33B06F26" w:tentative="1">
      <w:start w:val="1"/>
      <w:numFmt w:val="bullet"/>
      <w:lvlText w:val="•"/>
      <w:lvlJc w:val="left"/>
      <w:pPr>
        <w:tabs>
          <w:tab w:val="num" w:pos="5040"/>
        </w:tabs>
        <w:ind w:left="5040" w:hanging="360"/>
      </w:pPr>
      <w:rPr>
        <w:rFonts w:ascii="Arial" w:hAnsi="Arial" w:hint="default"/>
      </w:rPr>
    </w:lvl>
    <w:lvl w:ilvl="7" w:tplc="9E8AA346" w:tentative="1">
      <w:start w:val="1"/>
      <w:numFmt w:val="bullet"/>
      <w:lvlText w:val="•"/>
      <w:lvlJc w:val="left"/>
      <w:pPr>
        <w:tabs>
          <w:tab w:val="num" w:pos="5760"/>
        </w:tabs>
        <w:ind w:left="5760" w:hanging="360"/>
      </w:pPr>
      <w:rPr>
        <w:rFonts w:ascii="Arial" w:hAnsi="Arial" w:hint="default"/>
      </w:rPr>
    </w:lvl>
    <w:lvl w:ilvl="8" w:tplc="668C5DFC" w:tentative="1">
      <w:start w:val="1"/>
      <w:numFmt w:val="bullet"/>
      <w:lvlText w:val="•"/>
      <w:lvlJc w:val="left"/>
      <w:pPr>
        <w:tabs>
          <w:tab w:val="num" w:pos="6480"/>
        </w:tabs>
        <w:ind w:left="6480" w:hanging="360"/>
      </w:pPr>
      <w:rPr>
        <w:rFonts w:ascii="Arial" w:hAnsi="Arial" w:hint="default"/>
      </w:rPr>
    </w:lvl>
  </w:abstractNum>
  <w:abstractNum w:abstractNumId="2">
    <w:nsid w:val="1FA373A6"/>
    <w:multiLevelType w:val="hybridMultilevel"/>
    <w:tmpl w:val="C6A666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6C92318"/>
    <w:multiLevelType w:val="hybridMultilevel"/>
    <w:tmpl w:val="1B946A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82D098B"/>
    <w:multiLevelType w:val="hybridMultilevel"/>
    <w:tmpl w:val="A42A86E8"/>
    <w:lvl w:ilvl="0" w:tplc="66F0A496">
      <w:start w:val="7"/>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5B514DA"/>
    <w:multiLevelType w:val="multilevel"/>
    <w:tmpl w:val="AA8E911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AED5F3A"/>
    <w:multiLevelType w:val="hybridMultilevel"/>
    <w:tmpl w:val="ABCE97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6A74237"/>
    <w:multiLevelType w:val="hybridMultilevel"/>
    <w:tmpl w:val="114E32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DD41050"/>
    <w:multiLevelType w:val="hybridMultilevel"/>
    <w:tmpl w:val="DCA2D8B8"/>
    <w:lvl w:ilvl="0" w:tplc="9E629C0E">
      <w:start w:val="1"/>
      <w:numFmt w:val="bullet"/>
      <w:lvlText w:val="•"/>
      <w:lvlJc w:val="left"/>
      <w:pPr>
        <w:tabs>
          <w:tab w:val="num" w:pos="720"/>
        </w:tabs>
        <w:ind w:left="720" w:hanging="360"/>
      </w:pPr>
      <w:rPr>
        <w:rFonts w:ascii="Arial" w:hAnsi="Arial" w:hint="default"/>
      </w:rPr>
    </w:lvl>
    <w:lvl w:ilvl="1" w:tplc="66B4A3B4" w:tentative="1">
      <w:start w:val="1"/>
      <w:numFmt w:val="bullet"/>
      <w:lvlText w:val="•"/>
      <w:lvlJc w:val="left"/>
      <w:pPr>
        <w:tabs>
          <w:tab w:val="num" w:pos="1440"/>
        </w:tabs>
        <w:ind w:left="1440" w:hanging="360"/>
      </w:pPr>
      <w:rPr>
        <w:rFonts w:ascii="Arial" w:hAnsi="Arial" w:hint="default"/>
      </w:rPr>
    </w:lvl>
    <w:lvl w:ilvl="2" w:tplc="A32C428A" w:tentative="1">
      <w:start w:val="1"/>
      <w:numFmt w:val="bullet"/>
      <w:lvlText w:val="•"/>
      <w:lvlJc w:val="left"/>
      <w:pPr>
        <w:tabs>
          <w:tab w:val="num" w:pos="2160"/>
        </w:tabs>
        <w:ind w:left="2160" w:hanging="360"/>
      </w:pPr>
      <w:rPr>
        <w:rFonts w:ascii="Arial" w:hAnsi="Arial" w:hint="default"/>
      </w:rPr>
    </w:lvl>
    <w:lvl w:ilvl="3" w:tplc="1B96D068" w:tentative="1">
      <w:start w:val="1"/>
      <w:numFmt w:val="bullet"/>
      <w:lvlText w:val="•"/>
      <w:lvlJc w:val="left"/>
      <w:pPr>
        <w:tabs>
          <w:tab w:val="num" w:pos="2880"/>
        </w:tabs>
        <w:ind w:left="2880" w:hanging="360"/>
      </w:pPr>
      <w:rPr>
        <w:rFonts w:ascii="Arial" w:hAnsi="Arial" w:hint="default"/>
      </w:rPr>
    </w:lvl>
    <w:lvl w:ilvl="4" w:tplc="DCA8B098" w:tentative="1">
      <w:start w:val="1"/>
      <w:numFmt w:val="bullet"/>
      <w:lvlText w:val="•"/>
      <w:lvlJc w:val="left"/>
      <w:pPr>
        <w:tabs>
          <w:tab w:val="num" w:pos="3600"/>
        </w:tabs>
        <w:ind w:left="3600" w:hanging="360"/>
      </w:pPr>
      <w:rPr>
        <w:rFonts w:ascii="Arial" w:hAnsi="Arial" w:hint="default"/>
      </w:rPr>
    </w:lvl>
    <w:lvl w:ilvl="5" w:tplc="2424DC4E" w:tentative="1">
      <w:start w:val="1"/>
      <w:numFmt w:val="bullet"/>
      <w:lvlText w:val="•"/>
      <w:lvlJc w:val="left"/>
      <w:pPr>
        <w:tabs>
          <w:tab w:val="num" w:pos="4320"/>
        </w:tabs>
        <w:ind w:left="4320" w:hanging="360"/>
      </w:pPr>
      <w:rPr>
        <w:rFonts w:ascii="Arial" w:hAnsi="Arial" w:hint="default"/>
      </w:rPr>
    </w:lvl>
    <w:lvl w:ilvl="6" w:tplc="5BA43C98" w:tentative="1">
      <w:start w:val="1"/>
      <w:numFmt w:val="bullet"/>
      <w:lvlText w:val="•"/>
      <w:lvlJc w:val="left"/>
      <w:pPr>
        <w:tabs>
          <w:tab w:val="num" w:pos="5040"/>
        </w:tabs>
        <w:ind w:left="5040" w:hanging="360"/>
      </w:pPr>
      <w:rPr>
        <w:rFonts w:ascii="Arial" w:hAnsi="Arial" w:hint="default"/>
      </w:rPr>
    </w:lvl>
    <w:lvl w:ilvl="7" w:tplc="FDECEA2E" w:tentative="1">
      <w:start w:val="1"/>
      <w:numFmt w:val="bullet"/>
      <w:lvlText w:val="•"/>
      <w:lvlJc w:val="left"/>
      <w:pPr>
        <w:tabs>
          <w:tab w:val="num" w:pos="5760"/>
        </w:tabs>
        <w:ind w:left="5760" w:hanging="360"/>
      </w:pPr>
      <w:rPr>
        <w:rFonts w:ascii="Arial" w:hAnsi="Arial" w:hint="default"/>
      </w:rPr>
    </w:lvl>
    <w:lvl w:ilvl="8" w:tplc="8856B444" w:tentative="1">
      <w:start w:val="1"/>
      <w:numFmt w:val="bullet"/>
      <w:lvlText w:val="•"/>
      <w:lvlJc w:val="left"/>
      <w:pPr>
        <w:tabs>
          <w:tab w:val="num" w:pos="6480"/>
        </w:tabs>
        <w:ind w:left="6480" w:hanging="360"/>
      </w:pPr>
      <w:rPr>
        <w:rFonts w:ascii="Arial" w:hAnsi="Arial" w:hint="default"/>
      </w:rPr>
    </w:lvl>
  </w:abstractNum>
  <w:abstractNum w:abstractNumId="9">
    <w:nsid w:val="4DF14CAE"/>
    <w:multiLevelType w:val="hybridMultilevel"/>
    <w:tmpl w:val="CF101784"/>
    <w:lvl w:ilvl="0" w:tplc="A3989518">
      <w:start w:val="1"/>
      <w:numFmt w:val="bullet"/>
      <w:lvlText w:val="•"/>
      <w:lvlJc w:val="left"/>
      <w:pPr>
        <w:tabs>
          <w:tab w:val="num" w:pos="720"/>
        </w:tabs>
        <w:ind w:left="720" w:hanging="360"/>
      </w:pPr>
      <w:rPr>
        <w:rFonts w:ascii="Arial" w:hAnsi="Arial" w:hint="default"/>
      </w:rPr>
    </w:lvl>
    <w:lvl w:ilvl="1" w:tplc="5694F9E0" w:tentative="1">
      <w:start w:val="1"/>
      <w:numFmt w:val="bullet"/>
      <w:lvlText w:val="•"/>
      <w:lvlJc w:val="left"/>
      <w:pPr>
        <w:tabs>
          <w:tab w:val="num" w:pos="1440"/>
        </w:tabs>
        <w:ind w:left="1440" w:hanging="360"/>
      </w:pPr>
      <w:rPr>
        <w:rFonts w:ascii="Arial" w:hAnsi="Arial" w:hint="default"/>
      </w:rPr>
    </w:lvl>
    <w:lvl w:ilvl="2" w:tplc="888CEA9A" w:tentative="1">
      <w:start w:val="1"/>
      <w:numFmt w:val="bullet"/>
      <w:lvlText w:val="•"/>
      <w:lvlJc w:val="left"/>
      <w:pPr>
        <w:tabs>
          <w:tab w:val="num" w:pos="2160"/>
        </w:tabs>
        <w:ind w:left="2160" w:hanging="360"/>
      </w:pPr>
      <w:rPr>
        <w:rFonts w:ascii="Arial" w:hAnsi="Arial" w:hint="default"/>
      </w:rPr>
    </w:lvl>
    <w:lvl w:ilvl="3" w:tplc="DCAEB85A" w:tentative="1">
      <w:start w:val="1"/>
      <w:numFmt w:val="bullet"/>
      <w:lvlText w:val="•"/>
      <w:lvlJc w:val="left"/>
      <w:pPr>
        <w:tabs>
          <w:tab w:val="num" w:pos="2880"/>
        </w:tabs>
        <w:ind w:left="2880" w:hanging="360"/>
      </w:pPr>
      <w:rPr>
        <w:rFonts w:ascii="Arial" w:hAnsi="Arial" w:hint="default"/>
      </w:rPr>
    </w:lvl>
    <w:lvl w:ilvl="4" w:tplc="D2DA949A" w:tentative="1">
      <w:start w:val="1"/>
      <w:numFmt w:val="bullet"/>
      <w:lvlText w:val="•"/>
      <w:lvlJc w:val="left"/>
      <w:pPr>
        <w:tabs>
          <w:tab w:val="num" w:pos="3600"/>
        </w:tabs>
        <w:ind w:left="3600" w:hanging="360"/>
      </w:pPr>
      <w:rPr>
        <w:rFonts w:ascii="Arial" w:hAnsi="Arial" w:hint="default"/>
      </w:rPr>
    </w:lvl>
    <w:lvl w:ilvl="5" w:tplc="789C86FA" w:tentative="1">
      <w:start w:val="1"/>
      <w:numFmt w:val="bullet"/>
      <w:lvlText w:val="•"/>
      <w:lvlJc w:val="left"/>
      <w:pPr>
        <w:tabs>
          <w:tab w:val="num" w:pos="4320"/>
        </w:tabs>
        <w:ind w:left="4320" w:hanging="360"/>
      </w:pPr>
      <w:rPr>
        <w:rFonts w:ascii="Arial" w:hAnsi="Arial" w:hint="default"/>
      </w:rPr>
    </w:lvl>
    <w:lvl w:ilvl="6" w:tplc="987C58BE" w:tentative="1">
      <w:start w:val="1"/>
      <w:numFmt w:val="bullet"/>
      <w:lvlText w:val="•"/>
      <w:lvlJc w:val="left"/>
      <w:pPr>
        <w:tabs>
          <w:tab w:val="num" w:pos="5040"/>
        </w:tabs>
        <w:ind w:left="5040" w:hanging="360"/>
      </w:pPr>
      <w:rPr>
        <w:rFonts w:ascii="Arial" w:hAnsi="Arial" w:hint="default"/>
      </w:rPr>
    </w:lvl>
    <w:lvl w:ilvl="7" w:tplc="0E40030E" w:tentative="1">
      <w:start w:val="1"/>
      <w:numFmt w:val="bullet"/>
      <w:lvlText w:val="•"/>
      <w:lvlJc w:val="left"/>
      <w:pPr>
        <w:tabs>
          <w:tab w:val="num" w:pos="5760"/>
        </w:tabs>
        <w:ind w:left="5760" w:hanging="360"/>
      </w:pPr>
      <w:rPr>
        <w:rFonts w:ascii="Arial" w:hAnsi="Arial" w:hint="default"/>
      </w:rPr>
    </w:lvl>
    <w:lvl w:ilvl="8" w:tplc="B3C667E0" w:tentative="1">
      <w:start w:val="1"/>
      <w:numFmt w:val="bullet"/>
      <w:lvlText w:val="•"/>
      <w:lvlJc w:val="left"/>
      <w:pPr>
        <w:tabs>
          <w:tab w:val="num" w:pos="6480"/>
        </w:tabs>
        <w:ind w:left="6480" w:hanging="360"/>
      </w:pPr>
      <w:rPr>
        <w:rFonts w:ascii="Arial" w:hAnsi="Arial" w:hint="default"/>
      </w:rPr>
    </w:lvl>
  </w:abstractNum>
  <w:abstractNum w:abstractNumId="10">
    <w:nsid w:val="4F802ACC"/>
    <w:multiLevelType w:val="hybridMultilevel"/>
    <w:tmpl w:val="ABCE97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F9C521E"/>
    <w:multiLevelType w:val="multilevel"/>
    <w:tmpl w:val="39AE3C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0BD31A8"/>
    <w:multiLevelType w:val="multilevel"/>
    <w:tmpl w:val="AA8E911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1166E58"/>
    <w:multiLevelType w:val="multilevel"/>
    <w:tmpl w:val="1B029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3F94246"/>
    <w:multiLevelType w:val="hybridMultilevel"/>
    <w:tmpl w:val="1722CE7A"/>
    <w:lvl w:ilvl="0" w:tplc="F8B8540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92B48"/>
    <w:multiLevelType w:val="multilevel"/>
    <w:tmpl w:val="B29A3E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BBB55EA"/>
    <w:multiLevelType w:val="hybridMultilevel"/>
    <w:tmpl w:val="60B68FDE"/>
    <w:lvl w:ilvl="0" w:tplc="3DA8DFDA">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1280E65"/>
    <w:multiLevelType w:val="hybridMultilevel"/>
    <w:tmpl w:val="DEFC1A9E"/>
    <w:lvl w:ilvl="0" w:tplc="783AC51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61FC5DFE"/>
    <w:multiLevelType w:val="hybridMultilevel"/>
    <w:tmpl w:val="CD1C2AE8"/>
    <w:lvl w:ilvl="0" w:tplc="D30277F8">
      <w:start w:val="21"/>
      <w:numFmt w:val="bullet"/>
      <w:lvlText w:val="-"/>
      <w:lvlJc w:val="left"/>
      <w:pPr>
        <w:ind w:left="720" w:hanging="360"/>
      </w:pPr>
      <w:rPr>
        <w:rFonts w:ascii="Calibri" w:eastAsiaTheme="minorHAnsi"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40673AB"/>
    <w:multiLevelType w:val="hybridMultilevel"/>
    <w:tmpl w:val="216E025A"/>
    <w:lvl w:ilvl="0" w:tplc="F698E1AC">
      <w:start w:val="3"/>
      <w:numFmt w:val="bullet"/>
      <w:lvlText w:val="-"/>
      <w:lvlJc w:val="left"/>
      <w:pPr>
        <w:ind w:left="720" w:hanging="360"/>
      </w:pPr>
      <w:rPr>
        <w:rFonts w:ascii="Calibri" w:eastAsiaTheme="minorHAnsi"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9D31FE0"/>
    <w:multiLevelType w:val="hybridMultilevel"/>
    <w:tmpl w:val="8FCE39D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1440E46"/>
    <w:multiLevelType w:val="hybridMultilevel"/>
    <w:tmpl w:val="9BE89CA4"/>
    <w:lvl w:ilvl="0" w:tplc="66F0A496">
      <w:start w:val="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2DB16B4"/>
    <w:multiLevelType w:val="hybridMultilevel"/>
    <w:tmpl w:val="94FC1AD2"/>
    <w:lvl w:ilvl="0" w:tplc="66F0A496">
      <w:start w:val="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816470B"/>
    <w:multiLevelType w:val="hybridMultilevel"/>
    <w:tmpl w:val="C4EC4578"/>
    <w:lvl w:ilvl="0" w:tplc="DD9EA1D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784A11FA"/>
    <w:multiLevelType w:val="hybridMultilevel"/>
    <w:tmpl w:val="5F9EACFE"/>
    <w:lvl w:ilvl="0" w:tplc="57EC8E1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CD838F2"/>
    <w:multiLevelType w:val="multilevel"/>
    <w:tmpl w:val="81F2BF4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nsid w:val="7E613669"/>
    <w:multiLevelType w:val="multilevel"/>
    <w:tmpl w:val="6546B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4"/>
  </w:num>
  <w:num w:numId="2">
    <w:abstractNumId w:val="22"/>
  </w:num>
  <w:num w:numId="3">
    <w:abstractNumId w:val="4"/>
  </w:num>
  <w:num w:numId="4">
    <w:abstractNumId w:val="21"/>
  </w:num>
  <w:num w:numId="5">
    <w:abstractNumId w:val="0"/>
  </w:num>
  <w:num w:numId="6">
    <w:abstractNumId w:val="18"/>
  </w:num>
  <w:num w:numId="7">
    <w:abstractNumId w:val="5"/>
  </w:num>
  <w:num w:numId="8">
    <w:abstractNumId w:val="1"/>
  </w:num>
  <w:num w:numId="9">
    <w:abstractNumId w:val="3"/>
  </w:num>
  <w:num w:numId="10">
    <w:abstractNumId w:val="7"/>
  </w:num>
  <w:num w:numId="11">
    <w:abstractNumId w:val="12"/>
  </w:num>
  <w:num w:numId="12">
    <w:abstractNumId w:val="16"/>
  </w:num>
  <w:num w:numId="13">
    <w:abstractNumId w:val="17"/>
  </w:num>
  <w:num w:numId="14">
    <w:abstractNumId w:val="2"/>
  </w:num>
  <w:num w:numId="15">
    <w:abstractNumId w:val="25"/>
  </w:num>
  <w:num w:numId="16">
    <w:abstractNumId w:val="15"/>
  </w:num>
  <w:num w:numId="17">
    <w:abstractNumId w:val="23"/>
  </w:num>
  <w:num w:numId="18">
    <w:abstractNumId w:val="13"/>
  </w:num>
  <w:num w:numId="19">
    <w:abstractNumId w:val="9"/>
  </w:num>
  <w:num w:numId="20">
    <w:abstractNumId w:val="26"/>
  </w:num>
  <w:num w:numId="21">
    <w:abstractNumId w:val="6"/>
  </w:num>
  <w:num w:numId="22">
    <w:abstractNumId w:val="10"/>
  </w:num>
  <w:num w:numId="23">
    <w:abstractNumId w:val="8"/>
  </w:num>
  <w:num w:numId="24">
    <w:abstractNumId w:val="11"/>
  </w:num>
  <w:num w:numId="25">
    <w:abstractNumId w:val="19"/>
  </w:num>
  <w:num w:numId="26">
    <w:abstractNumId w:val="1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8C"/>
    <w:rsid w:val="000003BD"/>
    <w:rsid w:val="000055D2"/>
    <w:rsid w:val="00007C18"/>
    <w:rsid w:val="00010044"/>
    <w:rsid w:val="00012ACF"/>
    <w:rsid w:val="000134AA"/>
    <w:rsid w:val="00021765"/>
    <w:rsid w:val="00021A2D"/>
    <w:rsid w:val="00025ABA"/>
    <w:rsid w:val="00033A84"/>
    <w:rsid w:val="000343B2"/>
    <w:rsid w:val="00043551"/>
    <w:rsid w:val="00044538"/>
    <w:rsid w:val="00045B1D"/>
    <w:rsid w:val="000463CB"/>
    <w:rsid w:val="000536C1"/>
    <w:rsid w:val="000536C4"/>
    <w:rsid w:val="000549F7"/>
    <w:rsid w:val="00054A84"/>
    <w:rsid w:val="0006071E"/>
    <w:rsid w:val="000629B7"/>
    <w:rsid w:val="000634F3"/>
    <w:rsid w:val="00066514"/>
    <w:rsid w:val="00066631"/>
    <w:rsid w:val="00067FEC"/>
    <w:rsid w:val="00070A01"/>
    <w:rsid w:val="00070B13"/>
    <w:rsid w:val="00071144"/>
    <w:rsid w:val="000714F8"/>
    <w:rsid w:val="000726FF"/>
    <w:rsid w:val="0007447F"/>
    <w:rsid w:val="000767A6"/>
    <w:rsid w:val="0007693A"/>
    <w:rsid w:val="00077144"/>
    <w:rsid w:val="0008149F"/>
    <w:rsid w:val="000822BF"/>
    <w:rsid w:val="0008469C"/>
    <w:rsid w:val="00087DB0"/>
    <w:rsid w:val="00090171"/>
    <w:rsid w:val="00091745"/>
    <w:rsid w:val="00092746"/>
    <w:rsid w:val="000949F1"/>
    <w:rsid w:val="000A0AC1"/>
    <w:rsid w:val="000A470A"/>
    <w:rsid w:val="000A773B"/>
    <w:rsid w:val="000B28D6"/>
    <w:rsid w:val="000B3D27"/>
    <w:rsid w:val="000B4171"/>
    <w:rsid w:val="000B48B5"/>
    <w:rsid w:val="000B5FED"/>
    <w:rsid w:val="000B726D"/>
    <w:rsid w:val="000B7B76"/>
    <w:rsid w:val="000C19B5"/>
    <w:rsid w:val="000C2875"/>
    <w:rsid w:val="000D00FB"/>
    <w:rsid w:val="000D0DCE"/>
    <w:rsid w:val="000D3F6E"/>
    <w:rsid w:val="000D58C8"/>
    <w:rsid w:val="000D6767"/>
    <w:rsid w:val="000D70C5"/>
    <w:rsid w:val="000D78B3"/>
    <w:rsid w:val="000E088D"/>
    <w:rsid w:val="000E35FA"/>
    <w:rsid w:val="000E4BD7"/>
    <w:rsid w:val="000E4D13"/>
    <w:rsid w:val="000E5775"/>
    <w:rsid w:val="000E6B70"/>
    <w:rsid w:val="000F0B69"/>
    <w:rsid w:val="000F1289"/>
    <w:rsid w:val="000F1FAE"/>
    <w:rsid w:val="000F205C"/>
    <w:rsid w:val="000F283D"/>
    <w:rsid w:val="000F2ECC"/>
    <w:rsid w:val="000F37F8"/>
    <w:rsid w:val="000F4B71"/>
    <w:rsid w:val="0010222A"/>
    <w:rsid w:val="00110EE2"/>
    <w:rsid w:val="0011365E"/>
    <w:rsid w:val="00113E53"/>
    <w:rsid w:val="00116C12"/>
    <w:rsid w:val="0011758C"/>
    <w:rsid w:val="00120233"/>
    <w:rsid w:val="00120C0B"/>
    <w:rsid w:val="00120ECE"/>
    <w:rsid w:val="00121E97"/>
    <w:rsid w:val="00122367"/>
    <w:rsid w:val="00123156"/>
    <w:rsid w:val="00123824"/>
    <w:rsid w:val="0013087A"/>
    <w:rsid w:val="00131D2E"/>
    <w:rsid w:val="00132AD1"/>
    <w:rsid w:val="00150705"/>
    <w:rsid w:val="00152091"/>
    <w:rsid w:val="00153DF2"/>
    <w:rsid w:val="00166A2E"/>
    <w:rsid w:val="0017548D"/>
    <w:rsid w:val="001774B2"/>
    <w:rsid w:val="00177BB5"/>
    <w:rsid w:val="001843E6"/>
    <w:rsid w:val="00184C65"/>
    <w:rsid w:val="00190FA1"/>
    <w:rsid w:val="00192D1F"/>
    <w:rsid w:val="00193708"/>
    <w:rsid w:val="0019699F"/>
    <w:rsid w:val="001A0599"/>
    <w:rsid w:val="001A3A70"/>
    <w:rsid w:val="001A3C27"/>
    <w:rsid w:val="001A3DAD"/>
    <w:rsid w:val="001B2B09"/>
    <w:rsid w:val="001B3712"/>
    <w:rsid w:val="001B3C56"/>
    <w:rsid w:val="001B5C7E"/>
    <w:rsid w:val="001C0149"/>
    <w:rsid w:val="001C1C68"/>
    <w:rsid w:val="001C44B5"/>
    <w:rsid w:val="001D1D4A"/>
    <w:rsid w:val="001D3CD9"/>
    <w:rsid w:val="001D4AFD"/>
    <w:rsid w:val="001D5CAC"/>
    <w:rsid w:val="001E06B1"/>
    <w:rsid w:val="001E7BFE"/>
    <w:rsid w:val="001F3D11"/>
    <w:rsid w:val="001F65EF"/>
    <w:rsid w:val="002074D8"/>
    <w:rsid w:val="00207C23"/>
    <w:rsid w:val="00210666"/>
    <w:rsid w:val="00212B2C"/>
    <w:rsid w:val="00226401"/>
    <w:rsid w:val="00236C1B"/>
    <w:rsid w:val="00243E41"/>
    <w:rsid w:val="00245038"/>
    <w:rsid w:val="002465E6"/>
    <w:rsid w:val="00246CD3"/>
    <w:rsid w:val="00252A01"/>
    <w:rsid w:val="002532A3"/>
    <w:rsid w:val="00254708"/>
    <w:rsid w:val="00261027"/>
    <w:rsid w:val="00262C15"/>
    <w:rsid w:val="00262EFC"/>
    <w:rsid w:val="00265EC2"/>
    <w:rsid w:val="00267639"/>
    <w:rsid w:val="00270022"/>
    <w:rsid w:val="00272955"/>
    <w:rsid w:val="00274E02"/>
    <w:rsid w:val="00285108"/>
    <w:rsid w:val="0028515F"/>
    <w:rsid w:val="00296323"/>
    <w:rsid w:val="00296EF1"/>
    <w:rsid w:val="00297CB2"/>
    <w:rsid w:val="00297F53"/>
    <w:rsid w:val="002A0441"/>
    <w:rsid w:val="002A1AC4"/>
    <w:rsid w:val="002A544A"/>
    <w:rsid w:val="002A7485"/>
    <w:rsid w:val="002B0888"/>
    <w:rsid w:val="002B0F1D"/>
    <w:rsid w:val="002B0F85"/>
    <w:rsid w:val="002B1835"/>
    <w:rsid w:val="002B2628"/>
    <w:rsid w:val="002B3FDA"/>
    <w:rsid w:val="002B5B51"/>
    <w:rsid w:val="002B6DF8"/>
    <w:rsid w:val="002B6E8A"/>
    <w:rsid w:val="002C1447"/>
    <w:rsid w:val="002C3CE1"/>
    <w:rsid w:val="002C6225"/>
    <w:rsid w:val="002C6568"/>
    <w:rsid w:val="002C6889"/>
    <w:rsid w:val="002C7B76"/>
    <w:rsid w:val="002D25E4"/>
    <w:rsid w:val="002D30CE"/>
    <w:rsid w:val="002D50AF"/>
    <w:rsid w:val="002D5257"/>
    <w:rsid w:val="002D6195"/>
    <w:rsid w:val="002D6D10"/>
    <w:rsid w:val="002E0BBB"/>
    <w:rsid w:val="002E12FC"/>
    <w:rsid w:val="002E1CDC"/>
    <w:rsid w:val="002E3023"/>
    <w:rsid w:val="002E4063"/>
    <w:rsid w:val="002E4121"/>
    <w:rsid w:val="002F18A5"/>
    <w:rsid w:val="002F19AD"/>
    <w:rsid w:val="002F2CC8"/>
    <w:rsid w:val="002F313C"/>
    <w:rsid w:val="002F3864"/>
    <w:rsid w:val="00300C6F"/>
    <w:rsid w:val="00304345"/>
    <w:rsid w:val="00304DD4"/>
    <w:rsid w:val="00305575"/>
    <w:rsid w:val="00307423"/>
    <w:rsid w:val="00307CB9"/>
    <w:rsid w:val="00310ED5"/>
    <w:rsid w:val="00311C28"/>
    <w:rsid w:val="0031263E"/>
    <w:rsid w:val="00312E8F"/>
    <w:rsid w:val="003217E4"/>
    <w:rsid w:val="00321EB3"/>
    <w:rsid w:val="003267E4"/>
    <w:rsid w:val="00332AF9"/>
    <w:rsid w:val="00334AF0"/>
    <w:rsid w:val="00336B19"/>
    <w:rsid w:val="0033704E"/>
    <w:rsid w:val="00337C4D"/>
    <w:rsid w:val="0034129D"/>
    <w:rsid w:val="0034352C"/>
    <w:rsid w:val="003439F0"/>
    <w:rsid w:val="00351778"/>
    <w:rsid w:val="00352861"/>
    <w:rsid w:val="00355406"/>
    <w:rsid w:val="00356079"/>
    <w:rsid w:val="00356D9D"/>
    <w:rsid w:val="00360E9B"/>
    <w:rsid w:val="0036107D"/>
    <w:rsid w:val="003611FE"/>
    <w:rsid w:val="00365205"/>
    <w:rsid w:val="00365F07"/>
    <w:rsid w:val="00367432"/>
    <w:rsid w:val="00367854"/>
    <w:rsid w:val="00370902"/>
    <w:rsid w:val="00371C4E"/>
    <w:rsid w:val="00372166"/>
    <w:rsid w:val="00372E18"/>
    <w:rsid w:val="003743A1"/>
    <w:rsid w:val="003757D3"/>
    <w:rsid w:val="00375A67"/>
    <w:rsid w:val="00377757"/>
    <w:rsid w:val="003803A1"/>
    <w:rsid w:val="0038102C"/>
    <w:rsid w:val="00387D7D"/>
    <w:rsid w:val="00396542"/>
    <w:rsid w:val="00396E51"/>
    <w:rsid w:val="003A0EF1"/>
    <w:rsid w:val="003A2701"/>
    <w:rsid w:val="003A30AD"/>
    <w:rsid w:val="003A34ED"/>
    <w:rsid w:val="003A41DD"/>
    <w:rsid w:val="003B08C8"/>
    <w:rsid w:val="003B16B7"/>
    <w:rsid w:val="003B4E62"/>
    <w:rsid w:val="003B7D00"/>
    <w:rsid w:val="003C3C26"/>
    <w:rsid w:val="003C4A36"/>
    <w:rsid w:val="003C70DC"/>
    <w:rsid w:val="003D29D4"/>
    <w:rsid w:val="003D35A0"/>
    <w:rsid w:val="003D6057"/>
    <w:rsid w:val="003E1BE3"/>
    <w:rsid w:val="003E318D"/>
    <w:rsid w:val="003E4FA3"/>
    <w:rsid w:val="003E7DFF"/>
    <w:rsid w:val="003F1236"/>
    <w:rsid w:val="003F19D3"/>
    <w:rsid w:val="003F3742"/>
    <w:rsid w:val="003F3FD7"/>
    <w:rsid w:val="003F5B2C"/>
    <w:rsid w:val="004015D7"/>
    <w:rsid w:val="00403E9A"/>
    <w:rsid w:val="00405778"/>
    <w:rsid w:val="00407B9F"/>
    <w:rsid w:val="00412957"/>
    <w:rsid w:val="00413046"/>
    <w:rsid w:val="0041505D"/>
    <w:rsid w:val="004154D2"/>
    <w:rsid w:val="00420AC5"/>
    <w:rsid w:val="00421246"/>
    <w:rsid w:val="0042406F"/>
    <w:rsid w:val="00424D6D"/>
    <w:rsid w:val="00425A9E"/>
    <w:rsid w:val="00426BB4"/>
    <w:rsid w:val="00427A51"/>
    <w:rsid w:val="00431106"/>
    <w:rsid w:val="00433860"/>
    <w:rsid w:val="004350AA"/>
    <w:rsid w:val="00436C11"/>
    <w:rsid w:val="00436DF2"/>
    <w:rsid w:val="00444A1B"/>
    <w:rsid w:val="00444C23"/>
    <w:rsid w:val="00444F47"/>
    <w:rsid w:val="0044584C"/>
    <w:rsid w:val="004525A0"/>
    <w:rsid w:val="004548CD"/>
    <w:rsid w:val="004554C7"/>
    <w:rsid w:val="00460590"/>
    <w:rsid w:val="00462CE9"/>
    <w:rsid w:val="004650FC"/>
    <w:rsid w:val="00466820"/>
    <w:rsid w:val="00467383"/>
    <w:rsid w:val="004704DF"/>
    <w:rsid w:val="0047096D"/>
    <w:rsid w:val="00477B41"/>
    <w:rsid w:val="004827EF"/>
    <w:rsid w:val="004829F0"/>
    <w:rsid w:val="00484EBF"/>
    <w:rsid w:val="0049077F"/>
    <w:rsid w:val="00491762"/>
    <w:rsid w:val="004927FE"/>
    <w:rsid w:val="00492F1C"/>
    <w:rsid w:val="004A0853"/>
    <w:rsid w:val="004A2E2C"/>
    <w:rsid w:val="004A4A90"/>
    <w:rsid w:val="004B02AA"/>
    <w:rsid w:val="004B0440"/>
    <w:rsid w:val="004B769B"/>
    <w:rsid w:val="004C00E7"/>
    <w:rsid w:val="004C13F6"/>
    <w:rsid w:val="004C1768"/>
    <w:rsid w:val="004C3FAA"/>
    <w:rsid w:val="004D2C23"/>
    <w:rsid w:val="004D3EDF"/>
    <w:rsid w:val="004D70AF"/>
    <w:rsid w:val="004E068E"/>
    <w:rsid w:val="004E6D2F"/>
    <w:rsid w:val="004F7296"/>
    <w:rsid w:val="005016EA"/>
    <w:rsid w:val="00504465"/>
    <w:rsid w:val="00511D76"/>
    <w:rsid w:val="00512FFF"/>
    <w:rsid w:val="00514C9F"/>
    <w:rsid w:val="00515F84"/>
    <w:rsid w:val="005166BC"/>
    <w:rsid w:val="005169F9"/>
    <w:rsid w:val="00517196"/>
    <w:rsid w:val="005174EE"/>
    <w:rsid w:val="005204AE"/>
    <w:rsid w:val="00520F61"/>
    <w:rsid w:val="005210F3"/>
    <w:rsid w:val="00521702"/>
    <w:rsid w:val="00521FBD"/>
    <w:rsid w:val="00522B1F"/>
    <w:rsid w:val="005248B2"/>
    <w:rsid w:val="00525933"/>
    <w:rsid w:val="005273ED"/>
    <w:rsid w:val="00533A81"/>
    <w:rsid w:val="0054591E"/>
    <w:rsid w:val="005508FD"/>
    <w:rsid w:val="00552EFF"/>
    <w:rsid w:val="00553131"/>
    <w:rsid w:val="00554379"/>
    <w:rsid w:val="0055586E"/>
    <w:rsid w:val="00557B24"/>
    <w:rsid w:val="00562842"/>
    <w:rsid w:val="0056426A"/>
    <w:rsid w:val="00566098"/>
    <w:rsid w:val="00567CA1"/>
    <w:rsid w:val="00567EF7"/>
    <w:rsid w:val="005768B3"/>
    <w:rsid w:val="00584EEA"/>
    <w:rsid w:val="005850CB"/>
    <w:rsid w:val="00585120"/>
    <w:rsid w:val="005872C8"/>
    <w:rsid w:val="00590290"/>
    <w:rsid w:val="0059066E"/>
    <w:rsid w:val="0059132B"/>
    <w:rsid w:val="00591C16"/>
    <w:rsid w:val="00592F6C"/>
    <w:rsid w:val="005932D8"/>
    <w:rsid w:val="005A0E5D"/>
    <w:rsid w:val="005A0FC6"/>
    <w:rsid w:val="005A2B15"/>
    <w:rsid w:val="005A5844"/>
    <w:rsid w:val="005B23C9"/>
    <w:rsid w:val="005B4806"/>
    <w:rsid w:val="005B6B39"/>
    <w:rsid w:val="005B6D5A"/>
    <w:rsid w:val="005B70FE"/>
    <w:rsid w:val="005B7A86"/>
    <w:rsid w:val="005C1124"/>
    <w:rsid w:val="005C28AA"/>
    <w:rsid w:val="005C3BC3"/>
    <w:rsid w:val="005C3F94"/>
    <w:rsid w:val="005E0A1D"/>
    <w:rsid w:val="005E20B2"/>
    <w:rsid w:val="005E495F"/>
    <w:rsid w:val="005E703B"/>
    <w:rsid w:val="005E70F5"/>
    <w:rsid w:val="005E788B"/>
    <w:rsid w:val="005F03F1"/>
    <w:rsid w:val="005F24F1"/>
    <w:rsid w:val="005F4475"/>
    <w:rsid w:val="005F5143"/>
    <w:rsid w:val="005F5D94"/>
    <w:rsid w:val="006004F7"/>
    <w:rsid w:val="00601032"/>
    <w:rsid w:val="00604A59"/>
    <w:rsid w:val="006101C9"/>
    <w:rsid w:val="00611812"/>
    <w:rsid w:val="00612612"/>
    <w:rsid w:val="00614A54"/>
    <w:rsid w:val="00620517"/>
    <w:rsid w:val="0062055F"/>
    <w:rsid w:val="006212A2"/>
    <w:rsid w:val="00622F6B"/>
    <w:rsid w:val="0063682A"/>
    <w:rsid w:val="00637122"/>
    <w:rsid w:val="0063730F"/>
    <w:rsid w:val="006423E6"/>
    <w:rsid w:val="00646A98"/>
    <w:rsid w:val="00646ECB"/>
    <w:rsid w:val="00651471"/>
    <w:rsid w:val="006533E6"/>
    <w:rsid w:val="006552E5"/>
    <w:rsid w:val="00663030"/>
    <w:rsid w:val="0066360A"/>
    <w:rsid w:val="00664765"/>
    <w:rsid w:val="006663E3"/>
    <w:rsid w:val="00667DAC"/>
    <w:rsid w:val="00667F83"/>
    <w:rsid w:val="00670772"/>
    <w:rsid w:val="00670AE2"/>
    <w:rsid w:val="00676D8F"/>
    <w:rsid w:val="00685596"/>
    <w:rsid w:val="00691281"/>
    <w:rsid w:val="00691807"/>
    <w:rsid w:val="006938D3"/>
    <w:rsid w:val="00694FCF"/>
    <w:rsid w:val="006971F3"/>
    <w:rsid w:val="006A0739"/>
    <w:rsid w:val="006A317A"/>
    <w:rsid w:val="006A34D6"/>
    <w:rsid w:val="006A5E74"/>
    <w:rsid w:val="006A69FC"/>
    <w:rsid w:val="006A785F"/>
    <w:rsid w:val="006B0BAC"/>
    <w:rsid w:val="006B0E74"/>
    <w:rsid w:val="006B3A76"/>
    <w:rsid w:val="006B4BA7"/>
    <w:rsid w:val="006B588C"/>
    <w:rsid w:val="006C225A"/>
    <w:rsid w:val="006C2D94"/>
    <w:rsid w:val="006C3F8A"/>
    <w:rsid w:val="006C57BA"/>
    <w:rsid w:val="006D2C9D"/>
    <w:rsid w:val="006D5592"/>
    <w:rsid w:val="006D56B9"/>
    <w:rsid w:val="006D5E99"/>
    <w:rsid w:val="006D7128"/>
    <w:rsid w:val="006E2113"/>
    <w:rsid w:val="006E4083"/>
    <w:rsid w:val="006E571D"/>
    <w:rsid w:val="006F25FF"/>
    <w:rsid w:val="006F455A"/>
    <w:rsid w:val="006F457D"/>
    <w:rsid w:val="00701203"/>
    <w:rsid w:val="00707916"/>
    <w:rsid w:val="00710B34"/>
    <w:rsid w:val="00714E5F"/>
    <w:rsid w:val="007168E0"/>
    <w:rsid w:val="007177E9"/>
    <w:rsid w:val="00717EB2"/>
    <w:rsid w:val="00720002"/>
    <w:rsid w:val="00723752"/>
    <w:rsid w:val="007267E3"/>
    <w:rsid w:val="007313C0"/>
    <w:rsid w:val="00737200"/>
    <w:rsid w:val="007415E3"/>
    <w:rsid w:val="00743FD9"/>
    <w:rsid w:val="00745391"/>
    <w:rsid w:val="007455D0"/>
    <w:rsid w:val="007468D5"/>
    <w:rsid w:val="00746F7D"/>
    <w:rsid w:val="00747CBB"/>
    <w:rsid w:val="00750222"/>
    <w:rsid w:val="0075382D"/>
    <w:rsid w:val="0076072E"/>
    <w:rsid w:val="00764AE7"/>
    <w:rsid w:val="007664EB"/>
    <w:rsid w:val="0077415F"/>
    <w:rsid w:val="00775D6F"/>
    <w:rsid w:val="00780893"/>
    <w:rsid w:val="00780FD3"/>
    <w:rsid w:val="00781646"/>
    <w:rsid w:val="00782CE2"/>
    <w:rsid w:val="00783412"/>
    <w:rsid w:val="00783648"/>
    <w:rsid w:val="00790D36"/>
    <w:rsid w:val="00791331"/>
    <w:rsid w:val="00791D04"/>
    <w:rsid w:val="00791FB8"/>
    <w:rsid w:val="007942F7"/>
    <w:rsid w:val="00795E6C"/>
    <w:rsid w:val="00795FB4"/>
    <w:rsid w:val="0079711E"/>
    <w:rsid w:val="007A27DA"/>
    <w:rsid w:val="007A77C2"/>
    <w:rsid w:val="007B092E"/>
    <w:rsid w:val="007B2489"/>
    <w:rsid w:val="007B2BA8"/>
    <w:rsid w:val="007B2BF7"/>
    <w:rsid w:val="007B2C0F"/>
    <w:rsid w:val="007B4834"/>
    <w:rsid w:val="007B49F8"/>
    <w:rsid w:val="007B5EFA"/>
    <w:rsid w:val="007B758F"/>
    <w:rsid w:val="007C5283"/>
    <w:rsid w:val="007C5BA3"/>
    <w:rsid w:val="007D13B6"/>
    <w:rsid w:val="007D24FF"/>
    <w:rsid w:val="007D38E6"/>
    <w:rsid w:val="007D5499"/>
    <w:rsid w:val="007D6011"/>
    <w:rsid w:val="007E244B"/>
    <w:rsid w:val="007E468F"/>
    <w:rsid w:val="007E5886"/>
    <w:rsid w:val="007E7BB7"/>
    <w:rsid w:val="007F0F04"/>
    <w:rsid w:val="007F4802"/>
    <w:rsid w:val="007F502A"/>
    <w:rsid w:val="007F6198"/>
    <w:rsid w:val="00800CD9"/>
    <w:rsid w:val="00802229"/>
    <w:rsid w:val="0080392C"/>
    <w:rsid w:val="00805146"/>
    <w:rsid w:val="0080598A"/>
    <w:rsid w:val="00805E1D"/>
    <w:rsid w:val="00814AB7"/>
    <w:rsid w:val="00817D72"/>
    <w:rsid w:val="008246E4"/>
    <w:rsid w:val="00831062"/>
    <w:rsid w:val="0083111B"/>
    <w:rsid w:val="00837627"/>
    <w:rsid w:val="00837A11"/>
    <w:rsid w:val="00843917"/>
    <w:rsid w:val="00846F0D"/>
    <w:rsid w:val="00852A45"/>
    <w:rsid w:val="00857A6D"/>
    <w:rsid w:val="00857B0F"/>
    <w:rsid w:val="00860066"/>
    <w:rsid w:val="00861FEC"/>
    <w:rsid w:val="0087189B"/>
    <w:rsid w:val="00871947"/>
    <w:rsid w:val="008731D7"/>
    <w:rsid w:val="00874650"/>
    <w:rsid w:val="0087556F"/>
    <w:rsid w:val="0088122A"/>
    <w:rsid w:val="00881621"/>
    <w:rsid w:val="00881A10"/>
    <w:rsid w:val="008866EF"/>
    <w:rsid w:val="00886B0C"/>
    <w:rsid w:val="0088754D"/>
    <w:rsid w:val="008875D0"/>
    <w:rsid w:val="00890642"/>
    <w:rsid w:val="00890672"/>
    <w:rsid w:val="00893056"/>
    <w:rsid w:val="008941F7"/>
    <w:rsid w:val="00894788"/>
    <w:rsid w:val="008976B2"/>
    <w:rsid w:val="008A57D5"/>
    <w:rsid w:val="008B0527"/>
    <w:rsid w:val="008B3A34"/>
    <w:rsid w:val="008B7C5C"/>
    <w:rsid w:val="008C1442"/>
    <w:rsid w:val="008C18A4"/>
    <w:rsid w:val="008D0661"/>
    <w:rsid w:val="008D2157"/>
    <w:rsid w:val="008D22CA"/>
    <w:rsid w:val="008D2E6F"/>
    <w:rsid w:val="008D2F5A"/>
    <w:rsid w:val="008D4150"/>
    <w:rsid w:val="008D44A1"/>
    <w:rsid w:val="008D645A"/>
    <w:rsid w:val="008D73ED"/>
    <w:rsid w:val="008E0122"/>
    <w:rsid w:val="008E7595"/>
    <w:rsid w:val="008E7775"/>
    <w:rsid w:val="008F2FA8"/>
    <w:rsid w:val="008F5BE4"/>
    <w:rsid w:val="008F6055"/>
    <w:rsid w:val="008F7BCF"/>
    <w:rsid w:val="009009B0"/>
    <w:rsid w:val="00902715"/>
    <w:rsid w:val="00903B46"/>
    <w:rsid w:val="0090533C"/>
    <w:rsid w:val="0090636A"/>
    <w:rsid w:val="0090750D"/>
    <w:rsid w:val="0091360F"/>
    <w:rsid w:val="00914027"/>
    <w:rsid w:val="0091590B"/>
    <w:rsid w:val="0091712A"/>
    <w:rsid w:val="00922C7F"/>
    <w:rsid w:val="00923019"/>
    <w:rsid w:val="009252A4"/>
    <w:rsid w:val="00925AA0"/>
    <w:rsid w:val="00927AC8"/>
    <w:rsid w:val="00927BBE"/>
    <w:rsid w:val="0093025D"/>
    <w:rsid w:val="00932018"/>
    <w:rsid w:val="009328CC"/>
    <w:rsid w:val="009339EA"/>
    <w:rsid w:val="00933A06"/>
    <w:rsid w:val="009351BA"/>
    <w:rsid w:val="00944D2B"/>
    <w:rsid w:val="009460E9"/>
    <w:rsid w:val="0095315B"/>
    <w:rsid w:val="0096039F"/>
    <w:rsid w:val="0096421F"/>
    <w:rsid w:val="009663FF"/>
    <w:rsid w:val="009703DE"/>
    <w:rsid w:val="00971CF2"/>
    <w:rsid w:val="00975B20"/>
    <w:rsid w:val="009766E7"/>
    <w:rsid w:val="0098110F"/>
    <w:rsid w:val="009815E4"/>
    <w:rsid w:val="00982E99"/>
    <w:rsid w:val="00992136"/>
    <w:rsid w:val="00992740"/>
    <w:rsid w:val="009942B6"/>
    <w:rsid w:val="00994915"/>
    <w:rsid w:val="0099710E"/>
    <w:rsid w:val="009A229A"/>
    <w:rsid w:val="009A4F83"/>
    <w:rsid w:val="009A509E"/>
    <w:rsid w:val="009A587B"/>
    <w:rsid w:val="009B02A2"/>
    <w:rsid w:val="009B161A"/>
    <w:rsid w:val="009B2000"/>
    <w:rsid w:val="009B21DF"/>
    <w:rsid w:val="009B3D44"/>
    <w:rsid w:val="009B4D4C"/>
    <w:rsid w:val="009B5E1D"/>
    <w:rsid w:val="009B5E24"/>
    <w:rsid w:val="009C4FC3"/>
    <w:rsid w:val="009C6A08"/>
    <w:rsid w:val="009C6AF6"/>
    <w:rsid w:val="009C7212"/>
    <w:rsid w:val="009D2D0D"/>
    <w:rsid w:val="009D3076"/>
    <w:rsid w:val="009D71F3"/>
    <w:rsid w:val="009E1133"/>
    <w:rsid w:val="009E1322"/>
    <w:rsid w:val="009E2D9B"/>
    <w:rsid w:val="009F009D"/>
    <w:rsid w:val="009F11B6"/>
    <w:rsid w:val="009F1C6A"/>
    <w:rsid w:val="009F40D8"/>
    <w:rsid w:val="009F7873"/>
    <w:rsid w:val="00A0014F"/>
    <w:rsid w:val="00A03655"/>
    <w:rsid w:val="00A05888"/>
    <w:rsid w:val="00A06047"/>
    <w:rsid w:val="00A06723"/>
    <w:rsid w:val="00A20ACE"/>
    <w:rsid w:val="00A22371"/>
    <w:rsid w:val="00A23DDA"/>
    <w:rsid w:val="00A25148"/>
    <w:rsid w:val="00A263B8"/>
    <w:rsid w:val="00A26442"/>
    <w:rsid w:val="00A27337"/>
    <w:rsid w:val="00A312CC"/>
    <w:rsid w:val="00A3283C"/>
    <w:rsid w:val="00A34E8C"/>
    <w:rsid w:val="00A35093"/>
    <w:rsid w:val="00A367D9"/>
    <w:rsid w:val="00A3718C"/>
    <w:rsid w:val="00A37E52"/>
    <w:rsid w:val="00A403C1"/>
    <w:rsid w:val="00A452DC"/>
    <w:rsid w:val="00A521C1"/>
    <w:rsid w:val="00A52711"/>
    <w:rsid w:val="00A63A88"/>
    <w:rsid w:val="00A63D2D"/>
    <w:rsid w:val="00A6431E"/>
    <w:rsid w:val="00A64386"/>
    <w:rsid w:val="00A65713"/>
    <w:rsid w:val="00A66059"/>
    <w:rsid w:val="00A66F7D"/>
    <w:rsid w:val="00A77D38"/>
    <w:rsid w:val="00A77FE5"/>
    <w:rsid w:val="00A80F7C"/>
    <w:rsid w:val="00A858E5"/>
    <w:rsid w:val="00A86573"/>
    <w:rsid w:val="00A86AA4"/>
    <w:rsid w:val="00A873FF"/>
    <w:rsid w:val="00A87F48"/>
    <w:rsid w:val="00A91079"/>
    <w:rsid w:val="00A95B0D"/>
    <w:rsid w:val="00A96735"/>
    <w:rsid w:val="00AA2473"/>
    <w:rsid w:val="00AA4BB7"/>
    <w:rsid w:val="00AA5DB1"/>
    <w:rsid w:val="00AA67FA"/>
    <w:rsid w:val="00AB3313"/>
    <w:rsid w:val="00AB5820"/>
    <w:rsid w:val="00AB58DF"/>
    <w:rsid w:val="00AB6A27"/>
    <w:rsid w:val="00AC193E"/>
    <w:rsid w:val="00AC3BB8"/>
    <w:rsid w:val="00AC53F5"/>
    <w:rsid w:val="00AC6137"/>
    <w:rsid w:val="00AC6D2D"/>
    <w:rsid w:val="00AD649A"/>
    <w:rsid w:val="00AD6E46"/>
    <w:rsid w:val="00AD781D"/>
    <w:rsid w:val="00AE2B4C"/>
    <w:rsid w:val="00AE4B0B"/>
    <w:rsid w:val="00AE5A0C"/>
    <w:rsid w:val="00AE5FB2"/>
    <w:rsid w:val="00AE6204"/>
    <w:rsid w:val="00AF1A9B"/>
    <w:rsid w:val="00AF4C81"/>
    <w:rsid w:val="00AF4E2B"/>
    <w:rsid w:val="00AF6328"/>
    <w:rsid w:val="00B014FC"/>
    <w:rsid w:val="00B032CE"/>
    <w:rsid w:val="00B10E16"/>
    <w:rsid w:val="00B1299E"/>
    <w:rsid w:val="00B14F98"/>
    <w:rsid w:val="00B154F2"/>
    <w:rsid w:val="00B16582"/>
    <w:rsid w:val="00B200DB"/>
    <w:rsid w:val="00B20FC6"/>
    <w:rsid w:val="00B2132E"/>
    <w:rsid w:val="00B2222E"/>
    <w:rsid w:val="00B22CA6"/>
    <w:rsid w:val="00B23EE5"/>
    <w:rsid w:val="00B25B43"/>
    <w:rsid w:val="00B26DB9"/>
    <w:rsid w:val="00B33FB7"/>
    <w:rsid w:val="00B37096"/>
    <w:rsid w:val="00B41757"/>
    <w:rsid w:val="00B417D7"/>
    <w:rsid w:val="00B422EE"/>
    <w:rsid w:val="00B45426"/>
    <w:rsid w:val="00B45E7E"/>
    <w:rsid w:val="00B535AE"/>
    <w:rsid w:val="00B5406E"/>
    <w:rsid w:val="00B57749"/>
    <w:rsid w:val="00B705B1"/>
    <w:rsid w:val="00B727C4"/>
    <w:rsid w:val="00B80DDE"/>
    <w:rsid w:val="00B80E04"/>
    <w:rsid w:val="00B836DD"/>
    <w:rsid w:val="00B90CE9"/>
    <w:rsid w:val="00B9311C"/>
    <w:rsid w:val="00B9322F"/>
    <w:rsid w:val="00B96D47"/>
    <w:rsid w:val="00B979D2"/>
    <w:rsid w:val="00B97C7A"/>
    <w:rsid w:val="00BA0B48"/>
    <w:rsid w:val="00BA2C36"/>
    <w:rsid w:val="00BB15D3"/>
    <w:rsid w:val="00BB27CA"/>
    <w:rsid w:val="00BB3C6F"/>
    <w:rsid w:val="00BB5705"/>
    <w:rsid w:val="00BB5A8E"/>
    <w:rsid w:val="00BC0C38"/>
    <w:rsid w:val="00BC1C50"/>
    <w:rsid w:val="00BC24BB"/>
    <w:rsid w:val="00BC25FA"/>
    <w:rsid w:val="00BC3A73"/>
    <w:rsid w:val="00BC4E72"/>
    <w:rsid w:val="00BC5777"/>
    <w:rsid w:val="00BD4BAC"/>
    <w:rsid w:val="00BD4F0E"/>
    <w:rsid w:val="00BE14A9"/>
    <w:rsid w:val="00BE1D79"/>
    <w:rsid w:val="00BE47AF"/>
    <w:rsid w:val="00BE69BE"/>
    <w:rsid w:val="00BF0D40"/>
    <w:rsid w:val="00BF27E3"/>
    <w:rsid w:val="00BF2EC8"/>
    <w:rsid w:val="00BF51C7"/>
    <w:rsid w:val="00BF7EC0"/>
    <w:rsid w:val="00C00AE5"/>
    <w:rsid w:val="00C01BA3"/>
    <w:rsid w:val="00C03553"/>
    <w:rsid w:val="00C052BB"/>
    <w:rsid w:val="00C059C2"/>
    <w:rsid w:val="00C10AE6"/>
    <w:rsid w:val="00C1484A"/>
    <w:rsid w:val="00C167E6"/>
    <w:rsid w:val="00C20154"/>
    <w:rsid w:val="00C23799"/>
    <w:rsid w:val="00C24841"/>
    <w:rsid w:val="00C24B0B"/>
    <w:rsid w:val="00C31985"/>
    <w:rsid w:val="00C32FA3"/>
    <w:rsid w:val="00C33142"/>
    <w:rsid w:val="00C333F9"/>
    <w:rsid w:val="00C3659B"/>
    <w:rsid w:val="00C36740"/>
    <w:rsid w:val="00C36B8B"/>
    <w:rsid w:val="00C41CAC"/>
    <w:rsid w:val="00C425D9"/>
    <w:rsid w:val="00C42BD4"/>
    <w:rsid w:val="00C44602"/>
    <w:rsid w:val="00C626C2"/>
    <w:rsid w:val="00C62FA7"/>
    <w:rsid w:val="00C64DF2"/>
    <w:rsid w:val="00C6502D"/>
    <w:rsid w:val="00C70B4C"/>
    <w:rsid w:val="00C71ABA"/>
    <w:rsid w:val="00C7439A"/>
    <w:rsid w:val="00C778A2"/>
    <w:rsid w:val="00C83443"/>
    <w:rsid w:val="00C870B3"/>
    <w:rsid w:val="00C87DD8"/>
    <w:rsid w:val="00C87F00"/>
    <w:rsid w:val="00C91E7E"/>
    <w:rsid w:val="00C94812"/>
    <w:rsid w:val="00C95B34"/>
    <w:rsid w:val="00CA38FB"/>
    <w:rsid w:val="00CB1714"/>
    <w:rsid w:val="00CB1DBC"/>
    <w:rsid w:val="00CB1FD1"/>
    <w:rsid w:val="00CB45BA"/>
    <w:rsid w:val="00CB57E6"/>
    <w:rsid w:val="00CB613E"/>
    <w:rsid w:val="00CC18F2"/>
    <w:rsid w:val="00CC1E2C"/>
    <w:rsid w:val="00CC2BC4"/>
    <w:rsid w:val="00CC3533"/>
    <w:rsid w:val="00CC42FA"/>
    <w:rsid w:val="00CC5D50"/>
    <w:rsid w:val="00CC79A0"/>
    <w:rsid w:val="00CD03AD"/>
    <w:rsid w:val="00CD33D6"/>
    <w:rsid w:val="00CD3F4A"/>
    <w:rsid w:val="00CD4E5F"/>
    <w:rsid w:val="00CD69D4"/>
    <w:rsid w:val="00CD6D26"/>
    <w:rsid w:val="00CE29BA"/>
    <w:rsid w:val="00CE4085"/>
    <w:rsid w:val="00CF293D"/>
    <w:rsid w:val="00D02EA0"/>
    <w:rsid w:val="00D0369A"/>
    <w:rsid w:val="00D04148"/>
    <w:rsid w:val="00D06B3E"/>
    <w:rsid w:val="00D073C5"/>
    <w:rsid w:val="00D14F8F"/>
    <w:rsid w:val="00D15921"/>
    <w:rsid w:val="00D16B65"/>
    <w:rsid w:val="00D22073"/>
    <w:rsid w:val="00D23516"/>
    <w:rsid w:val="00D2374B"/>
    <w:rsid w:val="00D2427B"/>
    <w:rsid w:val="00D24FDF"/>
    <w:rsid w:val="00D25D72"/>
    <w:rsid w:val="00D261EA"/>
    <w:rsid w:val="00D26643"/>
    <w:rsid w:val="00D26DDC"/>
    <w:rsid w:val="00D27240"/>
    <w:rsid w:val="00D319E3"/>
    <w:rsid w:val="00D33C46"/>
    <w:rsid w:val="00D344AD"/>
    <w:rsid w:val="00D345AD"/>
    <w:rsid w:val="00D355C5"/>
    <w:rsid w:val="00D40068"/>
    <w:rsid w:val="00D409CF"/>
    <w:rsid w:val="00D43066"/>
    <w:rsid w:val="00D443CA"/>
    <w:rsid w:val="00D44F4B"/>
    <w:rsid w:val="00D46135"/>
    <w:rsid w:val="00D5282C"/>
    <w:rsid w:val="00D57104"/>
    <w:rsid w:val="00D577C9"/>
    <w:rsid w:val="00D600DD"/>
    <w:rsid w:val="00D606C8"/>
    <w:rsid w:val="00D636F8"/>
    <w:rsid w:val="00D63E99"/>
    <w:rsid w:val="00D64547"/>
    <w:rsid w:val="00D64943"/>
    <w:rsid w:val="00D65704"/>
    <w:rsid w:val="00D66834"/>
    <w:rsid w:val="00D744E0"/>
    <w:rsid w:val="00D816B2"/>
    <w:rsid w:val="00D82048"/>
    <w:rsid w:val="00D82136"/>
    <w:rsid w:val="00D84E02"/>
    <w:rsid w:val="00D84EA8"/>
    <w:rsid w:val="00D90ECD"/>
    <w:rsid w:val="00D932E0"/>
    <w:rsid w:val="00D93654"/>
    <w:rsid w:val="00D94F54"/>
    <w:rsid w:val="00D95A8F"/>
    <w:rsid w:val="00D9666B"/>
    <w:rsid w:val="00D97887"/>
    <w:rsid w:val="00D9794E"/>
    <w:rsid w:val="00DA03D6"/>
    <w:rsid w:val="00DA3995"/>
    <w:rsid w:val="00DA3A01"/>
    <w:rsid w:val="00DA6133"/>
    <w:rsid w:val="00DA755D"/>
    <w:rsid w:val="00DC08DC"/>
    <w:rsid w:val="00DC3A8A"/>
    <w:rsid w:val="00DC659F"/>
    <w:rsid w:val="00DC73F5"/>
    <w:rsid w:val="00DD0182"/>
    <w:rsid w:val="00DD2793"/>
    <w:rsid w:val="00DD2DD4"/>
    <w:rsid w:val="00DD72F5"/>
    <w:rsid w:val="00DE1380"/>
    <w:rsid w:val="00DE4443"/>
    <w:rsid w:val="00DE581A"/>
    <w:rsid w:val="00DF37C5"/>
    <w:rsid w:val="00DF445D"/>
    <w:rsid w:val="00DF49B3"/>
    <w:rsid w:val="00DF702D"/>
    <w:rsid w:val="00DF7F13"/>
    <w:rsid w:val="00E02187"/>
    <w:rsid w:val="00E03251"/>
    <w:rsid w:val="00E0384E"/>
    <w:rsid w:val="00E046CE"/>
    <w:rsid w:val="00E07289"/>
    <w:rsid w:val="00E1183C"/>
    <w:rsid w:val="00E11ED2"/>
    <w:rsid w:val="00E15B92"/>
    <w:rsid w:val="00E17EAD"/>
    <w:rsid w:val="00E209F4"/>
    <w:rsid w:val="00E20E59"/>
    <w:rsid w:val="00E2164C"/>
    <w:rsid w:val="00E220D3"/>
    <w:rsid w:val="00E23DFE"/>
    <w:rsid w:val="00E252E7"/>
    <w:rsid w:val="00E26FA5"/>
    <w:rsid w:val="00E2799B"/>
    <w:rsid w:val="00E30C80"/>
    <w:rsid w:val="00E315C6"/>
    <w:rsid w:val="00E368A9"/>
    <w:rsid w:val="00E3729E"/>
    <w:rsid w:val="00E37EEF"/>
    <w:rsid w:val="00E404AD"/>
    <w:rsid w:val="00E405C8"/>
    <w:rsid w:val="00E43C99"/>
    <w:rsid w:val="00E45971"/>
    <w:rsid w:val="00E504AB"/>
    <w:rsid w:val="00E53C8F"/>
    <w:rsid w:val="00E55199"/>
    <w:rsid w:val="00E6007B"/>
    <w:rsid w:val="00E625B6"/>
    <w:rsid w:val="00E62D8D"/>
    <w:rsid w:val="00E65B96"/>
    <w:rsid w:val="00E72521"/>
    <w:rsid w:val="00E73597"/>
    <w:rsid w:val="00E74484"/>
    <w:rsid w:val="00E7508F"/>
    <w:rsid w:val="00E75098"/>
    <w:rsid w:val="00E772F2"/>
    <w:rsid w:val="00E83F21"/>
    <w:rsid w:val="00E87140"/>
    <w:rsid w:val="00E91B36"/>
    <w:rsid w:val="00E9208E"/>
    <w:rsid w:val="00E94CEB"/>
    <w:rsid w:val="00E95A6C"/>
    <w:rsid w:val="00EA5117"/>
    <w:rsid w:val="00EA5FEF"/>
    <w:rsid w:val="00EB03DE"/>
    <w:rsid w:val="00EB0BE9"/>
    <w:rsid w:val="00EB1D4C"/>
    <w:rsid w:val="00EC3822"/>
    <w:rsid w:val="00EC5FB5"/>
    <w:rsid w:val="00EC649C"/>
    <w:rsid w:val="00EC654C"/>
    <w:rsid w:val="00EC7400"/>
    <w:rsid w:val="00EC7587"/>
    <w:rsid w:val="00ED2360"/>
    <w:rsid w:val="00ED2843"/>
    <w:rsid w:val="00ED5E5C"/>
    <w:rsid w:val="00EE0399"/>
    <w:rsid w:val="00EE35A1"/>
    <w:rsid w:val="00EE5DF4"/>
    <w:rsid w:val="00EE7C7B"/>
    <w:rsid w:val="00EF06A5"/>
    <w:rsid w:val="00EF351E"/>
    <w:rsid w:val="00F02A06"/>
    <w:rsid w:val="00F0607A"/>
    <w:rsid w:val="00F06253"/>
    <w:rsid w:val="00F11307"/>
    <w:rsid w:val="00F11EF0"/>
    <w:rsid w:val="00F12936"/>
    <w:rsid w:val="00F13E18"/>
    <w:rsid w:val="00F144EC"/>
    <w:rsid w:val="00F15FF1"/>
    <w:rsid w:val="00F20E82"/>
    <w:rsid w:val="00F25825"/>
    <w:rsid w:val="00F2639A"/>
    <w:rsid w:val="00F27F45"/>
    <w:rsid w:val="00F3269D"/>
    <w:rsid w:val="00F32CD8"/>
    <w:rsid w:val="00F333D6"/>
    <w:rsid w:val="00F34470"/>
    <w:rsid w:val="00F41780"/>
    <w:rsid w:val="00F425D0"/>
    <w:rsid w:val="00F51CCA"/>
    <w:rsid w:val="00F52166"/>
    <w:rsid w:val="00F53380"/>
    <w:rsid w:val="00F539A7"/>
    <w:rsid w:val="00F5477A"/>
    <w:rsid w:val="00F56157"/>
    <w:rsid w:val="00F564DA"/>
    <w:rsid w:val="00F60307"/>
    <w:rsid w:val="00F60C7D"/>
    <w:rsid w:val="00F61C54"/>
    <w:rsid w:val="00F62A4D"/>
    <w:rsid w:val="00F70BCA"/>
    <w:rsid w:val="00F71108"/>
    <w:rsid w:val="00F717E4"/>
    <w:rsid w:val="00F721C7"/>
    <w:rsid w:val="00F73FCF"/>
    <w:rsid w:val="00F74AAC"/>
    <w:rsid w:val="00F802F1"/>
    <w:rsid w:val="00F852EB"/>
    <w:rsid w:val="00F85D63"/>
    <w:rsid w:val="00F85FA6"/>
    <w:rsid w:val="00F9129E"/>
    <w:rsid w:val="00F91E44"/>
    <w:rsid w:val="00F92309"/>
    <w:rsid w:val="00F93E08"/>
    <w:rsid w:val="00F948FA"/>
    <w:rsid w:val="00F94DAC"/>
    <w:rsid w:val="00F94F22"/>
    <w:rsid w:val="00F95515"/>
    <w:rsid w:val="00F95549"/>
    <w:rsid w:val="00F9606B"/>
    <w:rsid w:val="00F966CE"/>
    <w:rsid w:val="00FA01D5"/>
    <w:rsid w:val="00FA0968"/>
    <w:rsid w:val="00FA121E"/>
    <w:rsid w:val="00FA21DE"/>
    <w:rsid w:val="00FA2F39"/>
    <w:rsid w:val="00FA435F"/>
    <w:rsid w:val="00FA6FDB"/>
    <w:rsid w:val="00FA7B50"/>
    <w:rsid w:val="00FB14EF"/>
    <w:rsid w:val="00FB218A"/>
    <w:rsid w:val="00FB3244"/>
    <w:rsid w:val="00FB33F8"/>
    <w:rsid w:val="00FB3B42"/>
    <w:rsid w:val="00FB4ABC"/>
    <w:rsid w:val="00FB75A7"/>
    <w:rsid w:val="00FC5683"/>
    <w:rsid w:val="00FC676D"/>
    <w:rsid w:val="00FD10BC"/>
    <w:rsid w:val="00FD60F8"/>
    <w:rsid w:val="00FD6835"/>
    <w:rsid w:val="00FE299D"/>
    <w:rsid w:val="00FE43AE"/>
    <w:rsid w:val="00FF4578"/>
    <w:rsid w:val="00FF572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AC060B"/>
  <w15:docId w15:val="{4592FA1C-2522-4D90-B39E-2ECE714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7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44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E1BE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C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44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4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5147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E1BE3"/>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6B588C"/>
    <w:pPr>
      <w:ind w:left="720"/>
      <w:contextualSpacing/>
    </w:pPr>
  </w:style>
  <w:style w:type="paragraph" w:styleId="Header">
    <w:name w:val="header"/>
    <w:basedOn w:val="Normal"/>
    <w:link w:val="HeaderChar"/>
    <w:uiPriority w:val="99"/>
    <w:unhideWhenUsed/>
    <w:rsid w:val="00A37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18C"/>
  </w:style>
  <w:style w:type="paragraph" w:styleId="Footer">
    <w:name w:val="footer"/>
    <w:basedOn w:val="Normal"/>
    <w:link w:val="FooterChar"/>
    <w:uiPriority w:val="99"/>
    <w:unhideWhenUsed/>
    <w:rsid w:val="00A37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18C"/>
  </w:style>
  <w:style w:type="paragraph" w:styleId="Title">
    <w:name w:val="Title"/>
    <w:basedOn w:val="Normal"/>
    <w:next w:val="Normal"/>
    <w:link w:val="TitleChar"/>
    <w:uiPriority w:val="10"/>
    <w:qFormat/>
    <w:rsid w:val="00484E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EB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84EBF"/>
    <w:pPr>
      <w:outlineLvl w:val="9"/>
    </w:pPr>
    <w:rPr>
      <w:lang w:val="en-US"/>
    </w:rPr>
  </w:style>
  <w:style w:type="paragraph" w:styleId="TOC3">
    <w:name w:val="toc 3"/>
    <w:basedOn w:val="Normal"/>
    <w:next w:val="Normal"/>
    <w:autoRedefine/>
    <w:uiPriority w:val="39"/>
    <w:unhideWhenUsed/>
    <w:rsid w:val="00484EBF"/>
    <w:pPr>
      <w:spacing w:after="100"/>
      <w:ind w:left="440"/>
    </w:pPr>
  </w:style>
  <w:style w:type="paragraph" w:styleId="TOC1">
    <w:name w:val="toc 1"/>
    <w:basedOn w:val="Normal"/>
    <w:next w:val="Normal"/>
    <w:autoRedefine/>
    <w:uiPriority w:val="39"/>
    <w:unhideWhenUsed/>
    <w:rsid w:val="00484EBF"/>
    <w:pPr>
      <w:spacing w:after="100"/>
    </w:pPr>
  </w:style>
  <w:style w:type="character" w:styleId="Hyperlink">
    <w:name w:val="Hyperlink"/>
    <w:basedOn w:val="DefaultParagraphFont"/>
    <w:uiPriority w:val="99"/>
    <w:unhideWhenUsed/>
    <w:rsid w:val="00484EBF"/>
    <w:rPr>
      <w:color w:val="0563C1" w:themeColor="hyperlink"/>
      <w:u w:val="single"/>
    </w:rPr>
  </w:style>
  <w:style w:type="paragraph" w:styleId="Caption">
    <w:name w:val="caption"/>
    <w:basedOn w:val="Normal"/>
    <w:next w:val="Normal"/>
    <w:uiPriority w:val="35"/>
    <w:unhideWhenUsed/>
    <w:qFormat/>
    <w:rsid w:val="00CC5D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5D50"/>
    <w:pPr>
      <w:spacing w:after="0"/>
    </w:pPr>
  </w:style>
  <w:style w:type="paragraph" w:customStyle="1" w:styleId="EndNoteBibliographyTitle">
    <w:name w:val="EndNote Bibliography Title"/>
    <w:basedOn w:val="Normal"/>
    <w:link w:val="EndNoteBibliographyTitleChar"/>
    <w:rsid w:val="00FC5683"/>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C5683"/>
    <w:rPr>
      <w:rFonts w:ascii="Calibri" w:hAnsi="Calibri"/>
      <w:noProof/>
      <w:lang w:val="en-US"/>
    </w:rPr>
  </w:style>
  <w:style w:type="paragraph" w:customStyle="1" w:styleId="EndNoteBibliography">
    <w:name w:val="EndNote Bibliography"/>
    <w:basedOn w:val="Normal"/>
    <w:link w:val="EndNoteBibliographyChar"/>
    <w:rsid w:val="00FC5683"/>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C5683"/>
    <w:rPr>
      <w:rFonts w:ascii="Calibri" w:hAnsi="Calibri"/>
      <w:noProof/>
      <w:lang w:val="en-US"/>
    </w:rPr>
  </w:style>
  <w:style w:type="character" w:customStyle="1" w:styleId="BalloonTextChar">
    <w:name w:val="Balloon Text Char"/>
    <w:basedOn w:val="DefaultParagraphFont"/>
    <w:link w:val="BalloonText"/>
    <w:uiPriority w:val="99"/>
    <w:semiHidden/>
    <w:rsid w:val="00FC5683"/>
    <w:rPr>
      <w:rFonts w:ascii="Tahoma" w:hAnsi="Tahoma" w:cs="Tahoma"/>
      <w:sz w:val="16"/>
      <w:szCs w:val="16"/>
    </w:rPr>
  </w:style>
  <w:style w:type="paragraph" w:styleId="BalloonText">
    <w:name w:val="Balloon Text"/>
    <w:basedOn w:val="Normal"/>
    <w:link w:val="BalloonTextChar"/>
    <w:uiPriority w:val="99"/>
    <w:semiHidden/>
    <w:unhideWhenUsed/>
    <w:rsid w:val="00FC5683"/>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semiHidden/>
    <w:unhideWhenUsed/>
    <w:rsid w:val="00D31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D319E3"/>
    <w:rPr>
      <w:rFonts w:ascii="Courier New" w:eastAsia="Times New Roman" w:hAnsi="Courier New" w:cs="Courier New"/>
      <w:sz w:val="20"/>
      <w:szCs w:val="20"/>
      <w:lang w:eastAsia="en-AU"/>
    </w:rPr>
  </w:style>
  <w:style w:type="paragraph" w:styleId="NormalWeb">
    <w:name w:val="Normal (Web)"/>
    <w:basedOn w:val="Normal"/>
    <w:uiPriority w:val="99"/>
    <w:unhideWhenUsed/>
    <w:rsid w:val="00805E1D"/>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TOC2">
    <w:name w:val="toc 2"/>
    <w:basedOn w:val="Normal"/>
    <w:next w:val="Normal"/>
    <w:autoRedefine/>
    <w:uiPriority w:val="39"/>
    <w:unhideWhenUsed/>
    <w:rsid w:val="0028515F"/>
    <w:pPr>
      <w:spacing w:after="100"/>
      <w:ind w:left="220"/>
    </w:pPr>
  </w:style>
  <w:style w:type="paragraph" w:customStyle="1" w:styleId="xl63">
    <w:name w:val="xl63"/>
    <w:basedOn w:val="Normal"/>
    <w:rsid w:val="003A41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AU"/>
    </w:rPr>
  </w:style>
  <w:style w:type="paragraph" w:customStyle="1" w:styleId="xl64">
    <w:name w:val="xl64"/>
    <w:basedOn w:val="Normal"/>
    <w:rsid w:val="003A41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AU"/>
    </w:rPr>
  </w:style>
  <w:style w:type="paragraph" w:customStyle="1" w:styleId="xl65">
    <w:name w:val="xl65"/>
    <w:basedOn w:val="Normal"/>
    <w:rsid w:val="003A41DD"/>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AU"/>
    </w:rPr>
  </w:style>
  <w:style w:type="paragraph" w:customStyle="1" w:styleId="xl66">
    <w:name w:val="xl66"/>
    <w:basedOn w:val="Normal"/>
    <w:rsid w:val="003A41DD"/>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AU"/>
    </w:rPr>
  </w:style>
  <w:style w:type="paragraph" w:customStyle="1" w:styleId="xl67">
    <w:name w:val="xl67"/>
    <w:basedOn w:val="Normal"/>
    <w:rsid w:val="003A41DD"/>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AU"/>
    </w:rPr>
  </w:style>
  <w:style w:type="paragraph" w:customStyle="1" w:styleId="xl68">
    <w:name w:val="xl68"/>
    <w:basedOn w:val="Normal"/>
    <w:rsid w:val="003A41DD"/>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9F11B6"/>
    <w:rPr>
      <w:sz w:val="18"/>
      <w:szCs w:val="18"/>
    </w:rPr>
  </w:style>
  <w:style w:type="paragraph" w:styleId="CommentText">
    <w:name w:val="annotation text"/>
    <w:basedOn w:val="Normal"/>
    <w:link w:val="CommentTextChar"/>
    <w:uiPriority w:val="99"/>
    <w:semiHidden/>
    <w:unhideWhenUsed/>
    <w:rsid w:val="009F11B6"/>
    <w:pPr>
      <w:spacing w:line="240" w:lineRule="auto"/>
    </w:pPr>
    <w:rPr>
      <w:sz w:val="24"/>
      <w:szCs w:val="24"/>
    </w:rPr>
  </w:style>
  <w:style w:type="character" w:customStyle="1" w:styleId="CommentTextChar">
    <w:name w:val="Comment Text Char"/>
    <w:basedOn w:val="DefaultParagraphFont"/>
    <w:link w:val="CommentText"/>
    <w:uiPriority w:val="99"/>
    <w:semiHidden/>
    <w:rsid w:val="009F11B6"/>
    <w:rPr>
      <w:sz w:val="24"/>
      <w:szCs w:val="24"/>
    </w:rPr>
  </w:style>
  <w:style w:type="paragraph" w:styleId="CommentSubject">
    <w:name w:val="annotation subject"/>
    <w:basedOn w:val="CommentText"/>
    <w:next w:val="CommentText"/>
    <w:link w:val="CommentSubjectChar"/>
    <w:uiPriority w:val="99"/>
    <w:semiHidden/>
    <w:unhideWhenUsed/>
    <w:rsid w:val="009F11B6"/>
    <w:rPr>
      <w:b/>
      <w:bCs/>
      <w:sz w:val="20"/>
      <w:szCs w:val="20"/>
    </w:rPr>
  </w:style>
  <w:style w:type="character" w:customStyle="1" w:styleId="CommentSubjectChar">
    <w:name w:val="Comment Subject Char"/>
    <w:basedOn w:val="CommentTextChar"/>
    <w:link w:val="CommentSubject"/>
    <w:uiPriority w:val="99"/>
    <w:semiHidden/>
    <w:rsid w:val="009F11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43320">
      <w:bodyDiv w:val="1"/>
      <w:marLeft w:val="0"/>
      <w:marRight w:val="0"/>
      <w:marTop w:val="0"/>
      <w:marBottom w:val="0"/>
      <w:divBdr>
        <w:top w:val="none" w:sz="0" w:space="0" w:color="auto"/>
        <w:left w:val="none" w:sz="0" w:space="0" w:color="auto"/>
        <w:bottom w:val="none" w:sz="0" w:space="0" w:color="auto"/>
        <w:right w:val="none" w:sz="0" w:space="0" w:color="auto"/>
      </w:divBdr>
    </w:div>
    <w:div w:id="221647275">
      <w:bodyDiv w:val="1"/>
      <w:marLeft w:val="0"/>
      <w:marRight w:val="0"/>
      <w:marTop w:val="0"/>
      <w:marBottom w:val="0"/>
      <w:divBdr>
        <w:top w:val="none" w:sz="0" w:space="0" w:color="auto"/>
        <w:left w:val="none" w:sz="0" w:space="0" w:color="auto"/>
        <w:bottom w:val="none" w:sz="0" w:space="0" w:color="auto"/>
        <w:right w:val="none" w:sz="0" w:space="0" w:color="auto"/>
      </w:divBdr>
    </w:div>
    <w:div w:id="223571228">
      <w:bodyDiv w:val="1"/>
      <w:marLeft w:val="0"/>
      <w:marRight w:val="0"/>
      <w:marTop w:val="0"/>
      <w:marBottom w:val="0"/>
      <w:divBdr>
        <w:top w:val="none" w:sz="0" w:space="0" w:color="auto"/>
        <w:left w:val="none" w:sz="0" w:space="0" w:color="auto"/>
        <w:bottom w:val="none" w:sz="0" w:space="0" w:color="auto"/>
        <w:right w:val="none" w:sz="0" w:space="0" w:color="auto"/>
      </w:divBdr>
    </w:div>
    <w:div w:id="334109228">
      <w:bodyDiv w:val="1"/>
      <w:marLeft w:val="0"/>
      <w:marRight w:val="0"/>
      <w:marTop w:val="0"/>
      <w:marBottom w:val="0"/>
      <w:divBdr>
        <w:top w:val="none" w:sz="0" w:space="0" w:color="auto"/>
        <w:left w:val="none" w:sz="0" w:space="0" w:color="auto"/>
        <w:bottom w:val="none" w:sz="0" w:space="0" w:color="auto"/>
        <w:right w:val="none" w:sz="0" w:space="0" w:color="auto"/>
      </w:divBdr>
    </w:div>
    <w:div w:id="407925313">
      <w:bodyDiv w:val="1"/>
      <w:marLeft w:val="0"/>
      <w:marRight w:val="0"/>
      <w:marTop w:val="0"/>
      <w:marBottom w:val="0"/>
      <w:divBdr>
        <w:top w:val="none" w:sz="0" w:space="0" w:color="auto"/>
        <w:left w:val="none" w:sz="0" w:space="0" w:color="auto"/>
        <w:bottom w:val="none" w:sz="0" w:space="0" w:color="auto"/>
        <w:right w:val="none" w:sz="0" w:space="0" w:color="auto"/>
      </w:divBdr>
    </w:div>
    <w:div w:id="443579011">
      <w:bodyDiv w:val="1"/>
      <w:marLeft w:val="0"/>
      <w:marRight w:val="0"/>
      <w:marTop w:val="0"/>
      <w:marBottom w:val="0"/>
      <w:divBdr>
        <w:top w:val="none" w:sz="0" w:space="0" w:color="auto"/>
        <w:left w:val="none" w:sz="0" w:space="0" w:color="auto"/>
        <w:bottom w:val="none" w:sz="0" w:space="0" w:color="auto"/>
        <w:right w:val="none" w:sz="0" w:space="0" w:color="auto"/>
      </w:divBdr>
    </w:div>
    <w:div w:id="488903522">
      <w:bodyDiv w:val="1"/>
      <w:marLeft w:val="0"/>
      <w:marRight w:val="0"/>
      <w:marTop w:val="0"/>
      <w:marBottom w:val="0"/>
      <w:divBdr>
        <w:top w:val="none" w:sz="0" w:space="0" w:color="auto"/>
        <w:left w:val="none" w:sz="0" w:space="0" w:color="auto"/>
        <w:bottom w:val="none" w:sz="0" w:space="0" w:color="auto"/>
        <w:right w:val="none" w:sz="0" w:space="0" w:color="auto"/>
      </w:divBdr>
      <w:divsChild>
        <w:div w:id="687415949">
          <w:marLeft w:val="1080"/>
          <w:marRight w:val="0"/>
          <w:marTop w:val="0"/>
          <w:marBottom w:val="0"/>
          <w:divBdr>
            <w:top w:val="none" w:sz="0" w:space="0" w:color="auto"/>
            <w:left w:val="none" w:sz="0" w:space="0" w:color="auto"/>
            <w:bottom w:val="none" w:sz="0" w:space="0" w:color="auto"/>
            <w:right w:val="none" w:sz="0" w:space="0" w:color="auto"/>
          </w:divBdr>
        </w:div>
      </w:divsChild>
    </w:div>
    <w:div w:id="628166464">
      <w:bodyDiv w:val="1"/>
      <w:marLeft w:val="0"/>
      <w:marRight w:val="0"/>
      <w:marTop w:val="0"/>
      <w:marBottom w:val="0"/>
      <w:divBdr>
        <w:top w:val="none" w:sz="0" w:space="0" w:color="auto"/>
        <w:left w:val="none" w:sz="0" w:space="0" w:color="auto"/>
        <w:bottom w:val="none" w:sz="0" w:space="0" w:color="auto"/>
        <w:right w:val="none" w:sz="0" w:space="0" w:color="auto"/>
      </w:divBdr>
    </w:div>
    <w:div w:id="662701158">
      <w:bodyDiv w:val="1"/>
      <w:marLeft w:val="0"/>
      <w:marRight w:val="0"/>
      <w:marTop w:val="0"/>
      <w:marBottom w:val="0"/>
      <w:divBdr>
        <w:top w:val="none" w:sz="0" w:space="0" w:color="auto"/>
        <w:left w:val="none" w:sz="0" w:space="0" w:color="auto"/>
        <w:bottom w:val="none" w:sz="0" w:space="0" w:color="auto"/>
        <w:right w:val="none" w:sz="0" w:space="0" w:color="auto"/>
      </w:divBdr>
    </w:div>
    <w:div w:id="681203371">
      <w:bodyDiv w:val="1"/>
      <w:marLeft w:val="0"/>
      <w:marRight w:val="0"/>
      <w:marTop w:val="0"/>
      <w:marBottom w:val="0"/>
      <w:divBdr>
        <w:top w:val="none" w:sz="0" w:space="0" w:color="auto"/>
        <w:left w:val="none" w:sz="0" w:space="0" w:color="auto"/>
        <w:bottom w:val="none" w:sz="0" w:space="0" w:color="auto"/>
        <w:right w:val="none" w:sz="0" w:space="0" w:color="auto"/>
      </w:divBdr>
    </w:div>
    <w:div w:id="681931878">
      <w:bodyDiv w:val="1"/>
      <w:marLeft w:val="0"/>
      <w:marRight w:val="0"/>
      <w:marTop w:val="0"/>
      <w:marBottom w:val="0"/>
      <w:divBdr>
        <w:top w:val="none" w:sz="0" w:space="0" w:color="auto"/>
        <w:left w:val="none" w:sz="0" w:space="0" w:color="auto"/>
        <w:bottom w:val="none" w:sz="0" w:space="0" w:color="auto"/>
        <w:right w:val="none" w:sz="0" w:space="0" w:color="auto"/>
      </w:divBdr>
    </w:div>
    <w:div w:id="694037712">
      <w:bodyDiv w:val="1"/>
      <w:marLeft w:val="0"/>
      <w:marRight w:val="0"/>
      <w:marTop w:val="0"/>
      <w:marBottom w:val="0"/>
      <w:divBdr>
        <w:top w:val="none" w:sz="0" w:space="0" w:color="auto"/>
        <w:left w:val="none" w:sz="0" w:space="0" w:color="auto"/>
        <w:bottom w:val="none" w:sz="0" w:space="0" w:color="auto"/>
        <w:right w:val="none" w:sz="0" w:space="0" w:color="auto"/>
      </w:divBdr>
    </w:div>
    <w:div w:id="701630087">
      <w:bodyDiv w:val="1"/>
      <w:marLeft w:val="0"/>
      <w:marRight w:val="0"/>
      <w:marTop w:val="0"/>
      <w:marBottom w:val="0"/>
      <w:divBdr>
        <w:top w:val="none" w:sz="0" w:space="0" w:color="auto"/>
        <w:left w:val="none" w:sz="0" w:space="0" w:color="auto"/>
        <w:bottom w:val="none" w:sz="0" w:space="0" w:color="auto"/>
        <w:right w:val="none" w:sz="0" w:space="0" w:color="auto"/>
      </w:divBdr>
    </w:div>
    <w:div w:id="705449975">
      <w:bodyDiv w:val="1"/>
      <w:marLeft w:val="0"/>
      <w:marRight w:val="0"/>
      <w:marTop w:val="0"/>
      <w:marBottom w:val="0"/>
      <w:divBdr>
        <w:top w:val="none" w:sz="0" w:space="0" w:color="auto"/>
        <w:left w:val="none" w:sz="0" w:space="0" w:color="auto"/>
        <w:bottom w:val="none" w:sz="0" w:space="0" w:color="auto"/>
        <w:right w:val="none" w:sz="0" w:space="0" w:color="auto"/>
      </w:divBdr>
    </w:div>
    <w:div w:id="708844719">
      <w:bodyDiv w:val="1"/>
      <w:marLeft w:val="0"/>
      <w:marRight w:val="0"/>
      <w:marTop w:val="0"/>
      <w:marBottom w:val="0"/>
      <w:divBdr>
        <w:top w:val="none" w:sz="0" w:space="0" w:color="auto"/>
        <w:left w:val="none" w:sz="0" w:space="0" w:color="auto"/>
        <w:bottom w:val="none" w:sz="0" w:space="0" w:color="auto"/>
        <w:right w:val="none" w:sz="0" w:space="0" w:color="auto"/>
      </w:divBdr>
    </w:div>
    <w:div w:id="730496070">
      <w:bodyDiv w:val="1"/>
      <w:marLeft w:val="0"/>
      <w:marRight w:val="0"/>
      <w:marTop w:val="0"/>
      <w:marBottom w:val="0"/>
      <w:divBdr>
        <w:top w:val="none" w:sz="0" w:space="0" w:color="auto"/>
        <w:left w:val="none" w:sz="0" w:space="0" w:color="auto"/>
        <w:bottom w:val="none" w:sz="0" w:space="0" w:color="auto"/>
        <w:right w:val="none" w:sz="0" w:space="0" w:color="auto"/>
      </w:divBdr>
    </w:div>
    <w:div w:id="762067777">
      <w:bodyDiv w:val="1"/>
      <w:marLeft w:val="0"/>
      <w:marRight w:val="0"/>
      <w:marTop w:val="0"/>
      <w:marBottom w:val="0"/>
      <w:divBdr>
        <w:top w:val="none" w:sz="0" w:space="0" w:color="auto"/>
        <w:left w:val="none" w:sz="0" w:space="0" w:color="auto"/>
        <w:bottom w:val="none" w:sz="0" w:space="0" w:color="auto"/>
        <w:right w:val="none" w:sz="0" w:space="0" w:color="auto"/>
      </w:divBdr>
    </w:div>
    <w:div w:id="892812201">
      <w:bodyDiv w:val="1"/>
      <w:marLeft w:val="0"/>
      <w:marRight w:val="0"/>
      <w:marTop w:val="0"/>
      <w:marBottom w:val="0"/>
      <w:divBdr>
        <w:top w:val="none" w:sz="0" w:space="0" w:color="auto"/>
        <w:left w:val="none" w:sz="0" w:space="0" w:color="auto"/>
        <w:bottom w:val="none" w:sz="0" w:space="0" w:color="auto"/>
        <w:right w:val="none" w:sz="0" w:space="0" w:color="auto"/>
      </w:divBdr>
    </w:div>
    <w:div w:id="909852987">
      <w:bodyDiv w:val="1"/>
      <w:marLeft w:val="0"/>
      <w:marRight w:val="0"/>
      <w:marTop w:val="0"/>
      <w:marBottom w:val="0"/>
      <w:divBdr>
        <w:top w:val="none" w:sz="0" w:space="0" w:color="auto"/>
        <w:left w:val="none" w:sz="0" w:space="0" w:color="auto"/>
        <w:bottom w:val="none" w:sz="0" w:space="0" w:color="auto"/>
        <w:right w:val="none" w:sz="0" w:space="0" w:color="auto"/>
      </w:divBdr>
    </w:div>
    <w:div w:id="967130710">
      <w:bodyDiv w:val="1"/>
      <w:marLeft w:val="0"/>
      <w:marRight w:val="0"/>
      <w:marTop w:val="0"/>
      <w:marBottom w:val="0"/>
      <w:divBdr>
        <w:top w:val="none" w:sz="0" w:space="0" w:color="auto"/>
        <w:left w:val="none" w:sz="0" w:space="0" w:color="auto"/>
        <w:bottom w:val="none" w:sz="0" w:space="0" w:color="auto"/>
        <w:right w:val="none" w:sz="0" w:space="0" w:color="auto"/>
      </w:divBdr>
    </w:div>
    <w:div w:id="1033044969">
      <w:bodyDiv w:val="1"/>
      <w:marLeft w:val="0"/>
      <w:marRight w:val="0"/>
      <w:marTop w:val="0"/>
      <w:marBottom w:val="0"/>
      <w:divBdr>
        <w:top w:val="none" w:sz="0" w:space="0" w:color="auto"/>
        <w:left w:val="none" w:sz="0" w:space="0" w:color="auto"/>
        <w:bottom w:val="none" w:sz="0" w:space="0" w:color="auto"/>
        <w:right w:val="none" w:sz="0" w:space="0" w:color="auto"/>
      </w:divBdr>
    </w:div>
    <w:div w:id="1057700954">
      <w:bodyDiv w:val="1"/>
      <w:marLeft w:val="0"/>
      <w:marRight w:val="0"/>
      <w:marTop w:val="0"/>
      <w:marBottom w:val="0"/>
      <w:divBdr>
        <w:top w:val="none" w:sz="0" w:space="0" w:color="auto"/>
        <w:left w:val="none" w:sz="0" w:space="0" w:color="auto"/>
        <w:bottom w:val="none" w:sz="0" w:space="0" w:color="auto"/>
        <w:right w:val="none" w:sz="0" w:space="0" w:color="auto"/>
      </w:divBdr>
    </w:div>
    <w:div w:id="1071777279">
      <w:bodyDiv w:val="1"/>
      <w:marLeft w:val="0"/>
      <w:marRight w:val="0"/>
      <w:marTop w:val="0"/>
      <w:marBottom w:val="0"/>
      <w:divBdr>
        <w:top w:val="none" w:sz="0" w:space="0" w:color="auto"/>
        <w:left w:val="none" w:sz="0" w:space="0" w:color="auto"/>
        <w:bottom w:val="none" w:sz="0" w:space="0" w:color="auto"/>
        <w:right w:val="none" w:sz="0" w:space="0" w:color="auto"/>
      </w:divBdr>
    </w:div>
    <w:div w:id="1193881401">
      <w:bodyDiv w:val="1"/>
      <w:marLeft w:val="0"/>
      <w:marRight w:val="0"/>
      <w:marTop w:val="0"/>
      <w:marBottom w:val="0"/>
      <w:divBdr>
        <w:top w:val="none" w:sz="0" w:space="0" w:color="auto"/>
        <w:left w:val="none" w:sz="0" w:space="0" w:color="auto"/>
        <w:bottom w:val="none" w:sz="0" w:space="0" w:color="auto"/>
        <w:right w:val="none" w:sz="0" w:space="0" w:color="auto"/>
      </w:divBdr>
      <w:divsChild>
        <w:div w:id="737940962">
          <w:marLeft w:val="1080"/>
          <w:marRight w:val="0"/>
          <w:marTop w:val="0"/>
          <w:marBottom w:val="0"/>
          <w:divBdr>
            <w:top w:val="none" w:sz="0" w:space="0" w:color="auto"/>
            <w:left w:val="none" w:sz="0" w:space="0" w:color="auto"/>
            <w:bottom w:val="none" w:sz="0" w:space="0" w:color="auto"/>
            <w:right w:val="none" w:sz="0" w:space="0" w:color="auto"/>
          </w:divBdr>
        </w:div>
        <w:div w:id="922296544">
          <w:marLeft w:val="1080"/>
          <w:marRight w:val="0"/>
          <w:marTop w:val="0"/>
          <w:marBottom w:val="0"/>
          <w:divBdr>
            <w:top w:val="none" w:sz="0" w:space="0" w:color="auto"/>
            <w:left w:val="none" w:sz="0" w:space="0" w:color="auto"/>
            <w:bottom w:val="none" w:sz="0" w:space="0" w:color="auto"/>
            <w:right w:val="none" w:sz="0" w:space="0" w:color="auto"/>
          </w:divBdr>
        </w:div>
      </w:divsChild>
    </w:div>
    <w:div w:id="1256357855">
      <w:bodyDiv w:val="1"/>
      <w:marLeft w:val="0"/>
      <w:marRight w:val="0"/>
      <w:marTop w:val="0"/>
      <w:marBottom w:val="0"/>
      <w:divBdr>
        <w:top w:val="none" w:sz="0" w:space="0" w:color="auto"/>
        <w:left w:val="none" w:sz="0" w:space="0" w:color="auto"/>
        <w:bottom w:val="none" w:sz="0" w:space="0" w:color="auto"/>
        <w:right w:val="none" w:sz="0" w:space="0" w:color="auto"/>
      </w:divBdr>
    </w:div>
    <w:div w:id="1257249969">
      <w:bodyDiv w:val="1"/>
      <w:marLeft w:val="0"/>
      <w:marRight w:val="0"/>
      <w:marTop w:val="0"/>
      <w:marBottom w:val="0"/>
      <w:divBdr>
        <w:top w:val="none" w:sz="0" w:space="0" w:color="auto"/>
        <w:left w:val="none" w:sz="0" w:space="0" w:color="auto"/>
        <w:bottom w:val="none" w:sz="0" w:space="0" w:color="auto"/>
        <w:right w:val="none" w:sz="0" w:space="0" w:color="auto"/>
      </w:divBdr>
    </w:div>
    <w:div w:id="1365056960">
      <w:bodyDiv w:val="1"/>
      <w:marLeft w:val="0"/>
      <w:marRight w:val="0"/>
      <w:marTop w:val="0"/>
      <w:marBottom w:val="0"/>
      <w:divBdr>
        <w:top w:val="none" w:sz="0" w:space="0" w:color="auto"/>
        <w:left w:val="none" w:sz="0" w:space="0" w:color="auto"/>
        <w:bottom w:val="none" w:sz="0" w:space="0" w:color="auto"/>
        <w:right w:val="none" w:sz="0" w:space="0" w:color="auto"/>
      </w:divBdr>
    </w:div>
    <w:div w:id="1370837255">
      <w:bodyDiv w:val="1"/>
      <w:marLeft w:val="0"/>
      <w:marRight w:val="0"/>
      <w:marTop w:val="0"/>
      <w:marBottom w:val="0"/>
      <w:divBdr>
        <w:top w:val="none" w:sz="0" w:space="0" w:color="auto"/>
        <w:left w:val="none" w:sz="0" w:space="0" w:color="auto"/>
        <w:bottom w:val="none" w:sz="0" w:space="0" w:color="auto"/>
        <w:right w:val="none" w:sz="0" w:space="0" w:color="auto"/>
      </w:divBdr>
      <w:divsChild>
        <w:div w:id="1617174538">
          <w:marLeft w:val="0"/>
          <w:marRight w:val="0"/>
          <w:marTop w:val="0"/>
          <w:marBottom w:val="0"/>
          <w:divBdr>
            <w:top w:val="none" w:sz="0" w:space="0" w:color="auto"/>
            <w:left w:val="none" w:sz="0" w:space="0" w:color="auto"/>
            <w:bottom w:val="none" w:sz="0" w:space="0" w:color="auto"/>
            <w:right w:val="none" w:sz="0" w:space="0" w:color="auto"/>
          </w:divBdr>
          <w:divsChild>
            <w:div w:id="2079472747">
              <w:marLeft w:val="0"/>
              <w:marRight w:val="0"/>
              <w:marTop w:val="0"/>
              <w:marBottom w:val="0"/>
              <w:divBdr>
                <w:top w:val="none" w:sz="0" w:space="0" w:color="auto"/>
                <w:left w:val="none" w:sz="0" w:space="0" w:color="auto"/>
                <w:bottom w:val="none" w:sz="0" w:space="0" w:color="auto"/>
                <w:right w:val="none" w:sz="0" w:space="0" w:color="auto"/>
              </w:divBdr>
              <w:divsChild>
                <w:div w:id="1053895441">
                  <w:marLeft w:val="0"/>
                  <w:marRight w:val="0"/>
                  <w:marTop w:val="0"/>
                  <w:marBottom w:val="0"/>
                  <w:divBdr>
                    <w:top w:val="none" w:sz="0" w:space="0" w:color="auto"/>
                    <w:left w:val="none" w:sz="0" w:space="0" w:color="auto"/>
                    <w:bottom w:val="none" w:sz="0" w:space="0" w:color="auto"/>
                    <w:right w:val="none" w:sz="0" w:space="0" w:color="auto"/>
                  </w:divBdr>
                  <w:divsChild>
                    <w:div w:id="955406090">
                      <w:marLeft w:val="0"/>
                      <w:marRight w:val="0"/>
                      <w:marTop w:val="0"/>
                      <w:marBottom w:val="0"/>
                      <w:divBdr>
                        <w:top w:val="none" w:sz="0" w:space="0" w:color="auto"/>
                        <w:left w:val="none" w:sz="0" w:space="0" w:color="auto"/>
                        <w:bottom w:val="none" w:sz="0" w:space="0" w:color="auto"/>
                        <w:right w:val="none" w:sz="0" w:space="0" w:color="auto"/>
                      </w:divBdr>
                      <w:divsChild>
                        <w:div w:id="2027293419">
                          <w:marLeft w:val="0"/>
                          <w:marRight w:val="0"/>
                          <w:marTop w:val="0"/>
                          <w:marBottom w:val="0"/>
                          <w:divBdr>
                            <w:top w:val="none" w:sz="0" w:space="0" w:color="auto"/>
                            <w:left w:val="none" w:sz="0" w:space="0" w:color="auto"/>
                            <w:bottom w:val="none" w:sz="0" w:space="0" w:color="auto"/>
                            <w:right w:val="none" w:sz="0" w:space="0" w:color="auto"/>
                          </w:divBdr>
                          <w:divsChild>
                            <w:div w:id="647437585">
                              <w:marLeft w:val="0"/>
                              <w:marRight w:val="0"/>
                              <w:marTop w:val="0"/>
                              <w:marBottom w:val="0"/>
                              <w:divBdr>
                                <w:top w:val="none" w:sz="0" w:space="0" w:color="auto"/>
                                <w:left w:val="none" w:sz="0" w:space="0" w:color="auto"/>
                                <w:bottom w:val="none" w:sz="0" w:space="0" w:color="auto"/>
                                <w:right w:val="none" w:sz="0" w:space="0" w:color="auto"/>
                              </w:divBdr>
                              <w:divsChild>
                                <w:div w:id="1143887285">
                                  <w:marLeft w:val="0"/>
                                  <w:marRight w:val="0"/>
                                  <w:marTop w:val="0"/>
                                  <w:marBottom w:val="0"/>
                                  <w:divBdr>
                                    <w:top w:val="none" w:sz="0" w:space="0" w:color="auto"/>
                                    <w:left w:val="none" w:sz="0" w:space="0" w:color="auto"/>
                                    <w:bottom w:val="none" w:sz="0" w:space="0" w:color="auto"/>
                                    <w:right w:val="none" w:sz="0" w:space="0" w:color="auto"/>
                                  </w:divBdr>
                                  <w:divsChild>
                                    <w:div w:id="305595630">
                                      <w:marLeft w:val="0"/>
                                      <w:marRight w:val="0"/>
                                      <w:marTop w:val="0"/>
                                      <w:marBottom w:val="0"/>
                                      <w:divBdr>
                                        <w:top w:val="none" w:sz="0" w:space="0" w:color="auto"/>
                                        <w:left w:val="none" w:sz="0" w:space="0" w:color="auto"/>
                                        <w:bottom w:val="none" w:sz="0" w:space="0" w:color="auto"/>
                                        <w:right w:val="none" w:sz="0" w:space="0" w:color="auto"/>
                                      </w:divBdr>
                                      <w:divsChild>
                                        <w:div w:id="35089221">
                                          <w:marLeft w:val="0"/>
                                          <w:marRight w:val="0"/>
                                          <w:marTop w:val="0"/>
                                          <w:marBottom w:val="0"/>
                                          <w:divBdr>
                                            <w:top w:val="none" w:sz="0" w:space="0" w:color="auto"/>
                                            <w:left w:val="none" w:sz="0" w:space="0" w:color="auto"/>
                                            <w:bottom w:val="none" w:sz="0" w:space="0" w:color="auto"/>
                                            <w:right w:val="none" w:sz="0" w:space="0" w:color="auto"/>
                                          </w:divBdr>
                                          <w:divsChild>
                                            <w:div w:id="1877427067">
                                              <w:marLeft w:val="0"/>
                                              <w:marRight w:val="0"/>
                                              <w:marTop w:val="0"/>
                                              <w:marBottom w:val="0"/>
                                              <w:divBdr>
                                                <w:top w:val="none" w:sz="0" w:space="0" w:color="auto"/>
                                                <w:left w:val="none" w:sz="0" w:space="0" w:color="auto"/>
                                                <w:bottom w:val="none" w:sz="0" w:space="0" w:color="auto"/>
                                                <w:right w:val="none" w:sz="0" w:space="0" w:color="auto"/>
                                              </w:divBdr>
                                              <w:divsChild>
                                                <w:div w:id="1853303567">
                                                  <w:marLeft w:val="0"/>
                                                  <w:marRight w:val="0"/>
                                                  <w:marTop w:val="0"/>
                                                  <w:marBottom w:val="0"/>
                                                  <w:divBdr>
                                                    <w:top w:val="none" w:sz="0" w:space="0" w:color="auto"/>
                                                    <w:left w:val="none" w:sz="0" w:space="0" w:color="auto"/>
                                                    <w:bottom w:val="none" w:sz="0" w:space="0" w:color="auto"/>
                                                    <w:right w:val="none" w:sz="0" w:space="0" w:color="auto"/>
                                                  </w:divBdr>
                                                  <w:divsChild>
                                                    <w:div w:id="1771586371">
                                                      <w:marLeft w:val="0"/>
                                                      <w:marRight w:val="0"/>
                                                      <w:marTop w:val="0"/>
                                                      <w:marBottom w:val="0"/>
                                                      <w:divBdr>
                                                        <w:top w:val="none" w:sz="0" w:space="0" w:color="auto"/>
                                                        <w:left w:val="none" w:sz="0" w:space="0" w:color="auto"/>
                                                        <w:bottom w:val="none" w:sz="0" w:space="0" w:color="auto"/>
                                                        <w:right w:val="none" w:sz="0" w:space="0" w:color="auto"/>
                                                      </w:divBdr>
                                                      <w:divsChild>
                                                        <w:div w:id="889607517">
                                                          <w:marLeft w:val="0"/>
                                                          <w:marRight w:val="0"/>
                                                          <w:marTop w:val="0"/>
                                                          <w:marBottom w:val="0"/>
                                                          <w:divBdr>
                                                            <w:top w:val="none" w:sz="0" w:space="0" w:color="auto"/>
                                                            <w:left w:val="none" w:sz="0" w:space="0" w:color="auto"/>
                                                            <w:bottom w:val="none" w:sz="0" w:space="0" w:color="auto"/>
                                                            <w:right w:val="none" w:sz="0" w:space="0" w:color="auto"/>
                                                          </w:divBdr>
                                                          <w:divsChild>
                                                            <w:div w:id="2018847713">
                                                              <w:marLeft w:val="0"/>
                                                              <w:marRight w:val="0"/>
                                                              <w:marTop w:val="0"/>
                                                              <w:marBottom w:val="0"/>
                                                              <w:divBdr>
                                                                <w:top w:val="none" w:sz="0" w:space="0" w:color="auto"/>
                                                                <w:left w:val="none" w:sz="0" w:space="0" w:color="auto"/>
                                                                <w:bottom w:val="none" w:sz="0" w:space="0" w:color="auto"/>
                                                                <w:right w:val="none" w:sz="0" w:space="0" w:color="auto"/>
                                                              </w:divBdr>
                                                              <w:divsChild>
                                                                <w:div w:id="1835563097">
                                                                  <w:marLeft w:val="0"/>
                                                                  <w:marRight w:val="0"/>
                                                                  <w:marTop w:val="0"/>
                                                                  <w:marBottom w:val="0"/>
                                                                  <w:divBdr>
                                                                    <w:top w:val="none" w:sz="0" w:space="0" w:color="auto"/>
                                                                    <w:left w:val="none" w:sz="0" w:space="0" w:color="auto"/>
                                                                    <w:bottom w:val="none" w:sz="0" w:space="0" w:color="auto"/>
                                                                    <w:right w:val="none" w:sz="0" w:space="0" w:color="auto"/>
                                                                  </w:divBdr>
                                                                  <w:divsChild>
                                                                    <w:div w:id="2089618936">
                                                                      <w:marLeft w:val="0"/>
                                                                      <w:marRight w:val="0"/>
                                                                      <w:marTop w:val="0"/>
                                                                      <w:marBottom w:val="0"/>
                                                                      <w:divBdr>
                                                                        <w:top w:val="none" w:sz="0" w:space="0" w:color="auto"/>
                                                                        <w:left w:val="none" w:sz="0" w:space="0" w:color="auto"/>
                                                                        <w:bottom w:val="none" w:sz="0" w:space="0" w:color="auto"/>
                                                                        <w:right w:val="none" w:sz="0" w:space="0" w:color="auto"/>
                                                                      </w:divBdr>
                                                                      <w:divsChild>
                                                                        <w:div w:id="603730219">
                                                                          <w:marLeft w:val="0"/>
                                                                          <w:marRight w:val="0"/>
                                                                          <w:marTop w:val="0"/>
                                                                          <w:marBottom w:val="0"/>
                                                                          <w:divBdr>
                                                                            <w:top w:val="none" w:sz="0" w:space="0" w:color="auto"/>
                                                                            <w:left w:val="none" w:sz="0" w:space="0" w:color="auto"/>
                                                                            <w:bottom w:val="none" w:sz="0" w:space="0" w:color="auto"/>
                                                                            <w:right w:val="none" w:sz="0" w:space="0" w:color="auto"/>
                                                                          </w:divBdr>
                                                                          <w:divsChild>
                                                                            <w:div w:id="1046491471">
                                                                              <w:marLeft w:val="0"/>
                                                                              <w:marRight w:val="0"/>
                                                                              <w:marTop w:val="0"/>
                                                                              <w:marBottom w:val="0"/>
                                                                              <w:divBdr>
                                                                                <w:top w:val="none" w:sz="0" w:space="0" w:color="auto"/>
                                                                                <w:left w:val="none" w:sz="0" w:space="0" w:color="auto"/>
                                                                                <w:bottom w:val="none" w:sz="0" w:space="0" w:color="auto"/>
                                                                                <w:right w:val="none" w:sz="0" w:space="0" w:color="auto"/>
                                                                              </w:divBdr>
                                                                              <w:divsChild>
                                                                                <w:div w:id="704912053">
                                                                                  <w:marLeft w:val="0"/>
                                                                                  <w:marRight w:val="0"/>
                                                                                  <w:marTop w:val="0"/>
                                                                                  <w:marBottom w:val="0"/>
                                                                                  <w:divBdr>
                                                                                    <w:top w:val="none" w:sz="0" w:space="0" w:color="auto"/>
                                                                                    <w:left w:val="none" w:sz="0" w:space="0" w:color="auto"/>
                                                                                    <w:bottom w:val="none" w:sz="0" w:space="0" w:color="auto"/>
                                                                                    <w:right w:val="none" w:sz="0" w:space="0" w:color="auto"/>
                                                                                  </w:divBdr>
                                                                                  <w:divsChild>
                                                                                    <w:div w:id="1157258502">
                                                                                      <w:marLeft w:val="0"/>
                                                                                      <w:marRight w:val="0"/>
                                                                                      <w:marTop w:val="0"/>
                                                                                      <w:marBottom w:val="0"/>
                                                                                      <w:divBdr>
                                                                                        <w:top w:val="none" w:sz="0" w:space="0" w:color="auto"/>
                                                                                        <w:left w:val="none" w:sz="0" w:space="0" w:color="auto"/>
                                                                                        <w:bottom w:val="none" w:sz="0" w:space="0" w:color="auto"/>
                                                                                        <w:right w:val="none" w:sz="0" w:space="0" w:color="auto"/>
                                                                                      </w:divBdr>
                                                                                      <w:divsChild>
                                                                                        <w:div w:id="324361792">
                                                                                          <w:marLeft w:val="0"/>
                                                                                          <w:marRight w:val="0"/>
                                                                                          <w:marTop w:val="0"/>
                                                                                          <w:marBottom w:val="0"/>
                                                                                          <w:divBdr>
                                                                                            <w:top w:val="none" w:sz="0" w:space="0" w:color="auto"/>
                                                                                            <w:left w:val="none" w:sz="0" w:space="0" w:color="auto"/>
                                                                                            <w:bottom w:val="none" w:sz="0" w:space="0" w:color="auto"/>
                                                                                            <w:right w:val="none" w:sz="0" w:space="0" w:color="auto"/>
                                                                                          </w:divBdr>
                                                                                          <w:divsChild>
                                                                                            <w:div w:id="1863855595">
                                                                                              <w:marLeft w:val="0"/>
                                                                                              <w:marRight w:val="0"/>
                                                                                              <w:marTop w:val="0"/>
                                                                                              <w:marBottom w:val="0"/>
                                                                                              <w:divBdr>
                                                                                                <w:top w:val="none" w:sz="0" w:space="0" w:color="auto"/>
                                                                                                <w:left w:val="none" w:sz="0" w:space="0" w:color="auto"/>
                                                                                                <w:bottom w:val="none" w:sz="0" w:space="0" w:color="auto"/>
                                                                                                <w:right w:val="none" w:sz="0" w:space="0" w:color="auto"/>
                                                                                              </w:divBdr>
                                                                                              <w:divsChild>
                                                                                                <w:div w:id="966425199">
                                                                                                  <w:marLeft w:val="0"/>
                                                                                                  <w:marRight w:val="0"/>
                                                                                                  <w:marTop w:val="0"/>
                                                                                                  <w:marBottom w:val="0"/>
                                                                                                  <w:divBdr>
                                                                                                    <w:top w:val="none" w:sz="0" w:space="0" w:color="auto"/>
                                                                                                    <w:left w:val="none" w:sz="0" w:space="0" w:color="auto"/>
                                                                                                    <w:bottom w:val="none" w:sz="0" w:space="0" w:color="auto"/>
                                                                                                    <w:right w:val="none" w:sz="0" w:space="0" w:color="auto"/>
                                                                                                  </w:divBdr>
                                                                                                  <w:divsChild>
                                                                                                    <w:div w:id="1716195036">
                                                                                                      <w:marLeft w:val="0"/>
                                                                                                      <w:marRight w:val="0"/>
                                                                                                      <w:marTop w:val="0"/>
                                                                                                      <w:marBottom w:val="0"/>
                                                                                                      <w:divBdr>
                                                                                                        <w:top w:val="none" w:sz="0" w:space="0" w:color="auto"/>
                                                                                                        <w:left w:val="none" w:sz="0" w:space="0" w:color="auto"/>
                                                                                                        <w:bottom w:val="none" w:sz="0" w:space="0" w:color="auto"/>
                                                                                                        <w:right w:val="none" w:sz="0" w:space="0" w:color="auto"/>
                                                                                                      </w:divBdr>
                                                                                                      <w:divsChild>
                                                                                                        <w:div w:id="223370673">
                                                                                                          <w:marLeft w:val="0"/>
                                                                                                          <w:marRight w:val="0"/>
                                                                                                          <w:marTop w:val="0"/>
                                                                                                          <w:marBottom w:val="0"/>
                                                                                                          <w:divBdr>
                                                                                                            <w:top w:val="none" w:sz="0" w:space="0" w:color="auto"/>
                                                                                                            <w:left w:val="none" w:sz="0" w:space="0" w:color="auto"/>
                                                                                                            <w:bottom w:val="none" w:sz="0" w:space="0" w:color="auto"/>
                                                                                                            <w:right w:val="none" w:sz="0" w:space="0" w:color="auto"/>
                                                                                                          </w:divBdr>
                                                                                                          <w:divsChild>
                                                                                                            <w:div w:id="744182412">
                                                                                                              <w:marLeft w:val="0"/>
                                                                                                              <w:marRight w:val="0"/>
                                                                                                              <w:marTop w:val="0"/>
                                                                                                              <w:marBottom w:val="0"/>
                                                                                                              <w:divBdr>
                                                                                                                <w:top w:val="none" w:sz="0" w:space="0" w:color="auto"/>
                                                                                                                <w:left w:val="none" w:sz="0" w:space="0" w:color="auto"/>
                                                                                                                <w:bottom w:val="none" w:sz="0" w:space="0" w:color="auto"/>
                                                                                                                <w:right w:val="none" w:sz="0" w:space="0" w:color="auto"/>
                                                                                                              </w:divBdr>
                                                                                                              <w:divsChild>
                                                                                                                <w:div w:id="169806665">
                                                                                                                  <w:marLeft w:val="0"/>
                                                                                                                  <w:marRight w:val="0"/>
                                                                                                                  <w:marTop w:val="0"/>
                                                                                                                  <w:marBottom w:val="0"/>
                                                                                                                  <w:divBdr>
                                                                                                                    <w:top w:val="none" w:sz="0" w:space="0" w:color="auto"/>
                                                                                                                    <w:left w:val="none" w:sz="0" w:space="0" w:color="auto"/>
                                                                                                                    <w:bottom w:val="none" w:sz="0" w:space="0" w:color="auto"/>
                                                                                                                    <w:right w:val="none" w:sz="0" w:space="0" w:color="auto"/>
                                                                                                                  </w:divBdr>
                                                                                                                  <w:divsChild>
                                                                                                                    <w:div w:id="1789591915">
                                                                                                                      <w:marLeft w:val="0"/>
                                                                                                                      <w:marRight w:val="0"/>
                                                                                                                      <w:marTop w:val="0"/>
                                                                                                                      <w:marBottom w:val="0"/>
                                                                                                                      <w:divBdr>
                                                                                                                        <w:top w:val="none" w:sz="0" w:space="0" w:color="auto"/>
                                                                                                                        <w:left w:val="none" w:sz="0" w:space="0" w:color="auto"/>
                                                                                                                        <w:bottom w:val="none" w:sz="0" w:space="0" w:color="auto"/>
                                                                                                                        <w:right w:val="none" w:sz="0" w:space="0" w:color="auto"/>
                                                                                                                      </w:divBdr>
                                                                                                                      <w:divsChild>
                                                                                                                        <w:div w:id="1511531394">
                                                                                                                          <w:marLeft w:val="0"/>
                                                                                                                          <w:marRight w:val="0"/>
                                                                                                                          <w:marTop w:val="0"/>
                                                                                                                          <w:marBottom w:val="0"/>
                                                                                                                          <w:divBdr>
                                                                                                                            <w:top w:val="none" w:sz="0" w:space="0" w:color="auto"/>
                                                                                                                            <w:left w:val="none" w:sz="0" w:space="0" w:color="auto"/>
                                                                                                                            <w:bottom w:val="none" w:sz="0" w:space="0" w:color="auto"/>
                                                                                                                            <w:right w:val="none" w:sz="0" w:space="0" w:color="auto"/>
                                                                                                                          </w:divBdr>
                                                                                                                          <w:divsChild>
                                                                                                                            <w:div w:id="893853571">
                                                                                                                              <w:marLeft w:val="0"/>
                                                                                                                              <w:marRight w:val="0"/>
                                                                                                                              <w:marTop w:val="0"/>
                                                                                                                              <w:marBottom w:val="0"/>
                                                                                                                              <w:divBdr>
                                                                                                                                <w:top w:val="none" w:sz="0" w:space="0" w:color="auto"/>
                                                                                                                                <w:left w:val="none" w:sz="0" w:space="0" w:color="auto"/>
                                                                                                                                <w:bottom w:val="none" w:sz="0" w:space="0" w:color="auto"/>
                                                                                                                                <w:right w:val="none" w:sz="0" w:space="0" w:color="auto"/>
                                                                                                                              </w:divBdr>
                                                                                                                              <w:divsChild>
                                                                                                                                <w:div w:id="1963337124">
                                                                                                                                  <w:marLeft w:val="0"/>
                                                                                                                                  <w:marRight w:val="0"/>
                                                                                                                                  <w:marTop w:val="0"/>
                                                                                                                                  <w:marBottom w:val="0"/>
                                                                                                                                  <w:divBdr>
                                                                                                                                    <w:top w:val="none" w:sz="0" w:space="0" w:color="auto"/>
                                                                                                                                    <w:left w:val="none" w:sz="0" w:space="0" w:color="auto"/>
                                                                                                                                    <w:bottom w:val="none" w:sz="0" w:space="0" w:color="auto"/>
                                                                                                                                    <w:right w:val="none" w:sz="0" w:space="0" w:color="auto"/>
                                                                                                                                  </w:divBdr>
                                                                                                                                  <w:divsChild>
                                                                                                                                    <w:div w:id="1336304702">
                                                                                                                                      <w:marLeft w:val="0"/>
                                                                                                                                      <w:marRight w:val="0"/>
                                                                                                                                      <w:marTop w:val="0"/>
                                                                                                                                      <w:marBottom w:val="0"/>
                                                                                                                                      <w:divBdr>
                                                                                                                                        <w:top w:val="none" w:sz="0" w:space="0" w:color="auto"/>
                                                                                                                                        <w:left w:val="none" w:sz="0" w:space="0" w:color="auto"/>
                                                                                                                                        <w:bottom w:val="none" w:sz="0" w:space="0" w:color="auto"/>
                                                                                                                                        <w:right w:val="none" w:sz="0" w:space="0" w:color="auto"/>
                                                                                                                                      </w:divBdr>
                                                                                                                                      <w:divsChild>
                                                                                                                                        <w:div w:id="1647274436">
                                                                                                                                          <w:marLeft w:val="0"/>
                                                                                                                                          <w:marRight w:val="0"/>
                                                                                                                                          <w:marTop w:val="0"/>
                                                                                                                                          <w:marBottom w:val="0"/>
                                                                                                                                          <w:divBdr>
                                                                                                                                            <w:top w:val="none" w:sz="0" w:space="0" w:color="auto"/>
                                                                                                                                            <w:left w:val="none" w:sz="0" w:space="0" w:color="auto"/>
                                                                                                                                            <w:bottom w:val="none" w:sz="0" w:space="0" w:color="auto"/>
                                                                                                                                            <w:right w:val="none" w:sz="0" w:space="0" w:color="auto"/>
                                                                                                                                          </w:divBdr>
                                                                                                                                          <w:divsChild>
                                                                                                                                            <w:div w:id="776369619">
                                                                                                                                              <w:marLeft w:val="0"/>
                                                                                                                                              <w:marRight w:val="0"/>
                                                                                                                                              <w:marTop w:val="0"/>
                                                                                                                                              <w:marBottom w:val="0"/>
                                                                                                                                              <w:divBdr>
                                                                                                                                                <w:top w:val="none" w:sz="0" w:space="0" w:color="auto"/>
                                                                                                                                                <w:left w:val="none" w:sz="0" w:space="0" w:color="auto"/>
                                                                                                                                                <w:bottom w:val="none" w:sz="0" w:space="0" w:color="auto"/>
                                                                                                                                                <w:right w:val="none" w:sz="0" w:space="0" w:color="auto"/>
                                                                                                                                              </w:divBdr>
                                                                                                                                              <w:divsChild>
                                                                                                                                                <w:div w:id="372656695">
                                                                                                                                                  <w:marLeft w:val="0"/>
                                                                                                                                                  <w:marRight w:val="0"/>
                                                                                                                                                  <w:marTop w:val="0"/>
                                                                                                                                                  <w:marBottom w:val="0"/>
                                                                                                                                                  <w:divBdr>
                                                                                                                                                    <w:top w:val="none" w:sz="0" w:space="0" w:color="auto"/>
                                                                                                                                                    <w:left w:val="none" w:sz="0" w:space="0" w:color="auto"/>
                                                                                                                                                    <w:bottom w:val="none" w:sz="0" w:space="0" w:color="auto"/>
                                                                                                                                                    <w:right w:val="none" w:sz="0" w:space="0" w:color="auto"/>
                                                                                                                                                  </w:divBdr>
                                                                                                                                                  <w:divsChild>
                                                                                                                                                    <w:div w:id="200824712">
                                                                                                                                                      <w:marLeft w:val="0"/>
                                                                                                                                                      <w:marRight w:val="0"/>
                                                                                                                                                      <w:marTop w:val="0"/>
                                                                                                                                                      <w:marBottom w:val="0"/>
                                                                                                                                                      <w:divBdr>
                                                                                                                                                        <w:top w:val="none" w:sz="0" w:space="0" w:color="auto"/>
                                                                                                                                                        <w:left w:val="none" w:sz="0" w:space="0" w:color="auto"/>
                                                                                                                                                        <w:bottom w:val="none" w:sz="0" w:space="0" w:color="auto"/>
                                                                                                                                                        <w:right w:val="none" w:sz="0" w:space="0" w:color="auto"/>
                                                                                                                                                      </w:divBdr>
                                                                                                                                                      <w:divsChild>
                                                                                                                                                        <w:div w:id="1592660162">
                                                                                                                                                          <w:marLeft w:val="0"/>
                                                                                                                                                          <w:marRight w:val="0"/>
                                                                                                                                                          <w:marTop w:val="0"/>
                                                                                                                                                          <w:marBottom w:val="0"/>
                                                                                                                                                          <w:divBdr>
                                                                                                                                                            <w:top w:val="none" w:sz="0" w:space="0" w:color="auto"/>
                                                                                                                                                            <w:left w:val="none" w:sz="0" w:space="0" w:color="auto"/>
                                                                                                                                                            <w:bottom w:val="none" w:sz="0" w:space="0" w:color="auto"/>
                                                                                                                                                            <w:right w:val="none" w:sz="0" w:space="0" w:color="auto"/>
                                                                                                                                                          </w:divBdr>
                                                                                                                                                          <w:divsChild>
                                                                                                                                                            <w:div w:id="621881800">
                                                                                                                                                              <w:marLeft w:val="0"/>
                                                                                                                                                              <w:marRight w:val="0"/>
                                                                                                                                                              <w:marTop w:val="0"/>
                                                                                                                                                              <w:marBottom w:val="0"/>
                                                                                                                                                              <w:divBdr>
                                                                                                                                                                <w:top w:val="none" w:sz="0" w:space="0" w:color="auto"/>
                                                                                                                                                                <w:left w:val="none" w:sz="0" w:space="0" w:color="auto"/>
                                                                                                                                                                <w:bottom w:val="none" w:sz="0" w:space="0" w:color="auto"/>
                                                                                                                                                                <w:right w:val="none" w:sz="0" w:space="0" w:color="auto"/>
                                                                                                                                                              </w:divBdr>
                                                                                                                                                              <w:divsChild>
                                                                                                                                                                <w:div w:id="1059858990">
                                                                                                                                                                  <w:marLeft w:val="0"/>
                                                                                                                                                                  <w:marRight w:val="0"/>
                                                                                                                                                                  <w:marTop w:val="0"/>
                                                                                                                                                                  <w:marBottom w:val="0"/>
                                                                                                                                                                  <w:divBdr>
                                                                                                                                                                    <w:top w:val="none" w:sz="0" w:space="0" w:color="auto"/>
                                                                                                                                                                    <w:left w:val="none" w:sz="0" w:space="0" w:color="auto"/>
                                                                                                                                                                    <w:bottom w:val="none" w:sz="0" w:space="0" w:color="auto"/>
                                                                                                                                                                    <w:right w:val="none" w:sz="0" w:space="0" w:color="auto"/>
                                                                                                                                                                  </w:divBdr>
                                                                                                                                                                  <w:divsChild>
                                                                                                                                                                    <w:div w:id="2070376852">
                                                                                                                                                                      <w:marLeft w:val="0"/>
                                                                                                                                                                      <w:marRight w:val="0"/>
                                                                                                                                                                      <w:marTop w:val="0"/>
                                                                                                                                                                      <w:marBottom w:val="0"/>
                                                                                                                                                                      <w:divBdr>
                                                                                                                                                                        <w:top w:val="none" w:sz="0" w:space="0" w:color="auto"/>
                                                                                                                                                                        <w:left w:val="none" w:sz="0" w:space="0" w:color="auto"/>
                                                                                                                                                                        <w:bottom w:val="none" w:sz="0" w:space="0" w:color="auto"/>
                                                                                                                                                                        <w:right w:val="none" w:sz="0" w:space="0" w:color="auto"/>
                                                                                                                                                                      </w:divBdr>
                                                                                                                                                                      <w:divsChild>
                                                                                                                                                                        <w:div w:id="134227064">
                                                                                                                                                                          <w:marLeft w:val="0"/>
                                                                                                                                                                          <w:marRight w:val="0"/>
                                                                                                                                                                          <w:marTop w:val="0"/>
                                                                                                                                                                          <w:marBottom w:val="0"/>
                                                                                                                                                                          <w:divBdr>
                                                                                                                                                                            <w:top w:val="none" w:sz="0" w:space="0" w:color="auto"/>
                                                                                                                                                                            <w:left w:val="none" w:sz="0" w:space="0" w:color="auto"/>
                                                                                                                                                                            <w:bottom w:val="none" w:sz="0" w:space="0" w:color="auto"/>
                                                                                                                                                                            <w:right w:val="none" w:sz="0" w:space="0" w:color="auto"/>
                                                                                                                                                                          </w:divBdr>
                                                                                                                                                                          <w:divsChild>
                                                                                                                                                                            <w:div w:id="1063675038">
                                                                                                                                                                              <w:marLeft w:val="0"/>
                                                                                                                                                                              <w:marRight w:val="0"/>
                                                                                                                                                                              <w:marTop w:val="0"/>
                                                                                                                                                                              <w:marBottom w:val="0"/>
                                                                                                                                                                              <w:divBdr>
                                                                                                                                                                                <w:top w:val="none" w:sz="0" w:space="0" w:color="auto"/>
                                                                                                                                                                                <w:left w:val="none" w:sz="0" w:space="0" w:color="auto"/>
                                                                                                                                                                                <w:bottom w:val="none" w:sz="0" w:space="0" w:color="auto"/>
                                                                                                                                                                                <w:right w:val="none" w:sz="0" w:space="0" w:color="auto"/>
                                                                                                                                                                              </w:divBdr>
                                                                                                                                                                              <w:divsChild>
                                                                                                                                                                                <w:div w:id="961423459">
                                                                                                                                                                                  <w:marLeft w:val="0"/>
                                                                                                                                                                                  <w:marRight w:val="0"/>
                                                                                                                                                                                  <w:marTop w:val="0"/>
                                                                                                                                                                                  <w:marBottom w:val="0"/>
                                                                                                                                                                                  <w:divBdr>
                                                                                                                                                                                    <w:top w:val="none" w:sz="0" w:space="0" w:color="auto"/>
                                                                                                                                                                                    <w:left w:val="none" w:sz="0" w:space="0" w:color="auto"/>
                                                                                                                                                                                    <w:bottom w:val="none" w:sz="0" w:space="0" w:color="auto"/>
                                                                                                                                                                                    <w:right w:val="none" w:sz="0" w:space="0" w:color="auto"/>
                                                                                                                                                                                  </w:divBdr>
                                                                                                                                                                                  <w:divsChild>
                                                                                                                                                                                    <w:div w:id="345138833">
                                                                                                                                                                                      <w:marLeft w:val="0"/>
                                                                                                                                                                                      <w:marRight w:val="0"/>
                                                                                                                                                                                      <w:marTop w:val="0"/>
                                                                                                                                                                                      <w:marBottom w:val="0"/>
                                                                                                                                                                                      <w:divBdr>
                                                                                                                                                                                        <w:top w:val="none" w:sz="0" w:space="0" w:color="auto"/>
                                                                                                                                                                                        <w:left w:val="none" w:sz="0" w:space="0" w:color="auto"/>
                                                                                                                                                                                        <w:bottom w:val="none" w:sz="0" w:space="0" w:color="auto"/>
                                                                                                                                                                                        <w:right w:val="none" w:sz="0" w:space="0" w:color="auto"/>
                                                                                                                                                                                      </w:divBdr>
                                                                                                                                                                                      <w:divsChild>
                                                                                                                                                                                        <w:div w:id="1650089264">
                                                                                                                                                                                          <w:marLeft w:val="0"/>
                                                                                                                                                                                          <w:marRight w:val="0"/>
                                                                                                                                                                                          <w:marTop w:val="0"/>
                                                                                                                                                                                          <w:marBottom w:val="0"/>
                                                                                                                                                                                          <w:divBdr>
                                                                                                                                                                                            <w:top w:val="none" w:sz="0" w:space="0" w:color="auto"/>
                                                                                                                                                                                            <w:left w:val="none" w:sz="0" w:space="0" w:color="auto"/>
                                                                                                                                                                                            <w:bottom w:val="none" w:sz="0" w:space="0" w:color="auto"/>
                                                                                                                                                                                            <w:right w:val="none" w:sz="0" w:space="0" w:color="auto"/>
                                                                                                                                                                                          </w:divBdr>
                                                                                                                                                                                          <w:divsChild>
                                                                                                                                                                                            <w:div w:id="1916013248">
                                                                                                                                                                                              <w:marLeft w:val="0"/>
                                                                                                                                                                                              <w:marRight w:val="0"/>
                                                                                                                                                                                              <w:marTop w:val="0"/>
                                                                                                                                                                                              <w:marBottom w:val="0"/>
                                                                                                                                                                                              <w:divBdr>
                                                                                                                                                                                                <w:top w:val="none" w:sz="0" w:space="0" w:color="auto"/>
                                                                                                                                                                                                <w:left w:val="none" w:sz="0" w:space="0" w:color="auto"/>
                                                                                                                                                                                                <w:bottom w:val="none" w:sz="0" w:space="0" w:color="auto"/>
                                                                                                                                                                                                <w:right w:val="none" w:sz="0" w:space="0" w:color="auto"/>
                                                                                                                                                                                              </w:divBdr>
                                                                                                                                                                                              <w:divsChild>
                                                                                                                                                                                                <w:div w:id="1100032359">
                                                                                                                                                                                                  <w:marLeft w:val="0"/>
                                                                                                                                                                                                  <w:marRight w:val="0"/>
                                                                                                                                                                                                  <w:marTop w:val="0"/>
                                                                                                                                                                                                  <w:marBottom w:val="0"/>
                                                                                                                                                                                                  <w:divBdr>
                                                                                                                                                                                                    <w:top w:val="none" w:sz="0" w:space="0" w:color="auto"/>
                                                                                                                                                                                                    <w:left w:val="none" w:sz="0" w:space="0" w:color="auto"/>
                                                                                                                                                                                                    <w:bottom w:val="none" w:sz="0" w:space="0" w:color="auto"/>
                                                                                                                                                                                                    <w:right w:val="none" w:sz="0" w:space="0" w:color="auto"/>
                                                                                                                                                                                                  </w:divBdr>
                                                                                                                                                                                                  <w:divsChild>
                                                                                                                                                                                                    <w:div w:id="2060593669">
                                                                                                                                                                                                      <w:marLeft w:val="0"/>
                                                                                                                                                                                                      <w:marRight w:val="0"/>
                                                                                                                                                                                                      <w:marTop w:val="0"/>
                                                                                                                                                                                                      <w:marBottom w:val="0"/>
                                                                                                                                                                                                      <w:divBdr>
                                                                                                                                                                                                        <w:top w:val="none" w:sz="0" w:space="0" w:color="auto"/>
                                                                                                                                                                                                        <w:left w:val="none" w:sz="0" w:space="0" w:color="auto"/>
                                                                                                                                                                                                        <w:bottom w:val="none" w:sz="0" w:space="0" w:color="auto"/>
                                                                                                                                                                                                        <w:right w:val="none" w:sz="0" w:space="0" w:color="auto"/>
                                                                                                                                                                                                      </w:divBdr>
                                                                                                                                                                                                      <w:divsChild>
                                                                                                                                                                                                        <w:div w:id="839151854">
                                                                                                                                                                                                          <w:marLeft w:val="0"/>
                                                                                                                                                                                                          <w:marRight w:val="0"/>
                                                                                                                                                                                                          <w:marTop w:val="0"/>
                                                                                                                                                                                                          <w:marBottom w:val="0"/>
                                                                                                                                                                                                          <w:divBdr>
                                                                                                                                                                                                            <w:top w:val="none" w:sz="0" w:space="0" w:color="auto"/>
                                                                                                                                                                                                            <w:left w:val="none" w:sz="0" w:space="0" w:color="auto"/>
                                                                                                                                                                                                            <w:bottom w:val="none" w:sz="0" w:space="0" w:color="auto"/>
                                                                                                                                                                                                            <w:right w:val="none" w:sz="0" w:space="0" w:color="auto"/>
                                                                                                                                                                                                          </w:divBdr>
                                                                                                                                                                                                          <w:divsChild>
                                                                                                                                                                                                            <w:div w:id="419764904">
                                                                                                                                                                                                              <w:marLeft w:val="0"/>
                                                                                                                                                                                                              <w:marRight w:val="0"/>
                                                                                                                                                                                                              <w:marTop w:val="0"/>
                                                                                                                                                                                                              <w:marBottom w:val="0"/>
                                                                                                                                                                                                              <w:divBdr>
                                                                                                                                                                                                                <w:top w:val="none" w:sz="0" w:space="0" w:color="auto"/>
                                                                                                                                                                                                                <w:left w:val="none" w:sz="0" w:space="0" w:color="auto"/>
                                                                                                                                                                                                                <w:bottom w:val="none" w:sz="0" w:space="0" w:color="auto"/>
                                                                                                                                                                                                                <w:right w:val="none" w:sz="0" w:space="0" w:color="auto"/>
                                                                                                                                                                                                              </w:divBdr>
                                                                                                                                                                                                              <w:divsChild>
                                                                                                                                                                                                                <w:div w:id="1341394730">
                                                                                                                                                                                                                  <w:marLeft w:val="0"/>
                                                                                                                                                                                                                  <w:marRight w:val="0"/>
                                                                                                                                                                                                                  <w:marTop w:val="0"/>
                                                                                                                                                                                                                  <w:marBottom w:val="0"/>
                                                                                                                                                                                                                  <w:divBdr>
                                                                                                                                                                                                                    <w:top w:val="none" w:sz="0" w:space="0" w:color="auto"/>
                                                                                                                                                                                                                    <w:left w:val="none" w:sz="0" w:space="0" w:color="auto"/>
                                                                                                                                                                                                                    <w:bottom w:val="none" w:sz="0" w:space="0" w:color="auto"/>
                                                                                                                                                                                                                    <w:right w:val="none" w:sz="0" w:space="0" w:color="auto"/>
                                                                                                                                                                                                                  </w:divBdr>
                                                                                                                                                                                                                  <w:divsChild>
                                                                                                                                                                                                                    <w:div w:id="518589775">
                                                                                                                                                                                                                      <w:marLeft w:val="0"/>
                                                                                                                                                                                                                      <w:marRight w:val="0"/>
                                                                                                                                                                                                                      <w:marTop w:val="0"/>
                                                                                                                                                                                                                      <w:marBottom w:val="0"/>
                                                                                                                                                                                                                      <w:divBdr>
                                                                                                                                                                                                                        <w:top w:val="none" w:sz="0" w:space="0" w:color="auto"/>
                                                                                                                                                                                                                        <w:left w:val="none" w:sz="0" w:space="0" w:color="auto"/>
                                                                                                                                                                                                                        <w:bottom w:val="none" w:sz="0" w:space="0" w:color="auto"/>
                                                                                                                                                                                                                        <w:right w:val="none" w:sz="0" w:space="0" w:color="auto"/>
                                                                                                                                                                                                                      </w:divBdr>
                                                                                                                                                                                                                      <w:divsChild>
                                                                                                                                                                                                                        <w:div w:id="504633193">
                                                                                                                                                                                                                          <w:marLeft w:val="0"/>
                                                                                                                                                                                                                          <w:marRight w:val="0"/>
                                                                                                                                                                                                                          <w:marTop w:val="0"/>
                                                                                                                                                                                                                          <w:marBottom w:val="0"/>
                                                                                                                                                                                                                          <w:divBdr>
                                                                                                                                                                                                                            <w:top w:val="none" w:sz="0" w:space="0" w:color="auto"/>
                                                                                                                                                                                                                            <w:left w:val="none" w:sz="0" w:space="0" w:color="auto"/>
                                                                                                                                                                                                                            <w:bottom w:val="none" w:sz="0" w:space="0" w:color="auto"/>
                                                                                                                                                                                                                            <w:right w:val="none" w:sz="0" w:space="0" w:color="auto"/>
                                                                                                                                                                                                                          </w:divBdr>
                                                                                                                                                                                                                          <w:divsChild>
                                                                                                                                                                                                                            <w:div w:id="19230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2798129">
      <w:bodyDiv w:val="1"/>
      <w:marLeft w:val="0"/>
      <w:marRight w:val="0"/>
      <w:marTop w:val="0"/>
      <w:marBottom w:val="0"/>
      <w:divBdr>
        <w:top w:val="none" w:sz="0" w:space="0" w:color="auto"/>
        <w:left w:val="none" w:sz="0" w:space="0" w:color="auto"/>
        <w:bottom w:val="none" w:sz="0" w:space="0" w:color="auto"/>
        <w:right w:val="none" w:sz="0" w:space="0" w:color="auto"/>
      </w:divBdr>
    </w:div>
    <w:div w:id="1504589598">
      <w:bodyDiv w:val="1"/>
      <w:marLeft w:val="0"/>
      <w:marRight w:val="0"/>
      <w:marTop w:val="0"/>
      <w:marBottom w:val="0"/>
      <w:divBdr>
        <w:top w:val="none" w:sz="0" w:space="0" w:color="auto"/>
        <w:left w:val="none" w:sz="0" w:space="0" w:color="auto"/>
        <w:bottom w:val="none" w:sz="0" w:space="0" w:color="auto"/>
        <w:right w:val="none" w:sz="0" w:space="0" w:color="auto"/>
      </w:divBdr>
    </w:div>
    <w:div w:id="1540626197">
      <w:bodyDiv w:val="1"/>
      <w:marLeft w:val="0"/>
      <w:marRight w:val="0"/>
      <w:marTop w:val="0"/>
      <w:marBottom w:val="0"/>
      <w:divBdr>
        <w:top w:val="none" w:sz="0" w:space="0" w:color="auto"/>
        <w:left w:val="none" w:sz="0" w:space="0" w:color="auto"/>
        <w:bottom w:val="none" w:sz="0" w:space="0" w:color="auto"/>
        <w:right w:val="none" w:sz="0" w:space="0" w:color="auto"/>
      </w:divBdr>
    </w:div>
    <w:div w:id="1542548652">
      <w:bodyDiv w:val="1"/>
      <w:marLeft w:val="0"/>
      <w:marRight w:val="0"/>
      <w:marTop w:val="0"/>
      <w:marBottom w:val="0"/>
      <w:divBdr>
        <w:top w:val="none" w:sz="0" w:space="0" w:color="auto"/>
        <w:left w:val="none" w:sz="0" w:space="0" w:color="auto"/>
        <w:bottom w:val="none" w:sz="0" w:space="0" w:color="auto"/>
        <w:right w:val="none" w:sz="0" w:space="0" w:color="auto"/>
      </w:divBdr>
    </w:div>
    <w:div w:id="1681590473">
      <w:bodyDiv w:val="1"/>
      <w:marLeft w:val="0"/>
      <w:marRight w:val="0"/>
      <w:marTop w:val="0"/>
      <w:marBottom w:val="0"/>
      <w:divBdr>
        <w:top w:val="none" w:sz="0" w:space="0" w:color="auto"/>
        <w:left w:val="none" w:sz="0" w:space="0" w:color="auto"/>
        <w:bottom w:val="none" w:sz="0" w:space="0" w:color="auto"/>
        <w:right w:val="none" w:sz="0" w:space="0" w:color="auto"/>
      </w:divBdr>
    </w:div>
    <w:div w:id="1796825963">
      <w:bodyDiv w:val="1"/>
      <w:marLeft w:val="0"/>
      <w:marRight w:val="0"/>
      <w:marTop w:val="0"/>
      <w:marBottom w:val="0"/>
      <w:divBdr>
        <w:top w:val="none" w:sz="0" w:space="0" w:color="auto"/>
        <w:left w:val="none" w:sz="0" w:space="0" w:color="auto"/>
        <w:bottom w:val="none" w:sz="0" w:space="0" w:color="auto"/>
        <w:right w:val="none" w:sz="0" w:space="0" w:color="auto"/>
      </w:divBdr>
    </w:div>
    <w:div w:id="1847944140">
      <w:bodyDiv w:val="1"/>
      <w:marLeft w:val="0"/>
      <w:marRight w:val="0"/>
      <w:marTop w:val="0"/>
      <w:marBottom w:val="0"/>
      <w:divBdr>
        <w:top w:val="none" w:sz="0" w:space="0" w:color="auto"/>
        <w:left w:val="none" w:sz="0" w:space="0" w:color="auto"/>
        <w:bottom w:val="none" w:sz="0" w:space="0" w:color="auto"/>
        <w:right w:val="none" w:sz="0" w:space="0" w:color="auto"/>
      </w:divBdr>
    </w:div>
    <w:div w:id="1926180188">
      <w:bodyDiv w:val="1"/>
      <w:marLeft w:val="0"/>
      <w:marRight w:val="0"/>
      <w:marTop w:val="0"/>
      <w:marBottom w:val="0"/>
      <w:divBdr>
        <w:top w:val="none" w:sz="0" w:space="0" w:color="auto"/>
        <w:left w:val="none" w:sz="0" w:space="0" w:color="auto"/>
        <w:bottom w:val="none" w:sz="0" w:space="0" w:color="auto"/>
        <w:right w:val="none" w:sz="0" w:space="0" w:color="auto"/>
      </w:divBdr>
    </w:div>
    <w:div w:id="1981032716">
      <w:bodyDiv w:val="1"/>
      <w:marLeft w:val="0"/>
      <w:marRight w:val="0"/>
      <w:marTop w:val="0"/>
      <w:marBottom w:val="0"/>
      <w:divBdr>
        <w:top w:val="none" w:sz="0" w:space="0" w:color="auto"/>
        <w:left w:val="none" w:sz="0" w:space="0" w:color="auto"/>
        <w:bottom w:val="none" w:sz="0" w:space="0" w:color="auto"/>
        <w:right w:val="none" w:sz="0" w:space="0" w:color="auto"/>
      </w:divBdr>
    </w:div>
    <w:div w:id="2001419828">
      <w:bodyDiv w:val="1"/>
      <w:marLeft w:val="0"/>
      <w:marRight w:val="0"/>
      <w:marTop w:val="0"/>
      <w:marBottom w:val="0"/>
      <w:divBdr>
        <w:top w:val="none" w:sz="0" w:space="0" w:color="auto"/>
        <w:left w:val="none" w:sz="0" w:space="0" w:color="auto"/>
        <w:bottom w:val="none" w:sz="0" w:space="0" w:color="auto"/>
        <w:right w:val="none" w:sz="0" w:space="0" w:color="auto"/>
      </w:divBdr>
    </w:div>
    <w:div w:id="2041857956">
      <w:bodyDiv w:val="1"/>
      <w:marLeft w:val="0"/>
      <w:marRight w:val="0"/>
      <w:marTop w:val="0"/>
      <w:marBottom w:val="0"/>
      <w:divBdr>
        <w:top w:val="none" w:sz="0" w:space="0" w:color="auto"/>
        <w:left w:val="none" w:sz="0" w:space="0" w:color="auto"/>
        <w:bottom w:val="none" w:sz="0" w:space="0" w:color="auto"/>
        <w:right w:val="none" w:sz="0" w:space="0" w:color="auto"/>
      </w:divBdr>
    </w:div>
    <w:div w:id="2137291954">
      <w:bodyDiv w:val="1"/>
      <w:marLeft w:val="0"/>
      <w:marRight w:val="0"/>
      <w:marTop w:val="0"/>
      <w:marBottom w:val="0"/>
      <w:divBdr>
        <w:top w:val="none" w:sz="0" w:space="0" w:color="auto"/>
        <w:left w:val="none" w:sz="0" w:space="0" w:color="auto"/>
        <w:bottom w:val="none" w:sz="0" w:space="0" w:color="auto"/>
        <w:right w:val="none" w:sz="0" w:space="0" w:color="auto"/>
      </w:divBdr>
    </w:div>
    <w:div w:id="21473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ncbi.nlm.nih.gov/taxonomy" TargetMode="External"/><Relationship Id="rId17" Type="http://schemas.openxmlformats.org/officeDocument/2006/relationships/image" Target="media/image7.png"/><Relationship Id="rId25" Type="http://schemas.openxmlformats.org/officeDocument/2006/relationships/image" Target="media/image15.tiff"/><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5F6591-48C4-4584-94E3-7A2088C0DE72}">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091CA-A05C-4174-A9E1-91D45B66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86</Pages>
  <Words>89949</Words>
  <Characters>512712</Characters>
  <Application>Microsoft Office Word</Application>
  <DocSecurity>0</DocSecurity>
  <Lines>4272</Lines>
  <Paragraphs>1202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5</cp:revision>
  <cp:lastPrinted>2014-11-20T07:12:00Z</cp:lastPrinted>
  <dcterms:created xsi:type="dcterms:W3CDTF">2014-11-20T07:15:00Z</dcterms:created>
  <dcterms:modified xsi:type="dcterms:W3CDTF">2014-11-20T07:33:00Z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annatg@student.unimelb.edu.au@www.mendeley.com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